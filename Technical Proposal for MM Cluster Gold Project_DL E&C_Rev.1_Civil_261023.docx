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EC7D" w14:textId="73B3E958" w:rsidR="0052016D" w:rsidRPr="00346674" w:rsidRDefault="00665641" w:rsidP="00127FC6">
      <w:pPr>
        <w:pStyle w:val="Title"/>
        <w:outlineLvl w:val="9"/>
        <w:rPr>
          <w:rFonts w:eastAsia="Malgun Gothic"/>
        </w:rPr>
      </w:pPr>
      <w:r w:rsidRPr="00346674">
        <w:t>TABLE OF CONTENT</w:t>
      </w:r>
      <w:r w:rsidRPr="00346674">
        <w:rPr>
          <w:rFonts w:eastAsia="Malgun Gothic"/>
        </w:rPr>
        <w:t>S</w:t>
      </w:r>
    </w:p>
    <w:sdt>
      <w:sdtPr>
        <w:rPr>
          <w:lang w:val="ko-KR"/>
        </w:rPr>
        <w:id w:val="1259875459"/>
        <w:docPartObj>
          <w:docPartGallery w:val="Table of Contents"/>
          <w:docPartUnique/>
        </w:docPartObj>
      </w:sdtPr>
      <w:sdtContent>
        <w:p w14:paraId="64DC9FA3" w14:textId="440FF904" w:rsidR="00DE3415" w:rsidRPr="00346674" w:rsidRDefault="00DE3415" w:rsidP="00010B21">
          <w:pPr>
            <w:rPr>
              <w:rFonts w:eastAsia="Malgun Gothic" w:cs="Arial"/>
              <w:sz w:val="40"/>
              <w:u w:val="single"/>
            </w:rPr>
          </w:pPr>
        </w:p>
        <w:p w14:paraId="2DB6252A" w14:textId="419E53BF" w:rsidR="006415B0" w:rsidRPr="00346674" w:rsidRDefault="004F7F93">
          <w:pPr>
            <w:pStyle w:val="TOC1"/>
            <w:ind w:left="200"/>
            <w:rPr>
              <w:rFonts w:asciiTheme="minorHAnsi" w:eastAsiaTheme="minorEastAsia" w:hAnsiTheme="minorHAnsi" w:cstheme="minorBidi"/>
              <w:b w:val="0"/>
              <w:noProof/>
              <w:sz w:val="22"/>
              <w14:ligatures w14:val="standardContextual"/>
            </w:rPr>
          </w:pPr>
          <w:r w:rsidRPr="00346674">
            <w:fldChar w:fldCharType="begin"/>
          </w:r>
          <w:r w:rsidRPr="00346674">
            <w:instrText>TOC \o "1-3" \z \u \h</w:instrText>
          </w:r>
          <w:r w:rsidRPr="00346674">
            <w:fldChar w:fldCharType="separate"/>
          </w:r>
          <w:hyperlink w:anchor="_Toc239456424" w:history="1">
            <w:r w:rsidR="006415B0" w:rsidRPr="00346674">
              <w:rPr>
                <w:rStyle w:val="Hyperlink"/>
                <w:noProof/>
                <w:color w:val="auto"/>
              </w:rPr>
              <w:t>T1.</w:t>
            </w:r>
            <w:r w:rsidR="006415B0" w:rsidRPr="00346674">
              <w:rPr>
                <w:rFonts w:asciiTheme="minorHAnsi" w:eastAsiaTheme="minorEastAsia" w:hAnsiTheme="minorHAnsi" w:cstheme="minorBidi"/>
                <w:b w:val="0"/>
                <w:noProof/>
                <w:sz w:val="22"/>
                <w14:ligatures w14:val="standardContextual"/>
              </w:rPr>
              <w:tab/>
            </w:r>
            <w:r w:rsidR="006415B0" w:rsidRPr="00346674">
              <w:rPr>
                <w:rStyle w:val="Hyperlink"/>
                <w:noProof/>
                <w:color w:val="auto"/>
              </w:rPr>
              <w:t>Bidder Information</w:t>
            </w:r>
            <w:r w:rsidR="006415B0" w:rsidRPr="00346674">
              <w:rPr>
                <w:noProof/>
                <w:webHidden/>
              </w:rPr>
              <w:tab/>
            </w:r>
            <w:r w:rsidR="006415B0" w:rsidRPr="00346674">
              <w:rPr>
                <w:noProof/>
                <w:webHidden/>
              </w:rPr>
              <w:fldChar w:fldCharType="begin"/>
            </w:r>
            <w:r w:rsidR="006415B0" w:rsidRPr="00346674">
              <w:rPr>
                <w:noProof/>
                <w:webHidden/>
              </w:rPr>
              <w:instrText xml:space="preserve"> PAGEREF _Toc239456424 \h </w:instrText>
            </w:r>
            <w:r w:rsidR="006415B0" w:rsidRPr="00346674">
              <w:rPr>
                <w:noProof/>
                <w:webHidden/>
              </w:rPr>
            </w:r>
            <w:r w:rsidR="006415B0" w:rsidRPr="00346674">
              <w:rPr>
                <w:noProof/>
                <w:webHidden/>
              </w:rPr>
              <w:fldChar w:fldCharType="separate"/>
            </w:r>
            <w:r w:rsidR="006415B0" w:rsidRPr="00346674">
              <w:rPr>
                <w:noProof/>
                <w:webHidden/>
              </w:rPr>
              <w:t>3</w:t>
            </w:r>
            <w:r w:rsidR="006415B0" w:rsidRPr="00346674">
              <w:rPr>
                <w:noProof/>
                <w:webHidden/>
              </w:rPr>
              <w:fldChar w:fldCharType="end"/>
            </w:r>
          </w:hyperlink>
        </w:p>
        <w:p w14:paraId="3FBC841D" w14:textId="752E9433"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25" w:history="1">
            <w:r w:rsidRPr="00346674">
              <w:rPr>
                <w:rStyle w:val="Hyperlink"/>
                <w:noProof/>
                <w:color w:val="auto"/>
              </w:rPr>
              <w:t>T2.</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Description of the Work Plan</w:t>
            </w:r>
            <w:r w:rsidRPr="00346674">
              <w:rPr>
                <w:noProof/>
                <w:webHidden/>
              </w:rPr>
              <w:tab/>
            </w:r>
            <w:r w:rsidRPr="00346674">
              <w:rPr>
                <w:noProof/>
                <w:webHidden/>
              </w:rPr>
              <w:fldChar w:fldCharType="begin"/>
            </w:r>
            <w:r w:rsidRPr="00346674">
              <w:rPr>
                <w:noProof/>
                <w:webHidden/>
              </w:rPr>
              <w:instrText xml:space="preserve"> PAGEREF _Toc239456425 \h </w:instrText>
            </w:r>
            <w:r w:rsidRPr="00346674">
              <w:rPr>
                <w:noProof/>
                <w:webHidden/>
              </w:rPr>
            </w:r>
            <w:r w:rsidRPr="00346674">
              <w:rPr>
                <w:noProof/>
                <w:webHidden/>
              </w:rPr>
              <w:fldChar w:fldCharType="separate"/>
            </w:r>
            <w:r w:rsidRPr="00346674">
              <w:rPr>
                <w:noProof/>
                <w:webHidden/>
              </w:rPr>
              <w:t>9</w:t>
            </w:r>
            <w:r w:rsidRPr="00346674">
              <w:rPr>
                <w:noProof/>
                <w:webHidden/>
              </w:rPr>
              <w:fldChar w:fldCharType="end"/>
            </w:r>
          </w:hyperlink>
        </w:p>
        <w:p w14:paraId="3E252DCB" w14:textId="4FEB414E"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26" w:history="1">
            <w:r w:rsidRPr="00346674">
              <w:rPr>
                <w:rStyle w:val="Hyperlink"/>
                <w:noProof/>
                <w:color w:val="auto"/>
              </w:rPr>
              <w:t>a) Execution Summary</w:t>
            </w:r>
            <w:r w:rsidRPr="00346674">
              <w:rPr>
                <w:noProof/>
                <w:webHidden/>
              </w:rPr>
              <w:tab/>
            </w:r>
            <w:r w:rsidRPr="00346674">
              <w:rPr>
                <w:noProof/>
                <w:webHidden/>
              </w:rPr>
              <w:fldChar w:fldCharType="begin"/>
            </w:r>
            <w:r w:rsidRPr="00346674">
              <w:rPr>
                <w:noProof/>
                <w:webHidden/>
              </w:rPr>
              <w:instrText xml:space="preserve"> PAGEREF _Toc239456426 \h </w:instrText>
            </w:r>
            <w:r w:rsidRPr="00346674">
              <w:rPr>
                <w:noProof/>
                <w:webHidden/>
              </w:rPr>
            </w:r>
            <w:r w:rsidRPr="00346674">
              <w:rPr>
                <w:noProof/>
                <w:webHidden/>
              </w:rPr>
              <w:fldChar w:fldCharType="separate"/>
            </w:r>
            <w:r w:rsidRPr="00346674">
              <w:rPr>
                <w:noProof/>
                <w:webHidden/>
              </w:rPr>
              <w:t>9</w:t>
            </w:r>
            <w:r w:rsidRPr="00346674">
              <w:rPr>
                <w:noProof/>
                <w:webHidden/>
              </w:rPr>
              <w:fldChar w:fldCharType="end"/>
            </w:r>
          </w:hyperlink>
        </w:p>
        <w:p w14:paraId="335A95BF" w14:textId="05BF546E"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27" w:history="1">
            <w:r w:rsidRPr="00346674">
              <w:rPr>
                <w:rStyle w:val="Hyperlink"/>
                <w:noProof/>
                <w:color w:val="auto"/>
              </w:rPr>
              <w:t>b) Organization / Key Personnel</w:t>
            </w:r>
            <w:r w:rsidRPr="00346674">
              <w:rPr>
                <w:noProof/>
                <w:webHidden/>
              </w:rPr>
              <w:tab/>
            </w:r>
            <w:r w:rsidRPr="00346674">
              <w:rPr>
                <w:noProof/>
                <w:webHidden/>
              </w:rPr>
              <w:fldChar w:fldCharType="begin"/>
            </w:r>
            <w:r w:rsidRPr="00346674">
              <w:rPr>
                <w:noProof/>
                <w:webHidden/>
              </w:rPr>
              <w:instrText xml:space="preserve"> PAGEREF _Toc239456427 \h </w:instrText>
            </w:r>
            <w:r w:rsidRPr="00346674">
              <w:rPr>
                <w:noProof/>
                <w:webHidden/>
              </w:rPr>
            </w:r>
            <w:r w:rsidRPr="00346674">
              <w:rPr>
                <w:noProof/>
                <w:webHidden/>
              </w:rPr>
              <w:fldChar w:fldCharType="separate"/>
            </w:r>
            <w:r w:rsidRPr="00346674">
              <w:rPr>
                <w:noProof/>
                <w:webHidden/>
              </w:rPr>
              <w:t>10</w:t>
            </w:r>
            <w:r w:rsidRPr="00346674">
              <w:rPr>
                <w:noProof/>
                <w:webHidden/>
              </w:rPr>
              <w:fldChar w:fldCharType="end"/>
            </w:r>
          </w:hyperlink>
        </w:p>
        <w:p w14:paraId="352F816D" w14:textId="371D21D2"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28" w:history="1">
            <w:r w:rsidRPr="00346674">
              <w:rPr>
                <w:rStyle w:val="Hyperlink"/>
                <w:noProof/>
                <w:color w:val="auto"/>
              </w:rPr>
              <w:t>c) Mobilization and Manpower</w:t>
            </w:r>
            <w:r w:rsidRPr="00346674">
              <w:rPr>
                <w:noProof/>
                <w:webHidden/>
              </w:rPr>
              <w:tab/>
            </w:r>
            <w:r w:rsidRPr="00346674">
              <w:rPr>
                <w:noProof/>
                <w:webHidden/>
              </w:rPr>
              <w:fldChar w:fldCharType="begin"/>
            </w:r>
            <w:r w:rsidRPr="00346674">
              <w:rPr>
                <w:noProof/>
                <w:webHidden/>
              </w:rPr>
              <w:instrText xml:space="preserve"> PAGEREF _Toc239456428 \h </w:instrText>
            </w:r>
            <w:r w:rsidRPr="00346674">
              <w:rPr>
                <w:noProof/>
                <w:webHidden/>
              </w:rPr>
            </w:r>
            <w:r w:rsidRPr="00346674">
              <w:rPr>
                <w:noProof/>
                <w:webHidden/>
              </w:rPr>
              <w:fldChar w:fldCharType="separate"/>
            </w:r>
            <w:r w:rsidRPr="00346674">
              <w:rPr>
                <w:noProof/>
                <w:webHidden/>
              </w:rPr>
              <w:t>13</w:t>
            </w:r>
            <w:r w:rsidRPr="00346674">
              <w:rPr>
                <w:noProof/>
                <w:webHidden/>
              </w:rPr>
              <w:fldChar w:fldCharType="end"/>
            </w:r>
          </w:hyperlink>
        </w:p>
        <w:p w14:paraId="7A84FF8C" w14:textId="744B99E4"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29" w:history="1">
            <w:r w:rsidRPr="00346674">
              <w:rPr>
                <w:rStyle w:val="Hyperlink"/>
                <w:noProof/>
                <w:color w:val="auto"/>
              </w:rPr>
              <w:t>d) Project Management</w:t>
            </w:r>
            <w:r w:rsidRPr="00346674">
              <w:rPr>
                <w:noProof/>
                <w:webHidden/>
              </w:rPr>
              <w:tab/>
            </w:r>
            <w:r w:rsidRPr="00346674">
              <w:rPr>
                <w:noProof/>
                <w:webHidden/>
              </w:rPr>
              <w:fldChar w:fldCharType="begin"/>
            </w:r>
            <w:r w:rsidRPr="00346674">
              <w:rPr>
                <w:noProof/>
                <w:webHidden/>
              </w:rPr>
              <w:instrText xml:space="preserve"> PAGEREF _Toc239456429 \h </w:instrText>
            </w:r>
            <w:r w:rsidRPr="00346674">
              <w:rPr>
                <w:noProof/>
                <w:webHidden/>
              </w:rPr>
            </w:r>
            <w:r w:rsidRPr="00346674">
              <w:rPr>
                <w:noProof/>
                <w:webHidden/>
              </w:rPr>
              <w:fldChar w:fldCharType="separate"/>
            </w:r>
            <w:r w:rsidRPr="00346674">
              <w:rPr>
                <w:noProof/>
                <w:webHidden/>
              </w:rPr>
              <w:t>13</w:t>
            </w:r>
            <w:r w:rsidRPr="00346674">
              <w:rPr>
                <w:noProof/>
                <w:webHidden/>
              </w:rPr>
              <w:fldChar w:fldCharType="end"/>
            </w:r>
          </w:hyperlink>
        </w:p>
        <w:p w14:paraId="5B4C8C9A" w14:textId="40059A1F"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0" w:history="1">
            <w:r w:rsidRPr="00346674">
              <w:rPr>
                <w:rStyle w:val="Hyperlink"/>
                <w:noProof/>
                <w:color w:val="auto"/>
              </w:rPr>
              <w:t>e) Project Control</w:t>
            </w:r>
            <w:r w:rsidRPr="00346674">
              <w:rPr>
                <w:noProof/>
                <w:webHidden/>
              </w:rPr>
              <w:tab/>
            </w:r>
            <w:r w:rsidRPr="00346674">
              <w:rPr>
                <w:noProof/>
                <w:webHidden/>
              </w:rPr>
              <w:fldChar w:fldCharType="begin"/>
            </w:r>
            <w:r w:rsidRPr="00346674">
              <w:rPr>
                <w:noProof/>
                <w:webHidden/>
              </w:rPr>
              <w:instrText xml:space="preserve"> PAGEREF _Toc239456430 \h </w:instrText>
            </w:r>
            <w:r w:rsidRPr="00346674">
              <w:rPr>
                <w:noProof/>
                <w:webHidden/>
              </w:rPr>
            </w:r>
            <w:r w:rsidRPr="00346674">
              <w:rPr>
                <w:noProof/>
                <w:webHidden/>
              </w:rPr>
              <w:fldChar w:fldCharType="separate"/>
            </w:r>
            <w:r w:rsidRPr="00346674">
              <w:rPr>
                <w:noProof/>
                <w:webHidden/>
              </w:rPr>
              <w:t>15</w:t>
            </w:r>
            <w:r w:rsidRPr="00346674">
              <w:rPr>
                <w:noProof/>
                <w:webHidden/>
              </w:rPr>
              <w:fldChar w:fldCharType="end"/>
            </w:r>
          </w:hyperlink>
        </w:p>
        <w:p w14:paraId="22BADBC5" w14:textId="5660A3FD"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1" w:history="1">
            <w:r w:rsidRPr="00346674">
              <w:rPr>
                <w:rStyle w:val="Hyperlink"/>
                <w:noProof/>
                <w:color w:val="auto"/>
              </w:rPr>
              <w:t>f) Basic and Detail Engineering</w:t>
            </w:r>
            <w:r w:rsidRPr="00346674">
              <w:rPr>
                <w:noProof/>
                <w:webHidden/>
              </w:rPr>
              <w:tab/>
            </w:r>
            <w:r w:rsidRPr="00346674">
              <w:rPr>
                <w:noProof/>
                <w:webHidden/>
              </w:rPr>
              <w:fldChar w:fldCharType="begin"/>
            </w:r>
            <w:r w:rsidRPr="00346674">
              <w:rPr>
                <w:noProof/>
                <w:webHidden/>
              </w:rPr>
              <w:instrText xml:space="preserve"> PAGEREF _Toc239456431 \h </w:instrText>
            </w:r>
            <w:r w:rsidRPr="00346674">
              <w:rPr>
                <w:noProof/>
                <w:webHidden/>
              </w:rPr>
            </w:r>
            <w:r w:rsidRPr="00346674">
              <w:rPr>
                <w:noProof/>
                <w:webHidden/>
              </w:rPr>
              <w:fldChar w:fldCharType="separate"/>
            </w:r>
            <w:r w:rsidRPr="00346674">
              <w:rPr>
                <w:noProof/>
                <w:webHidden/>
              </w:rPr>
              <w:t>25</w:t>
            </w:r>
            <w:r w:rsidRPr="00346674">
              <w:rPr>
                <w:noProof/>
                <w:webHidden/>
              </w:rPr>
              <w:fldChar w:fldCharType="end"/>
            </w:r>
          </w:hyperlink>
        </w:p>
        <w:p w14:paraId="758DD6A6" w14:textId="4C14114F"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2" w:history="1">
            <w:r w:rsidRPr="00346674">
              <w:rPr>
                <w:rStyle w:val="Hyperlink"/>
                <w:noProof/>
                <w:color w:val="auto"/>
              </w:rPr>
              <w:t>g) Procurement, Subcontracts and Construction</w:t>
            </w:r>
            <w:r w:rsidRPr="00346674">
              <w:rPr>
                <w:noProof/>
                <w:webHidden/>
              </w:rPr>
              <w:tab/>
            </w:r>
            <w:r w:rsidRPr="00346674">
              <w:rPr>
                <w:noProof/>
                <w:webHidden/>
              </w:rPr>
              <w:fldChar w:fldCharType="begin"/>
            </w:r>
            <w:r w:rsidRPr="00346674">
              <w:rPr>
                <w:noProof/>
                <w:webHidden/>
              </w:rPr>
              <w:instrText xml:space="preserve"> PAGEREF _Toc239456432 \h </w:instrText>
            </w:r>
            <w:r w:rsidRPr="00346674">
              <w:rPr>
                <w:noProof/>
                <w:webHidden/>
              </w:rPr>
            </w:r>
            <w:r w:rsidRPr="00346674">
              <w:rPr>
                <w:noProof/>
                <w:webHidden/>
              </w:rPr>
              <w:fldChar w:fldCharType="separate"/>
            </w:r>
            <w:r w:rsidRPr="00346674">
              <w:rPr>
                <w:noProof/>
                <w:webHidden/>
              </w:rPr>
              <w:t>32</w:t>
            </w:r>
            <w:r w:rsidRPr="00346674">
              <w:rPr>
                <w:noProof/>
                <w:webHidden/>
              </w:rPr>
              <w:fldChar w:fldCharType="end"/>
            </w:r>
          </w:hyperlink>
        </w:p>
        <w:p w14:paraId="5D70A673" w14:textId="5BA404FB"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3" w:history="1">
            <w:r w:rsidRPr="00346674">
              <w:rPr>
                <w:rStyle w:val="Hyperlink"/>
                <w:noProof/>
                <w:color w:val="auto"/>
              </w:rPr>
              <w:t>h) Training, Commissioning, Start</w:t>
            </w:r>
            <w:r w:rsidRPr="00346674">
              <w:rPr>
                <w:rStyle w:val="Hyperlink"/>
                <w:rFonts w:ascii="Cambria Math" w:hAnsi="Cambria Math" w:cs="Cambria Math"/>
                <w:noProof/>
                <w:color w:val="auto"/>
              </w:rPr>
              <w:t>‐</w:t>
            </w:r>
            <w:r w:rsidRPr="00346674">
              <w:rPr>
                <w:rStyle w:val="Hyperlink"/>
                <w:noProof/>
                <w:color w:val="auto"/>
              </w:rPr>
              <w:t>up and Handover</w:t>
            </w:r>
            <w:r w:rsidRPr="00346674">
              <w:rPr>
                <w:noProof/>
                <w:webHidden/>
              </w:rPr>
              <w:tab/>
            </w:r>
            <w:r w:rsidRPr="00346674">
              <w:rPr>
                <w:noProof/>
                <w:webHidden/>
              </w:rPr>
              <w:fldChar w:fldCharType="begin"/>
            </w:r>
            <w:r w:rsidRPr="00346674">
              <w:rPr>
                <w:noProof/>
                <w:webHidden/>
              </w:rPr>
              <w:instrText xml:space="preserve"> PAGEREF _Toc239456433 \h </w:instrText>
            </w:r>
            <w:r w:rsidRPr="00346674">
              <w:rPr>
                <w:noProof/>
                <w:webHidden/>
              </w:rPr>
            </w:r>
            <w:r w:rsidRPr="00346674">
              <w:rPr>
                <w:noProof/>
                <w:webHidden/>
              </w:rPr>
              <w:fldChar w:fldCharType="separate"/>
            </w:r>
            <w:r w:rsidRPr="00346674">
              <w:rPr>
                <w:noProof/>
                <w:webHidden/>
              </w:rPr>
              <w:t>32</w:t>
            </w:r>
            <w:r w:rsidRPr="00346674">
              <w:rPr>
                <w:noProof/>
                <w:webHidden/>
              </w:rPr>
              <w:fldChar w:fldCharType="end"/>
            </w:r>
          </w:hyperlink>
        </w:p>
        <w:p w14:paraId="45AE6544" w14:textId="021E2777"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4" w:history="1">
            <w:r w:rsidRPr="00346674">
              <w:rPr>
                <w:rStyle w:val="Hyperlink"/>
                <w:noProof/>
                <w:color w:val="auto"/>
              </w:rPr>
              <w:t>i) Health, Safety and Environmental</w:t>
            </w:r>
            <w:r w:rsidRPr="00346674">
              <w:rPr>
                <w:noProof/>
                <w:webHidden/>
              </w:rPr>
              <w:tab/>
            </w:r>
            <w:r w:rsidRPr="00346674">
              <w:rPr>
                <w:noProof/>
                <w:webHidden/>
              </w:rPr>
              <w:fldChar w:fldCharType="begin"/>
            </w:r>
            <w:r w:rsidRPr="00346674">
              <w:rPr>
                <w:noProof/>
                <w:webHidden/>
              </w:rPr>
              <w:instrText xml:space="preserve"> PAGEREF _Toc239456434 \h </w:instrText>
            </w:r>
            <w:r w:rsidRPr="00346674">
              <w:rPr>
                <w:noProof/>
                <w:webHidden/>
              </w:rPr>
            </w:r>
            <w:r w:rsidRPr="00346674">
              <w:rPr>
                <w:noProof/>
                <w:webHidden/>
              </w:rPr>
              <w:fldChar w:fldCharType="separate"/>
            </w:r>
            <w:r w:rsidRPr="00346674">
              <w:rPr>
                <w:noProof/>
                <w:webHidden/>
              </w:rPr>
              <w:t>32</w:t>
            </w:r>
            <w:r w:rsidRPr="00346674">
              <w:rPr>
                <w:noProof/>
                <w:webHidden/>
              </w:rPr>
              <w:fldChar w:fldCharType="end"/>
            </w:r>
          </w:hyperlink>
        </w:p>
        <w:p w14:paraId="4E6FB339" w14:textId="0414CADA" w:rsidR="006415B0" w:rsidRPr="00346674" w:rsidRDefault="006415B0" w:rsidP="006415B0">
          <w:pPr>
            <w:pStyle w:val="TOC2"/>
            <w:ind w:leftChars="700" w:left="1400"/>
            <w:rPr>
              <w:rFonts w:asciiTheme="minorHAnsi" w:eastAsiaTheme="minorEastAsia" w:hAnsiTheme="minorHAnsi" w:cstheme="minorBidi"/>
              <w:noProof/>
              <w:sz w:val="22"/>
              <w14:ligatures w14:val="standardContextual"/>
            </w:rPr>
          </w:pPr>
          <w:hyperlink w:anchor="_Toc239456435" w:history="1">
            <w:r w:rsidRPr="00346674">
              <w:rPr>
                <w:rStyle w:val="Hyperlink"/>
                <w:noProof/>
                <w:color w:val="auto"/>
              </w:rPr>
              <w:t>j) Quality Control and Quality Assurance</w:t>
            </w:r>
            <w:r w:rsidRPr="00346674">
              <w:rPr>
                <w:noProof/>
                <w:webHidden/>
              </w:rPr>
              <w:tab/>
            </w:r>
            <w:r w:rsidRPr="00346674">
              <w:rPr>
                <w:noProof/>
                <w:webHidden/>
              </w:rPr>
              <w:fldChar w:fldCharType="begin"/>
            </w:r>
            <w:r w:rsidRPr="00346674">
              <w:rPr>
                <w:noProof/>
                <w:webHidden/>
              </w:rPr>
              <w:instrText xml:space="preserve"> PAGEREF _Toc239456435 \h </w:instrText>
            </w:r>
            <w:r w:rsidRPr="00346674">
              <w:rPr>
                <w:noProof/>
                <w:webHidden/>
              </w:rPr>
            </w:r>
            <w:r w:rsidRPr="00346674">
              <w:rPr>
                <w:noProof/>
                <w:webHidden/>
              </w:rPr>
              <w:fldChar w:fldCharType="separate"/>
            </w:r>
            <w:r w:rsidRPr="00346674">
              <w:rPr>
                <w:noProof/>
                <w:webHidden/>
              </w:rPr>
              <w:t>34</w:t>
            </w:r>
            <w:r w:rsidRPr="00346674">
              <w:rPr>
                <w:noProof/>
                <w:webHidden/>
              </w:rPr>
              <w:fldChar w:fldCharType="end"/>
            </w:r>
          </w:hyperlink>
        </w:p>
        <w:p w14:paraId="2E3B8386" w14:textId="7BD083B8"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36" w:history="1">
            <w:r w:rsidRPr="00346674">
              <w:rPr>
                <w:rStyle w:val="Hyperlink"/>
                <w:noProof/>
                <w:color w:val="auto"/>
                <w:lang w:val="pt-BR"/>
              </w:rPr>
              <w:t>T3.</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lang w:val="pt-BR"/>
              </w:rPr>
              <w:t>Technical</w:t>
            </w:r>
            <w:r w:rsidRPr="00346674">
              <w:rPr>
                <w:rStyle w:val="Hyperlink"/>
                <w:noProof/>
                <w:color w:val="auto"/>
              </w:rPr>
              <w:t xml:space="preserve"> Data</w:t>
            </w:r>
            <w:r w:rsidRPr="00346674">
              <w:rPr>
                <w:noProof/>
                <w:webHidden/>
              </w:rPr>
              <w:tab/>
            </w:r>
            <w:r w:rsidRPr="00346674">
              <w:rPr>
                <w:noProof/>
                <w:webHidden/>
              </w:rPr>
              <w:fldChar w:fldCharType="begin"/>
            </w:r>
            <w:r w:rsidRPr="00346674">
              <w:rPr>
                <w:noProof/>
                <w:webHidden/>
              </w:rPr>
              <w:instrText xml:space="preserve"> PAGEREF _Toc239456436 \h </w:instrText>
            </w:r>
            <w:r w:rsidRPr="00346674">
              <w:rPr>
                <w:noProof/>
                <w:webHidden/>
              </w:rPr>
            </w:r>
            <w:r w:rsidRPr="00346674">
              <w:rPr>
                <w:noProof/>
                <w:webHidden/>
              </w:rPr>
              <w:fldChar w:fldCharType="separate"/>
            </w:r>
            <w:r w:rsidRPr="00346674">
              <w:rPr>
                <w:noProof/>
                <w:webHidden/>
              </w:rPr>
              <w:t>35</w:t>
            </w:r>
            <w:r w:rsidRPr="00346674">
              <w:rPr>
                <w:noProof/>
                <w:webHidden/>
              </w:rPr>
              <w:fldChar w:fldCharType="end"/>
            </w:r>
          </w:hyperlink>
        </w:p>
        <w:p w14:paraId="3C318226" w14:textId="6322DF12"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37" w:history="1">
            <w:r w:rsidRPr="00346674">
              <w:rPr>
                <w:rStyle w:val="Hyperlink"/>
                <w:noProof/>
                <w:color w:val="auto"/>
              </w:rPr>
              <w:t>T4.</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Bidder’s Schedule</w:t>
            </w:r>
            <w:r w:rsidRPr="00346674">
              <w:rPr>
                <w:noProof/>
                <w:webHidden/>
              </w:rPr>
              <w:tab/>
            </w:r>
            <w:r w:rsidRPr="00346674">
              <w:rPr>
                <w:noProof/>
                <w:webHidden/>
              </w:rPr>
              <w:fldChar w:fldCharType="begin"/>
            </w:r>
            <w:r w:rsidRPr="00346674">
              <w:rPr>
                <w:noProof/>
                <w:webHidden/>
              </w:rPr>
              <w:instrText xml:space="preserve"> PAGEREF _Toc239456437 \h </w:instrText>
            </w:r>
            <w:r w:rsidRPr="00346674">
              <w:rPr>
                <w:noProof/>
                <w:webHidden/>
              </w:rPr>
            </w:r>
            <w:r w:rsidRPr="00346674">
              <w:rPr>
                <w:noProof/>
                <w:webHidden/>
              </w:rPr>
              <w:fldChar w:fldCharType="separate"/>
            </w:r>
            <w:r w:rsidRPr="00346674">
              <w:rPr>
                <w:noProof/>
                <w:webHidden/>
              </w:rPr>
              <w:t>36</w:t>
            </w:r>
            <w:r w:rsidRPr="00346674">
              <w:rPr>
                <w:noProof/>
                <w:webHidden/>
              </w:rPr>
              <w:fldChar w:fldCharType="end"/>
            </w:r>
          </w:hyperlink>
        </w:p>
        <w:p w14:paraId="525AB6CF" w14:textId="36565959" w:rsidR="006415B0" w:rsidRPr="00346674" w:rsidRDefault="006415B0">
          <w:pPr>
            <w:pStyle w:val="TOC2"/>
            <w:rPr>
              <w:rFonts w:asciiTheme="minorHAnsi" w:eastAsiaTheme="minorEastAsia" w:hAnsiTheme="minorHAnsi" w:cstheme="minorBidi"/>
              <w:noProof/>
              <w:sz w:val="22"/>
              <w14:ligatures w14:val="standardContextual"/>
            </w:rPr>
          </w:pPr>
          <w:hyperlink w:anchor="_Toc239456438" w:history="1">
            <w:r w:rsidRPr="00346674">
              <w:rPr>
                <w:rStyle w:val="Hyperlink"/>
                <w:noProof/>
                <w:color w:val="auto"/>
              </w:rPr>
              <w:t>4.1.</w:t>
            </w:r>
            <w:r w:rsidRPr="00346674">
              <w:rPr>
                <w:rFonts w:asciiTheme="minorHAnsi" w:eastAsiaTheme="minorEastAsia" w:hAnsiTheme="minorHAnsi" w:cstheme="minorBidi"/>
                <w:noProof/>
                <w:sz w:val="22"/>
                <w14:ligatures w14:val="standardContextual"/>
              </w:rPr>
              <w:tab/>
            </w:r>
            <w:r w:rsidRPr="00346674">
              <w:rPr>
                <w:rStyle w:val="Hyperlink"/>
                <w:noProof/>
                <w:color w:val="auto"/>
              </w:rPr>
              <w:t>Table G-1 - General Information</w:t>
            </w:r>
            <w:r w:rsidRPr="00346674">
              <w:rPr>
                <w:noProof/>
                <w:webHidden/>
              </w:rPr>
              <w:tab/>
            </w:r>
            <w:r w:rsidRPr="00346674">
              <w:rPr>
                <w:noProof/>
                <w:webHidden/>
              </w:rPr>
              <w:fldChar w:fldCharType="begin"/>
            </w:r>
            <w:r w:rsidRPr="00346674">
              <w:rPr>
                <w:noProof/>
                <w:webHidden/>
              </w:rPr>
              <w:instrText xml:space="preserve"> PAGEREF _Toc239456438 \h </w:instrText>
            </w:r>
            <w:r w:rsidRPr="00346674">
              <w:rPr>
                <w:noProof/>
                <w:webHidden/>
              </w:rPr>
            </w:r>
            <w:r w:rsidRPr="00346674">
              <w:rPr>
                <w:noProof/>
                <w:webHidden/>
              </w:rPr>
              <w:fldChar w:fldCharType="separate"/>
            </w:r>
            <w:r w:rsidRPr="00346674">
              <w:rPr>
                <w:noProof/>
                <w:webHidden/>
              </w:rPr>
              <w:t>36</w:t>
            </w:r>
            <w:r w:rsidRPr="00346674">
              <w:rPr>
                <w:noProof/>
                <w:webHidden/>
              </w:rPr>
              <w:fldChar w:fldCharType="end"/>
            </w:r>
          </w:hyperlink>
        </w:p>
        <w:p w14:paraId="7D23F637" w14:textId="26B0A0BD" w:rsidR="006415B0" w:rsidRPr="00346674" w:rsidRDefault="006415B0">
          <w:pPr>
            <w:pStyle w:val="TOC2"/>
            <w:rPr>
              <w:rFonts w:asciiTheme="minorHAnsi" w:eastAsiaTheme="minorEastAsia" w:hAnsiTheme="minorHAnsi" w:cstheme="minorBidi"/>
              <w:noProof/>
              <w:sz w:val="22"/>
              <w14:ligatures w14:val="standardContextual"/>
            </w:rPr>
          </w:pPr>
          <w:hyperlink w:anchor="_Toc239456439" w:history="1">
            <w:r w:rsidRPr="00346674">
              <w:rPr>
                <w:rStyle w:val="Hyperlink"/>
                <w:noProof/>
                <w:color w:val="auto"/>
              </w:rPr>
              <w:t>4.2.</w:t>
            </w:r>
            <w:r w:rsidRPr="00346674">
              <w:rPr>
                <w:rFonts w:asciiTheme="minorHAnsi" w:eastAsiaTheme="minorEastAsia" w:hAnsiTheme="minorHAnsi" w:cstheme="minorBidi"/>
                <w:noProof/>
                <w:sz w:val="22"/>
                <w14:ligatures w14:val="standardContextual"/>
              </w:rPr>
              <w:tab/>
            </w:r>
            <w:r w:rsidRPr="00346674">
              <w:rPr>
                <w:rStyle w:val="Hyperlink"/>
                <w:noProof/>
                <w:color w:val="auto"/>
              </w:rPr>
              <w:t>Table G-2 – Milestones</w:t>
            </w:r>
            <w:r w:rsidRPr="00346674">
              <w:rPr>
                <w:noProof/>
                <w:webHidden/>
              </w:rPr>
              <w:tab/>
            </w:r>
            <w:r w:rsidRPr="00346674">
              <w:rPr>
                <w:noProof/>
                <w:webHidden/>
              </w:rPr>
              <w:fldChar w:fldCharType="begin"/>
            </w:r>
            <w:r w:rsidRPr="00346674">
              <w:rPr>
                <w:noProof/>
                <w:webHidden/>
              </w:rPr>
              <w:instrText xml:space="preserve"> PAGEREF _Toc239456439 \h </w:instrText>
            </w:r>
            <w:r w:rsidRPr="00346674">
              <w:rPr>
                <w:noProof/>
                <w:webHidden/>
              </w:rPr>
            </w:r>
            <w:r w:rsidRPr="00346674">
              <w:rPr>
                <w:noProof/>
                <w:webHidden/>
              </w:rPr>
              <w:fldChar w:fldCharType="separate"/>
            </w:r>
            <w:r w:rsidRPr="00346674">
              <w:rPr>
                <w:noProof/>
                <w:webHidden/>
              </w:rPr>
              <w:t>36</w:t>
            </w:r>
            <w:r w:rsidRPr="00346674">
              <w:rPr>
                <w:noProof/>
                <w:webHidden/>
              </w:rPr>
              <w:fldChar w:fldCharType="end"/>
            </w:r>
          </w:hyperlink>
        </w:p>
        <w:p w14:paraId="67A9A612" w14:textId="36E17BEE" w:rsidR="006415B0" w:rsidRPr="00346674" w:rsidRDefault="006415B0">
          <w:pPr>
            <w:pStyle w:val="TOC2"/>
            <w:rPr>
              <w:rFonts w:asciiTheme="minorHAnsi" w:eastAsiaTheme="minorEastAsia" w:hAnsiTheme="minorHAnsi" w:cstheme="minorBidi"/>
              <w:noProof/>
              <w:sz w:val="22"/>
              <w14:ligatures w14:val="standardContextual"/>
            </w:rPr>
          </w:pPr>
          <w:hyperlink w:anchor="_Toc239456440" w:history="1">
            <w:r w:rsidRPr="00346674">
              <w:rPr>
                <w:rStyle w:val="Hyperlink"/>
                <w:noProof/>
                <w:color w:val="auto"/>
              </w:rPr>
              <w:t>4.3.</w:t>
            </w:r>
            <w:r w:rsidRPr="00346674">
              <w:rPr>
                <w:rFonts w:asciiTheme="minorHAnsi" w:eastAsiaTheme="minorEastAsia" w:hAnsiTheme="minorHAnsi" w:cstheme="minorBidi"/>
                <w:noProof/>
                <w:sz w:val="22"/>
                <w14:ligatures w14:val="standardContextual"/>
              </w:rPr>
              <w:tab/>
            </w:r>
            <w:r w:rsidRPr="00346674">
              <w:rPr>
                <w:rStyle w:val="Hyperlink"/>
                <w:noProof/>
                <w:color w:val="auto"/>
              </w:rPr>
              <w:t>Table G-3 - Contractor Key Milestones (Clauses 8.2 &amp; 8.7 of Conditions of Contract)</w:t>
            </w:r>
            <w:r w:rsidRPr="00346674">
              <w:rPr>
                <w:noProof/>
                <w:webHidden/>
              </w:rPr>
              <w:tab/>
            </w:r>
            <w:r w:rsidRPr="00346674">
              <w:rPr>
                <w:noProof/>
                <w:webHidden/>
              </w:rPr>
              <w:fldChar w:fldCharType="begin"/>
            </w:r>
            <w:r w:rsidRPr="00346674">
              <w:rPr>
                <w:noProof/>
                <w:webHidden/>
              </w:rPr>
              <w:instrText xml:space="preserve"> PAGEREF _Toc239456440 \h </w:instrText>
            </w:r>
            <w:r w:rsidRPr="00346674">
              <w:rPr>
                <w:noProof/>
                <w:webHidden/>
              </w:rPr>
            </w:r>
            <w:r w:rsidRPr="00346674">
              <w:rPr>
                <w:noProof/>
                <w:webHidden/>
              </w:rPr>
              <w:fldChar w:fldCharType="separate"/>
            </w:r>
            <w:r w:rsidRPr="00346674">
              <w:rPr>
                <w:noProof/>
                <w:webHidden/>
              </w:rPr>
              <w:t>36</w:t>
            </w:r>
            <w:r w:rsidRPr="00346674">
              <w:rPr>
                <w:noProof/>
                <w:webHidden/>
              </w:rPr>
              <w:fldChar w:fldCharType="end"/>
            </w:r>
          </w:hyperlink>
        </w:p>
        <w:p w14:paraId="7254F7BF" w14:textId="02DB4624"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41" w:history="1">
            <w:r w:rsidRPr="00346674">
              <w:rPr>
                <w:rStyle w:val="Hyperlink"/>
                <w:noProof/>
                <w:color w:val="auto"/>
              </w:rPr>
              <w:t>T5.</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Organization / Key Personnel</w:t>
            </w:r>
            <w:r w:rsidRPr="00346674">
              <w:rPr>
                <w:noProof/>
                <w:webHidden/>
              </w:rPr>
              <w:tab/>
            </w:r>
            <w:r w:rsidRPr="00346674">
              <w:rPr>
                <w:noProof/>
                <w:webHidden/>
              </w:rPr>
              <w:fldChar w:fldCharType="begin"/>
            </w:r>
            <w:r w:rsidRPr="00346674">
              <w:rPr>
                <w:noProof/>
                <w:webHidden/>
              </w:rPr>
              <w:instrText xml:space="preserve"> PAGEREF _Toc239456441 \h </w:instrText>
            </w:r>
            <w:r w:rsidRPr="00346674">
              <w:rPr>
                <w:noProof/>
                <w:webHidden/>
              </w:rPr>
            </w:r>
            <w:r w:rsidRPr="00346674">
              <w:rPr>
                <w:noProof/>
                <w:webHidden/>
              </w:rPr>
              <w:fldChar w:fldCharType="separate"/>
            </w:r>
            <w:r w:rsidRPr="00346674">
              <w:rPr>
                <w:noProof/>
                <w:webHidden/>
              </w:rPr>
              <w:t>37</w:t>
            </w:r>
            <w:r w:rsidRPr="00346674">
              <w:rPr>
                <w:noProof/>
                <w:webHidden/>
              </w:rPr>
              <w:fldChar w:fldCharType="end"/>
            </w:r>
          </w:hyperlink>
        </w:p>
        <w:p w14:paraId="40B15A37" w14:textId="7A78EEA1"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42" w:history="1">
            <w:r w:rsidRPr="00346674">
              <w:rPr>
                <w:rStyle w:val="Hyperlink"/>
                <w:noProof/>
                <w:color w:val="auto"/>
              </w:rPr>
              <w:t>T6.</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Proposed Subcontractors and Suppliers</w:t>
            </w:r>
            <w:r w:rsidRPr="00346674">
              <w:rPr>
                <w:noProof/>
                <w:webHidden/>
              </w:rPr>
              <w:tab/>
            </w:r>
            <w:r w:rsidRPr="00346674">
              <w:rPr>
                <w:noProof/>
                <w:webHidden/>
              </w:rPr>
              <w:fldChar w:fldCharType="begin"/>
            </w:r>
            <w:r w:rsidRPr="00346674">
              <w:rPr>
                <w:noProof/>
                <w:webHidden/>
              </w:rPr>
              <w:instrText xml:space="preserve"> PAGEREF _Toc239456442 \h </w:instrText>
            </w:r>
            <w:r w:rsidRPr="00346674">
              <w:rPr>
                <w:noProof/>
                <w:webHidden/>
              </w:rPr>
            </w:r>
            <w:r w:rsidRPr="00346674">
              <w:rPr>
                <w:noProof/>
                <w:webHidden/>
              </w:rPr>
              <w:fldChar w:fldCharType="separate"/>
            </w:r>
            <w:r w:rsidRPr="00346674">
              <w:rPr>
                <w:noProof/>
                <w:webHidden/>
              </w:rPr>
              <w:t>38</w:t>
            </w:r>
            <w:r w:rsidRPr="00346674">
              <w:rPr>
                <w:noProof/>
                <w:webHidden/>
              </w:rPr>
              <w:fldChar w:fldCharType="end"/>
            </w:r>
          </w:hyperlink>
        </w:p>
        <w:p w14:paraId="6EDEC552" w14:textId="7B63692F" w:rsidR="006415B0" w:rsidRPr="00346674" w:rsidRDefault="006415B0">
          <w:pPr>
            <w:pStyle w:val="TOC2"/>
            <w:rPr>
              <w:rFonts w:asciiTheme="minorHAnsi" w:eastAsiaTheme="minorEastAsia" w:hAnsiTheme="minorHAnsi" w:cstheme="minorBidi"/>
              <w:noProof/>
              <w:sz w:val="22"/>
              <w14:ligatures w14:val="standardContextual"/>
            </w:rPr>
          </w:pPr>
          <w:hyperlink w:anchor="_Toc239456443" w:history="1">
            <w:r w:rsidRPr="00346674">
              <w:rPr>
                <w:rStyle w:val="Hyperlink"/>
                <w:noProof/>
                <w:color w:val="auto"/>
              </w:rPr>
              <w:t>6.1.</w:t>
            </w:r>
            <w:r w:rsidRPr="00346674">
              <w:rPr>
                <w:rFonts w:asciiTheme="minorHAnsi" w:eastAsiaTheme="minorEastAsia" w:hAnsiTheme="minorHAnsi" w:cstheme="minorBidi"/>
                <w:noProof/>
                <w:sz w:val="22"/>
                <w14:ligatures w14:val="standardContextual"/>
              </w:rPr>
              <w:tab/>
            </w:r>
            <w:r w:rsidRPr="00346674">
              <w:rPr>
                <w:rStyle w:val="Hyperlink"/>
                <w:noProof/>
                <w:color w:val="auto"/>
              </w:rPr>
              <w:t>Construction Contractor</w:t>
            </w:r>
            <w:r w:rsidRPr="00346674">
              <w:rPr>
                <w:noProof/>
                <w:webHidden/>
              </w:rPr>
              <w:tab/>
            </w:r>
            <w:r w:rsidRPr="00346674">
              <w:rPr>
                <w:noProof/>
                <w:webHidden/>
              </w:rPr>
              <w:fldChar w:fldCharType="begin"/>
            </w:r>
            <w:r w:rsidRPr="00346674">
              <w:rPr>
                <w:noProof/>
                <w:webHidden/>
              </w:rPr>
              <w:instrText xml:space="preserve"> PAGEREF _Toc239456443 \h </w:instrText>
            </w:r>
            <w:r w:rsidRPr="00346674">
              <w:rPr>
                <w:noProof/>
                <w:webHidden/>
              </w:rPr>
            </w:r>
            <w:r w:rsidRPr="00346674">
              <w:rPr>
                <w:noProof/>
                <w:webHidden/>
              </w:rPr>
              <w:fldChar w:fldCharType="separate"/>
            </w:r>
            <w:r w:rsidRPr="00346674">
              <w:rPr>
                <w:noProof/>
                <w:webHidden/>
              </w:rPr>
              <w:t>38</w:t>
            </w:r>
            <w:r w:rsidRPr="00346674">
              <w:rPr>
                <w:noProof/>
                <w:webHidden/>
              </w:rPr>
              <w:fldChar w:fldCharType="end"/>
            </w:r>
          </w:hyperlink>
        </w:p>
        <w:p w14:paraId="7344D6B8" w14:textId="07F88118" w:rsidR="006415B0" w:rsidRPr="00346674" w:rsidRDefault="006415B0">
          <w:pPr>
            <w:pStyle w:val="TOC2"/>
            <w:rPr>
              <w:rFonts w:asciiTheme="minorHAnsi" w:eastAsiaTheme="minorEastAsia" w:hAnsiTheme="minorHAnsi" w:cstheme="minorBidi"/>
              <w:noProof/>
              <w:sz w:val="22"/>
              <w14:ligatures w14:val="standardContextual"/>
            </w:rPr>
          </w:pPr>
          <w:hyperlink w:anchor="_Toc239456444" w:history="1">
            <w:r w:rsidRPr="00346674">
              <w:rPr>
                <w:rStyle w:val="Hyperlink"/>
                <w:noProof/>
                <w:color w:val="auto"/>
              </w:rPr>
              <w:t>6.2.</w:t>
            </w:r>
            <w:r w:rsidRPr="00346674">
              <w:rPr>
                <w:rFonts w:asciiTheme="minorHAnsi" w:eastAsiaTheme="minorEastAsia" w:hAnsiTheme="minorHAnsi" w:cstheme="minorBidi"/>
                <w:noProof/>
                <w:sz w:val="22"/>
                <w14:ligatures w14:val="standardContextual"/>
              </w:rPr>
              <w:tab/>
            </w:r>
            <w:r w:rsidRPr="00346674">
              <w:rPr>
                <w:rStyle w:val="Hyperlink"/>
                <w:noProof/>
                <w:color w:val="auto"/>
              </w:rPr>
              <w:t>Supplier</w:t>
            </w:r>
            <w:r w:rsidRPr="00346674">
              <w:rPr>
                <w:noProof/>
                <w:webHidden/>
              </w:rPr>
              <w:tab/>
            </w:r>
            <w:r w:rsidRPr="00346674">
              <w:rPr>
                <w:noProof/>
                <w:webHidden/>
              </w:rPr>
              <w:fldChar w:fldCharType="begin"/>
            </w:r>
            <w:r w:rsidRPr="00346674">
              <w:rPr>
                <w:noProof/>
                <w:webHidden/>
              </w:rPr>
              <w:instrText xml:space="preserve"> PAGEREF _Toc239456444 \h </w:instrText>
            </w:r>
            <w:r w:rsidRPr="00346674">
              <w:rPr>
                <w:noProof/>
                <w:webHidden/>
              </w:rPr>
            </w:r>
            <w:r w:rsidRPr="00346674">
              <w:rPr>
                <w:noProof/>
                <w:webHidden/>
              </w:rPr>
              <w:fldChar w:fldCharType="separate"/>
            </w:r>
            <w:r w:rsidRPr="00346674">
              <w:rPr>
                <w:noProof/>
                <w:webHidden/>
              </w:rPr>
              <w:t>38</w:t>
            </w:r>
            <w:r w:rsidRPr="00346674">
              <w:rPr>
                <w:noProof/>
                <w:webHidden/>
              </w:rPr>
              <w:fldChar w:fldCharType="end"/>
            </w:r>
          </w:hyperlink>
        </w:p>
        <w:p w14:paraId="32EE3B78" w14:textId="51496FDD"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45" w:history="1">
            <w:r w:rsidRPr="00346674">
              <w:rPr>
                <w:rStyle w:val="Hyperlink"/>
                <w:noProof/>
                <w:color w:val="auto"/>
              </w:rPr>
              <w:t>T7.</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Bidder Experience</w:t>
            </w:r>
            <w:r w:rsidRPr="00346674">
              <w:rPr>
                <w:noProof/>
                <w:webHidden/>
              </w:rPr>
              <w:tab/>
            </w:r>
            <w:r w:rsidRPr="00346674">
              <w:rPr>
                <w:noProof/>
                <w:webHidden/>
              </w:rPr>
              <w:fldChar w:fldCharType="begin"/>
            </w:r>
            <w:r w:rsidRPr="00346674">
              <w:rPr>
                <w:noProof/>
                <w:webHidden/>
              </w:rPr>
              <w:instrText xml:space="preserve"> PAGEREF _Toc239456445 \h </w:instrText>
            </w:r>
            <w:r w:rsidRPr="00346674">
              <w:rPr>
                <w:noProof/>
                <w:webHidden/>
              </w:rPr>
            </w:r>
            <w:r w:rsidRPr="00346674">
              <w:rPr>
                <w:noProof/>
                <w:webHidden/>
              </w:rPr>
              <w:fldChar w:fldCharType="separate"/>
            </w:r>
            <w:r w:rsidRPr="00346674">
              <w:rPr>
                <w:noProof/>
                <w:webHidden/>
              </w:rPr>
              <w:t>39</w:t>
            </w:r>
            <w:r w:rsidRPr="00346674">
              <w:rPr>
                <w:noProof/>
                <w:webHidden/>
              </w:rPr>
              <w:fldChar w:fldCharType="end"/>
            </w:r>
          </w:hyperlink>
        </w:p>
        <w:p w14:paraId="786C3059" w14:textId="2AB69F33" w:rsidR="006415B0" w:rsidRPr="00346674" w:rsidRDefault="006415B0">
          <w:pPr>
            <w:pStyle w:val="TOC2"/>
            <w:rPr>
              <w:rFonts w:asciiTheme="minorHAnsi" w:eastAsiaTheme="minorEastAsia" w:hAnsiTheme="minorHAnsi" w:cstheme="minorBidi"/>
              <w:noProof/>
              <w:sz w:val="22"/>
              <w14:ligatures w14:val="standardContextual"/>
            </w:rPr>
          </w:pPr>
          <w:hyperlink w:anchor="_Toc239456446" w:history="1">
            <w:r w:rsidRPr="00346674">
              <w:rPr>
                <w:rStyle w:val="Hyperlink"/>
                <w:noProof/>
                <w:color w:val="auto"/>
              </w:rPr>
              <w:t>7.1.</w:t>
            </w:r>
            <w:r w:rsidRPr="00346674">
              <w:rPr>
                <w:rFonts w:asciiTheme="minorHAnsi" w:eastAsiaTheme="minorEastAsia" w:hAnsiTheme="minorHAnsi" w:cstheme="minorBidi"/>
                <w:noProof/>
                <w:sz w:val="22"/>
                <w14:ligatures w14:val="standardContextual"/>
              </w:rPr>
              <w:tab/>
            </w:r>
            <w:r w:rsidRPr="00346674">
              <w:rPr>
                <w:rStyle w:val="Hyperlink"/>
                <w:noProof/>
                <w:color w:val="auto"/>
              </w:rPr>
              <w:t>Similar Experience over the last 5 years (Soft Work)</w:t>
            </w:r>
            <w:r w:rsidRPr="00346674">
              <w:rPr>
                <w:noProof/>
                <w:webHidden/>
              </w:rPr>
              <w:tab/>
            </w:r>
            <w:r w:rsidRPr="00346674">
              <w:rPr>
                <w:noProof/>
                <w:webHidden/>
              </w:rPr>
              <w:fldChar w:fldCharType="begin"/>
            </w:r>
            <w:r w:rsidRPr="00346674">
              <w:rPr>
                <w:noProof/>
                <w:webHidden/>
              </w:rPr>
              <w:instrText xml:space="preserve"> PAGEREF _Toc239456446 \h </w:instrText>
            </w:r>
            <w:r w:rsidRPr="00346674">
              <w:rPr>
                <w:noProof/>
                <w:webHidden/>
              </w:rPr>
            </w:r>
            <w:r w:rsidRPr="00346674">
              <w:rPr>
                <w:noProof/>
                <w:webHidden/>
              </w:rPr>
              <w:fldChar w:fldCharType="separate"/>
            </w:r>
            <w:r w:rsidRPr="00346674">
              <w:rPr>
                <w:noProof/>
                <w:webHidden/>
              </w:rPr>
              <w:t>39</w:t>
            </w:r>
            <w:r w:rsidRPr="00346674">
              <w:rPr>
                <w:noProof/>
                <w:webHidden/>
              </w:rPr>
              <w:fldChar w:fldCharType="end"/>
            </w:r>
          </w:hyperlink>
        </w:p>
        <w:p w14:paraId="6987CAA7" w14:textId="78FB30D8" w:rsidR="006415B0" w:rsidRPr="00346674" w:rsidRDefault="006415B0">
          <w:pPr>
            <w:pStyle w:val="TOC2"/>
            <w:rPr>
              <w:rFonts w:asciiTheme="minorHAnsi" w:eastAsiaTheme="minorEastAsia" w:hAnsiTheme="minorHAnsi" w:cstheme="minorBidi"/>
              <w:noProof/>
              <w:sz w:val="22"/>
              <w14:ligatures w14:val="standardContextual"/>
            </w:rPr>
          </w:pPr>
          <w:hyperlink w:anchor="_Toc239456447" w:history="1">
            <w:r w:rsidRPr="00346674">
              <w:rPr>
                <w:rStyle w:val="Hyperlink"/>
                <w:noProof/>
                <w:color w:val="auto"/>
              </w:rPr>
              <w:t>7.2.</w:t>
            </w:r>
            <w:r w:rsidRPr="00346674">
              <w:rPr>
                <w:rFonts w:asciiTheme="minorHAnsi" w:eastAsiaTheme="minorEastAsia" w:hAnsiTheme="minorHAnsi" w:cstheme="minorBidi"/>
                <w:noProof/>
                <w:sz w:val="22"/>
                <w14:ligatures w14:val="standardContextual"/>
              </w:rPr>
              <w:tab/>
            </w:r>
            <w:r w:rsidRPr="00346674">
              <w:rPr>
                <w:rStyle w:val="Hyperlink"/>
                <w:noProof/>
                <w:color w:val="auto"/>
              </w:rPr>
              <w:t>Petrochemical EPC Experience over the past 7 years (EPC)</w:t>
            </w:r>
            <w:r w:rsidRPr="00346674">
              <w:rPr>
                <w:noProof/>
                <w:webHidden/>
              </w:rPr>
              <w:tab/>
            </w:r>
            <w:r w:rsidRPr="00346674">
              <w:rPr>
                <w:noProof/>
                <w:webHidden/>
              </w:rPr>
              <w:fldChar w:fldCharType="begin"/>
            </w:r>
            <w:r w:rsidRPr="00346674">
              <w:rPr>
                <w:noProof/>
                <w:webHidden/>
              </w:rPr>
              <w:instrText xml:space="preserve"> PAGEREF _Toc239456447 \h </w:instrText>
            </w:r>
            <w:r w:rsidRPr="00346674">
              <w:rPr>
                <w:noProof/>
                <w:webHidden/>
              </w:rPr>
            </w:r>
            <w:r w:rsidRPr="00346674">
              <w:rPr>
                <w:noProof/>
                <w:webHidden/>
              </w:rPr>
              <w:fldChar w:fldCharType="separate"/>
            </w:r>
            <w:r w:rsidRPr="00346674">
              <w:rPr>
                <w:noProof/>
                <w:webHidden/>
              </w:rPr>
              <w:t>40</w:t>
            </w:r>
            <w:r w:rsidRPr="00346674">
              <w:rPr>
                <w:noProof/>
                <w:webHidden/>
              </w:rPr>
              <w:fldChar w:fldCharType="end"/>
            </w:r>
          </w:hyperlink>
        </w:p>
        <w:p w14:paraId="1976607B" w14:textId="761ECF93"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48" w:history="1">
            <w:r w:rsidRPr="00346674">
              <w:rPr>
                <w:rStyle w:val="Hyperlink"/>
                <w:noProof/>
                <w:color w:val="auto"/>
              </w:rPr>
              <w:t>T8.</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Technical Alternatives</w:t>
            </w:r>
            <w:r w:rsidRPr="00346674">
              <w:rPr>
                <w:noProof/>
                <w:webHidden/>
              </w:rPr>
              <w:tab/>
            </w:r>
            <w:r w:rsidRPr="00346674">
              <w:rPr>
                <w:noProof/>
                <w:webHidden/>
              </w:rPr>
              <w:fldChar w:fldCharType="begin"/>
            </w:r>
            <w:r w:rsidRPr="00346674">
              <w:rPr>
                <w:noProof/>
                <w:webHidden/>
              </w:rPr>
              <w:instrText xml:space="preserve"> PAGEREF _Toc239456448 \h </w:instrText>
            </w:r>
            <w:r w:rsidRPr="00346674">
              <w:rPr>
                <w:noProof/>
                <w:webHidden/>
              </w:rPr>
            </w:r>
            <w:r w:rsidRPr="00346674">
              <w:rPr>
                <w:noProof/>
                <w:webHidden/>
              </w:rPr>
              <w:fldChar w:fldCharType="separate"/>
            </w:r>
            <w:r w:rsidRPr="00346674">
              <w:rPr>
                <w:noProof/>
                <w:webHidden/>
              </w:rPr>
              <w:t>42</w:t>
            </w:r>
            <w:r w:rsidRPr="00346674">
              <w:rPr>
                <w:noProof/>
                <w:webHidden/>
              </w:rPr>
              <w:fldChar w:fldCharType="end"/>
            </w:r>
          </w:hyperlink>
        </w:p>
        <w:p w14:paraId="6D60132A" w14:textId="18E532E2"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49" w:history="1">
            <w:r w:rsidRPr="00346674">
              <w:rPr>
                <w:rStyle w:val="Hyperlink"/>
                <w:noProof/>
                <w:color w:val="auto"/>
              </w:rPr>
              <w:t>T9.</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Acceptance of Conditions of Contract</w:t>
            </w:r>
            <w:r w:rsidRPr="00346674">
              <w:rPr>
                <w:noProof/>
                <w:webHidden/>
              </w:rPr>
              <w:tab/>
            </w:r>
            <w:r w:rsidRPr="00346674">
              <w:rPr>
                <w:noProof/>
                <w:webHidden/>
              </w:rPr>
              <w:fldChar w:fldCharType="begin"/>
            </w:r>
            <w:r w:rsidRPr="00346674">
              <w:rPr>
                <w:noProof/>
                <w:webHidden/>
              </w:rPr>
              <w:instrText xml:space="preserve"> PAGEREF _Toc239456449 \h </w:instrText>
            </w:r>
            <w:r w:rsidRPr="00346674">
              <w:rPr>
                <w:noProof/>
                <w:webHidden/>
              </w:rPr>
            </w:r>
            <w:r w:rsidRPr="00346674">
              <w:rPr>
                <w:noProof/>
                <w:webHidden/>
              </w:rPr>
              <w:fldChar w:fldCharType="separate"/>
            </w:r>
            <w:r w:rsidRPr="00346674">
              <w:rPr>
                <w:noProof/>
                <w:webHidden/>
              </w:rPr>
              <w:t>43</w:t>
            </w:r>
            <w:r w:rsidRPr="00346674">
              <w:rPr>
                <w:noProof/>
                <w:webHidden/>
              </w:rPr>
              <w:fldChar w:fldCharType="end"/>
            </w:r>
          </w:hyperlink>
        </w:p>
        <w:p w14:paraId="19CC3336" w14:textId="747A8E0C"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0" w:history="1">
            <w:r w:rsidRPr="00346674">
              <w:rPr>
                <w:rStyle w:val="Hyperlink"/>
                <w:noProof/>
                <w:color w:val="auto"/>
              </w:rPr>
              <w:t>T10.</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Local Content and Saudization</w:t>
            </w:r>
            <w:r w:rsidRPr="00346674">
              <w:rPr>
                <w:noProof/>
                <w:webHidden/>
              </w:rPr>
              <w:tab/>
            </w:r>
            <w:r w:rsidRPr="00346674">
              <w:rPr>
                <w:noProof/>
                <w:webHidden/>
              </w:rPr>
              <w:fldChar w:fldCharType="begin"/>
            </w:r>
            <w:r w:rsidRPr="00346674">
              <w:rPr>
                <w:noProof/>
                <w:webHidden/>
              </w:rPr>
              <w:instrText xml:space="preserve"> PAGEREF _Toc239456450 \h </w:instrText>
            </w:r>
            <w:r w:rsidRPr="00346674">
              <w:rPr>
                <w:noProof/>
                <w:webHidden/>
              </w:rPr>
            </w:r>
            <w:r w:rsidRPr="00346674">
              <w:rPr>
                <w:noProof/>
                <w:webHidden/>
              </w:rPr>
              <w:fldChar w:fldCharType="separate"/>
            </w:r>
            <w:r w:rsidRPr="00346674">
              <w:rPr>
                <w:noProof/>
                <w:webHidden/>
              </w:rPr>
              <w:t>44</w:t>
            </w:r>
            <w:r w:rsidRPr="00346674">
              <w:rPr>
                <w:noProof/>
                <w:webHidden/>
              </w:rPr>
              <w:fldChar w:fldCharType="end"/>
            </w:r>
          </w:hyperlink>
        </w:p>
        <w:p w14:paraId="49D56952" w14:textId="00EE761A"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1" w:history="1">
            <w:r w:rsidRPr="00346674">
              <w:rPr>
                <w:rStyle w:val="Hyperlink"/>
                <w:noProof/>
                <w:color w:val="auto"/>
              </w:rPr>
              <w:t>T11.</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Safety Record</w:t>
            </w:r>
            <w:r w:rsidRPr="00346674">
              <w:rPr>
                <w:noProof/>
                <w:webHidden/>
              </w:rPr>
              <w:tab/>
            </w:r>
            <w:r w:rsidRPr="00346674">
              <w:rPr>
                <w:noProof/>
                <w:webHidden/>
              </w:rPr>
              <w:fldChar w:fldCharType="begin"/>
            </w:r>
            <w:r w:rsidRPr="00346674">
              <w:rPr>
                <w:noProof/>
                <w:webHidden/>
              </w:rPr>
              <w:instrText xml:space="preserve"> PAGEREF _Toc239456451 \h </w:instrText>
            </w:r>
            <w:r w:rsidRPr="00346674">
              <w:rPr>
                <w:noProof/>
                <w:webHidden/>
              </w:rPr>
            </w:r>
            <w:r w:rsidRPr="00346674">
              <w:rPr>
                <w:noProof/>
                <w:webHidden/>
              </w:rPr>
              <w:fldChar w:fldCharType="separate"/>
            </w:r>
            <w:r w:rsidRPr="00346674">
              <w:rPr>
                <w:noProof/>
                <w:webHidden/>
              </w:rPr>
              <w:t>45</w:t>
            </w:r>
            <w:r w:rsidRPr="00346674">
              <w:rPr>
                <w:noProof/>
                <w:webHidden/>
              </w:rPr>
              <w:fldChar w:fldCharType="end"/>
            </w:r>
          </w:hyperlink>
        </w:p>
        <w:p w14:paraId="1B364C4D" w14:textId="3B2E15BE"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2" w:history="1">
            <w:r w:rsidRPr="00346674">
              <w:rPr>
                <w:rStyle w:val="Hyperlink"/>
                <w:noProof/>
                <w:color w:val="auto"/>
              </w:rPr>
              <w:t>T12.</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Quality Assurance</w:t>
            </w:r>
            <w:r w:rsidRPr="00346674">
              <w:rPr>
                <w:noProof/>
                <w:webHidden/>
              </w:rPr>
              <w:tab/>
            </w:r>
            <w:r w:rsidRPr="00346674">
              <w:rPr>
                <w:noProof/>
                <w:webHidden/>
              </w:rPr>
              <w:fldChar w:fldCharType="begin"/>
            </w:r>
            <w:r w:rsidRPr="00346674">
              <w:rPr>
                <w:noProof/>
                <w:webHidden/>
              </w:rPr>
              <w:instrText xml:space="preserve"> PAGEREF _Toc239456452 \h </w:instrText>
            </w:r>
            <w:r w:rsidRPr="00346674">
              <w:rPr>
                <w:noProof/>
                <w:webHidden/>
              </w:rPr>
            </w:r>
            <w:r w:rsidRPr="00346674">
              <w:rPr>
                <w:noProof/>
                <w:webHidden/>
              </w:rPr>
              <w:fldChar w:fldCharType="separate"/>
            </w:r>
            <w:r w:rsidRPr="00346674">
              <w:rPr>
                <w:noProof/>
                <w:webHidden/>
              </w:rPr>
              <w:t>46</w:t>
            </w:r>
            <w:r w:rsidRPr="00346674">
              <w:rPr>
                <w:noProof/>
                <w:webHidden/>
              </w:rPr>
              <w:fldChar w:fldCharType="end"/>
            </w:r>
          </w:hyperlink>
        </w:p>
        <w:p w14:paraId="0D19F3D4" w14:textId="40EA0F87" w:rsidR="006415B0" w:rsidRPr="00346674" w:rsidRDefault="006415B0">
          <w:pPr>
            <w:pStyle w:val="TOC2"/>
            <w:rPr>
              <w:rFonts w:asciiTheme="minorHAnsi" w:eastAsiaTheme="minorEastAsia" w:hAnsiTheme="minorHAnsi" w:cstheme="minorBidi"/>
              <w:noProof/>
              <w:sz w:val="22"/>
              <w14:ligatures w14:val="standardContextual"/>
            </w:rPr>
          </w:pPr>
          <w:hyperlink w:anchor="_Toc239456453" w:history="1">
            <w:r w:rsidRPr="00346674">
              <w:rPr>
                <w:rStyle w:val="Hyperlink"/>
                <w:noProof/>
                <w:color w:val="auto"/>
              </w:rPr>
              <w:t>12.1.</w:t>
            </w:r>
            <w:r w:rsidRPr="00346674">
              <w:rPr>
                <w:rFonts w:asciiTheme="minorHAnsi" w:eastAsiaTheme="minorEastAsia" w:hAnsiTheme="minorHAnsi" w:cstheme="minorBidi"/>
                <w:noProof/>
                <w:sz w:val="22"/>
                <w14:ligatures w14:val="standardContextual"/>
              </w:rPr>
              <w:tab/>
            </w:r>
            <w:r w:rsidRPr="00346674">
              <w:rPr>
                <w:rStyle w:val="Hyperlink"/>
                <w:noProof/>
                <w:color w:val="auto"/>
              </w:rPr>
              <w:t>QA/QC Plan</w:t>
            </w:r>
            <w:r w:rsidRPr="00346674">
              <w:rPr>
                <w:noProof/>
                <w:webHidden/>
              </w:rPr>
              <w:tab/>
            </w:r>
            <w:r w:rsidRPr="00346674">
              <w:rPr>
                <w:noProof/>
                <w:webHidden/>
              </w:rPr>
              <w:fldChar w:fldCharType="begin"/>
            </w:r>
            <w:r w:rsidRPr="00346674">
              <w:rPr>
                <w:noProof/>
                <w:webHidden/>
              </w:rPr>
              <w:instrText xml:space="preserve"> PAGEREF _Toc239456453 \h </w:instrText>
            </w:r>
            <w:r w:rsidRPr="00346674">
              <w:rPr>
                <w:noProof/>
                <w:webHidden/>
              </w:rPr>
            </w:r>
            <w:r w:rsidRPr="00346674">
              <w:rPr>
                <w:noProof/>
                <w:webHidden/>
              </w:rPr>
              <w:fldChar w:fldCharType="separate"/>
            </w:r>
            <w:r w:rsidRPr="00346674">
              <w:rPr>
                <w:noProof/>
                <w:webHidden/>
              </w:rPr>
              <w:t>46</w:t>
            </w:r>
            <w:r w:rsidRPr="00346674">
              <w:rPr>
                <w:noProof/>
                <w:webHidden/>
              </w:rPr>
              <w:fldChar w:fldCharType="end"/>
            </w:r>
          </w:hyperlink>
        </w:p>
        <w:p w14:paraId="37ABB4ED" w14:textId="574E2064" w:rsidR="006415B0" w:rsidRPr="00346674" w:rsidRDefault="006415B0">
          <w:pPr>
            <w:pStyle w:val="TOC2"/>
            <w:rPr>
              <w:rFonts w:asciiTheme="minorHAnsi" w:eastAsiaTheme="minorEastAsia" w:hAnsiTheme="minorHAnsi" w:cstheme="minorBidi"/>
              <w:noProof/>
              <w:sz w:val="22"/>
              <w14:ligatures w14:val="standardContextual"/>
            </w:rPr>
          </w:pPr>
          <w:hyperlink w:anchor="_Toc239456454" w:history="1">
            <w:r w:rsidRPr="00346674">
              <w:rPr>
                <w:rStyle w:val="Hyperlink"/>
                <w:noProof/>
                <w:color w:val="auto"/>
              </w:rPr>
              <w:t>12.2.</w:t>
            </w:r>
            <w:r w:rsidRPr="00346674">
              <w:rPr>
                <w:rFonts w:asciiTheme="minorHAnsi" w:eastAsiaTheme="minorEastAsia" w:hAnsiTheme="minorHAnsi" w:cstheme="minorBidi"/>
                <w:noProof/>
                <w:sz w:val="22"/>
                <w14:ligatures w14:val="standardContextual"/>
              </w:rPr>
              <w:tab/>
            </w:r>
            <w:r w:rsidRPr="00346674">
              <w:rPr>
                <w:rStyle w:val="Hyperlink"/>
                <w:noProof/>
                <w:color w:val="auto"/>
              </w:rPr>
              <w:t>Quality Management Manual</w:t>
            </w:r>
            <w:r w:rsidRPr="00346674">
              <w:rPr>
                <w:noProof/>
                <w:webHidden/>
              </w:rPr>
              <w:tab/>
            </w:r>
            <w:r w:rsidRPr="00346674">
              <w:rPr>
                <w:noProof/>
                <w:webHidden/>
              </w:rPr>
              <w:fldChar w:fldCharType="begin"/>
            </w:r>
            <w:r w:rsidRPr="00346674">
              <w:rPr>
                <w:noProof/>
                <w:webHidden/>
              </w:rPr>
              <w:instrText xml:space="preserve"> PAGEREF _Toc239456454 \h </w:instrText>
            </w:r>
            <w:r w:rsidRPr="00346674">
              <w:rPr>
                <w:noProof/>
                <w:webHidden/>
              </w:rPr>
            </w:r>
            <w:r w:rsidRPr="00346674">
              <w:rPr>
                <w:noProof/>
                <w:webHidden/>
              </w:rPr>
              <w:fldChar w:fldCharType="separate"/>
            </w:r>
            <w:r w:rsidRPr="00346674">
              <w:rPr>
                <w:noProof/>
                <w:webHidden/>
              </w:rPr>
              <w:t>46</w:t>
            </w:r>
            <w:r w:rsidRPr="00346674">
              <w:rPr>
                <w:noProof/>
                <w:webHidden/>
              </w:rPr>
              <w:fldChar w:fldCharType="end"/>
            </w:r>
          </w:hyperlink>
        </w:p>
        <w:p w14:paraId="5148C8AE" w14:textId="305E1C1F" w:rsidR="006415B0" w:rsidRPr="00346674" w:rsidRDefault="006415B0">
          <w:pPr>
            <w:pStyle w:val="TOC2"/>
            <w:rPr>
              <w:rFonts w:asciiTheme="minorHAnsi" w:eastAsiaTheme="minorEastAsia" w:hAnsiTheme="minorHAnsi" w:cstheme="minorBidi"/>
              <w:noProof/>
              <w:sz w:val="22"/>
              <w14:ligatures w14:val="standardContextual"/>
            </w:rPr>
          </w:pPr>
          <w:hyperlink w:anchor="_Toc239456455" w:history="1">
            <w:r w:rsidRPr="00346674">
              <w:rPr>
                <w:rStyle w:val="Hyperlink"/>
                <w:noProof/>
                <w:color w:val="auto"/>
              </w:rPr>
              <w:t>12.3.</w:t>
            </w:r>
            <w:r w:rsidRPr="00346674">
              <w:rPr>
                <w:rFonts w:asciiTheme="minorHAnsi" w:eastAsiaTheme="minorEastAsia" w:hAnsiTheme="minorHAnsi" w:cstheme="minorBidi"/>
                <w:noProof/>
                <w:sz w:val="22"/>
                <w14:ligatures w14:val="standardContextual"/>
              </w:rPr>
              <w:tab/>
            </w:r>
            <w:r w:rsidRPr="00346674">
              <w:rPr>
                <w:rStyle w:val="Hyperlink"/>
                <w:noProof/>
                <w:color w:val="auto"/>
              </w:rPr>
              <w:t>ISO 9001 Certificate</w:t>
            </w:r>
            <w:r w:rsidRPr="00346674">
              <w:rPr>
                <w:noProof/>
                <w:webHidden/>
              </w:rPr>
              <w:tab/>
            </w:r>
            <w:r w:rsidRPr="00346674">
              <w:rPr>
                <w:noProof/>
                <w:webHidden/>
              </w:rPr>
              <w:fldChar w:fldCharType="begin"/>
            </w:r>
            <w:r w:rsidRPr="00346674">
              <w:rPr>
                <w:noProof/>
                <w:webHidden/>
              </w:rPr>
              <w:instrText xml:space="preserve"> PAGEREF _Toc239456455 \h </w:instrText>
            </w:r>
            <w:r w:rsidRPr="00346674">
              <w:rPr>
                <w:noProof/>
                <w:webHidden/>
              </w:rPr>
            </w:r>
            <w:r w:rsidRPr="00346674">
              <w:rPr>
                <w:noProof/>
                <w:webHidden/>
              </w:rPr>
              <w:fldChar w:fldCharType="separate"/>
            </w:r>
            <w:r w:rsidRPr="00346674">
              <w:rPr>
                <w:noProof/>
                <w:webHidden/>
              </w:rPr>
              <w:t>46</w:t>
            </w:r>
            <w:r w:rsidRPr="00346674">
              <w:rPr>
                <w:noProof/>
                <w:webHidden/>
              </w:rPr>
              <w:fldChar w:fldCharType="end"/>
            </w:r>
          </w:hyperlink>
        </w:p>
        <w:p w14:paraId="70479A38" w14:textId="60156A4A" w:rsidR="006415B0" w:rsidRPr="00346674" w:rsidRDefault="006415B0">
          <w:pPr>
            <w:pStyle w:val="TOC2"/>
            <w:rPr>
              <w:rFonts w:asciiTheme="minorHAnsi" w:eastAsiaTheme="minorEastAsia" w:hAnsiTheme="minorHAnsi" w:cstheme="minorBidi"/>
              <w:noProof/>
              <w:sz w:val="22"/>
              <w14:ligatures w14:val="standardContextual"/>
            </w:rPr>
          </w:pPr>
          <w:hyperlink w:anchor="_Toc239456456" w:history="1">
            <w:r w:rsidRPr="00346674">
              <w:rPr>
                <w:rStyle w:val="Hyperlink"/>
                <w:noProof/>
                <w:color w:val="auto"/>
              </w:rPr>
              <w:t>12.4.</w:t>
            </w:r>
            <w:r w:rsidRPr="00346674">
              <w:rPr>
                <w:rFonts w:asciiTheme="minorHAnsi" w:eastAsiaTheme="minorEastAsia" w:hAnsiTheme="minorHAnsi" w:cstheme="minorBidi"/>
                <w:noProof/>
                <w:sz w:val="22"/>
                <w14:ligatures w14:val="standardContextual"/>
              </w:rPr>
              <w:tab/>
            </w:r>
            <w:r w:rsidRPr="00346674">
              <w:rPr>
                <w:rStyle w:val="Hyperlink"/>
                <w:noProof/>
                <w:color w:val="auto"/>
              </w:rPr>
              <w:t>Quality Organization Chart</w:t>
            </w:r>
            <w:r w:rsidRPr="00346674">
              <w:rPr>
                <w:noProof/>
                <w:webHidden/>
              </w:rPr>
              <w:tab/>
            </w:r>
            <w:r w:rsidRPr="00346674">
              <w:rPr>
                <w:noProof/>
                <w:webHidden/>
              </w:rPr>
              <w:fldChar w:fldCharType="begin"/>
            </w:r>
            <w:r w:rsidRPr="00346674">
              <w:rPr>
                <w:noProof/>
                <w:webHidden/>
              </w:rPr>
              <w:instrText xml:space="preserve"> PAGEREF _Toc239456456 \h </w:instrText>
            </w:r>
            <w:r w:rsidRPr="00346674">
              <w:rPr>
                <w:noProof/>
                <w:webHidden/>
              </w:rPr>
            </w:r>
            <w:r w:rsidRPr="00346674">
              <w:rPr>
                <w:noProof/>
                <w:webHidden/>
              </w:rPr>
              <w:fldChar w:fldCharType="separate"/>
            </w:r>
            <w:r w:rsidRPr="00346674">
              <w:rPr>
                <w:noProof/>
                <w:webHidden/>
              </w:rPr>
              <w:t>46</w:t>
            </w:r>
            <w:r w:rsidRPr="00346674">
              <w:rPr>
                <w:noProof/>
                <w:webHidden/>
              </w:rPr>
              <w:fldChar w:fldCharType="end"/>
            </w:r>
          </w:hyperlink>
        </w:p>
        <w:p w14:paraId="05F43C7A" w14:textId="5AD7037A"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7" w:history="1">
            <w:r w:rsidRPr="00346674">
              <w:rPr>
                <w:rStyle w:val="Hyperlink"/>
                <w:noProof/>
                <w:color w:val="auto"/>
              </w:rPr>
              <w:t>T13.</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Summary of Bidders Manhours</w:t>
            </w:r>
            <w:r w:rsidRPr="00346674">
              <w:rPr>
                <w:noProof/>
                <w:webHidden/>
              </w:rPr>
              <w:tab/>
            </w:r>
            <w:r w:rsidRPr="00346674">
              <w:rPr>
                <w:noProof/>
                <w:webHidden/>
              </w:rPr>
              <w:fldChar w:fldCharType="begin"/>
            </w:r>
            <w:r w:rsidRPr="00346674">
              <w:rPr>
                <w:noProof/>
                <w:webHidden/>
              </w:rPr>
              <w:instrText xml:space="preserve"> PAGEREF _Toc239456457 \h </w:instrText>
            </w:r>
            <w:r w:rsidRPr="00346674">
              <w:rPr>
                <w:noProof/>
                <w:webHidden/>
              </w:rPr>
            </w:r>
            <w:r w:rsidRPr="00346674">
              <w:rPr>
                <w:noProof/>
                <w:webHidden/>
              </w:rPr>
              <w:fldChar w:fldCharType="separate"/>
            </w:r>
            <w:r w:rsidRPr="00346674">
              <w:rPr>
                <w:noProof/>
                <w:webHidden/>
              </w:rPr>
              <w:t>47</w:t>
            </w:r>
            <w:r w:rsidRPr="00346674">
              <w:rPr>
                <w:noProof/>
                <w:webHidden/>
              </w:rPr>
              <w:fldChar w:fldCharType="end"/>
            </w:r>
          </w:hyperlink>
        </w:p>
        <w:p w14:paraId="05C0B79E" w14:textId="6131AEAB"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8" w:history="1">
            <w:r w:rsidRPr="00346674">
              <w:rPr>
                <w:rStyle w:val="Hyperlink"/>
                <w:noProof/>
                <w:color w:val="auto"/>
              </w:rPr>
              <w:t>T14.</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Unpriced Estimated Construction Quantities</w:t>
            </w:r>
            <w:r w:rsidRPr="00346674">
              <w:rPr>
                <w:noProof/>
                <w:webHidden/>
              </w:rPr>
              <w:tab/>
            </w:r>
            <w:r w:rsidRPr="00346674">
              <w:rPr>
                <w:noProof/>
                <w:webHidden/>
              </w:rPr>
              <w:fldChar w:fldCharType="begin"/>
            </w:r>
            <w:r w:rsidRPr="00346674">
              <w:rPr>
                <w:noProof/>
                <w:webHidden/>
              </w:rPr>
              <w:instrText xml:space="preserve"> PAGEREF _Toc239456458 \h </w:instrText>
            </w:r>
            <w:r w:rsidRPr="00346674">
              <w:rPr>
                <w:noProof/>
                <w:webHidden/>
              </w:rPr>
            </w:r>
            <w:r w:rsidRPr="00346674">
              <w:rPr>
                <w:noProof/>
                <w:webHidden/>
              </w:rPr>
              <w:fldChar w:fldCharType="separate"/>
            </w:r>
            <w:r w:rsidRPr="00346674">
              <w:rPr>
                <w:noProof/>
                <w:webHidden/>
              </w:rPr>
              <w:t>48</w:t>
            </w:r>
            <w:r w:rsidRPr="00346674">
              <w:rPr>
                <w:noProof/>
                <w:webHidden/>
              </w:rPr>
              <w:fldChar w:fldCharType="end"/>
            </w:r>
          </w:hyperlink>
        </w:p>
        <w:p w14:paraId="4D50CAB7" w14:textId="00DADC8A"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59" w:history="1">
            <w:r w:rsidRPr="00346674">
              <w:rPr>
                <w:rStyle w:val="Hyperlink"/>
                <w:noProof/>
                <w:color w:val="auto"/>
              </w:rPr>
              <w:t>T15.</w:t>
            </w:r>
            <w:r w:rsidRPr="00346674">
              <w:rPr>
                <w:rFonts w:asciiTheme="minorHAnsi" w:eastAsiaTheme="minorEastAsia" w:hAnsiTheme="minorHAnsi" w:cstheme="minorBidi"/>
                <w:b w:val="0"/>
                <w:noProof/>
                <w:sz w:val="22"/>
                <w14:ligatures w14:val="standardContextual"/>
              </w:rPr>
              <w:tab/>
            </w:r>
            <w:r w:rsidRPr="00346674">
              <w:rPr>
                <w:rStyle w:val="Hyperlink"/>
                <w:noProof/>
                <w:color w:val="auto"/>
              </w:rPr>
              <w:t>Assumptions and Exclusions</w:t>
            </w:r>
            <w:r w:rsidRPr="00346674">
              <w:rPr>
                <w:noProof/>
                <w:webHidden/>
              </w:rPr>
              <w:tab/>
            </w:r>
            <w:r w:rsidRPr="00346674">
              <w:rPr>
                <w:noProof/>
                <w:webHidden/>
              </w:rPr>
              <w:fldChar w:fldCharType="begin"/>
            </w:r>
            <w:r w:rsidRPr="00346674">
              <w:rPr>
                <w:noProof/>
                <w:webHidden/>
              </w:rPr>
              <w:instrText xml:space="preserve"> PAGEREF _Toc239456459 \h </w:instrText>
            </w:r>
            <w:r w:rsidRPr="00346674">
              <w:rPr>
                <w:noProof/>
                <w:webHidden/>
              </w:rPr>
            </w:r>
            <w:r w:rsidRPr="00346674">
              <w:rPr>
                <w:noProof/>
                <w:webHidden/>
              </w:rPr>
              <w:fldChar w:fldCharType="separate"/>
            </w:r>
            <w:r w:rsidRPr="00346674">
              <w:rPr>
                <w:noProof/>
                <w:webHidden/>
              </w:rPr>
              <w:t>49</w:t>
            </w:r>
            <w:r w:rsidRPr="00346674">
              <w:rPr>
                <w:noProof/>
                <w:webHidden/>
              </w:rPr>
              <w:fldChar w:fldCharType="end"/>
            </w:r>
          </w:hyperlink>
        </w:p>
        <w:p w14:paraId="2F7DAFAA" w14:textId="22617158" w:rsidR="006415B0" w:rsidRPr="00346674" w:rsidRDefault="006415B0">
          <w:pPr>
            <w:pStyle w:val="TOC1"/>
            <w:ind w:left="200"/>
            <w:rPr>
              <w:rFonts w:asciiTheme="minorHAnsi" w:eastAsiaTheme="minorEastAsia" w:hAnsiTheme="minorHAnsi" w:cstheme="minorBidi"/>
              <w:b w:val="0"/>
              <w:noProof/>
              <w:sz w:val="22"/>
              <w14:ligatures w14:val="standardContextual"/>
            </w:rPr>
          </w:pPr>
          <w:hyperlink w:anchor="_Toc239456460" w:history="1">
            <w:r w:rsidRPr="00346674">
              <w:rPr>
                <w:rStyle w:val="Hyperlink"/>
                <w:noProof/>
                <w:color w:val="auto"/>
              </w:rPr>
              <w:t>Appendices</w:t>
            </w:r>
            <w:r w:rsidRPr="00346674">
              <w:rPr>
                <w:noProof/>
                <w:webHidden/>
              </w:rPr>
              <w:tab/>
            </w:r>
            <w:r w:rsidRPr="00346674">
              <w:rPr>
                <w:rFonts w:eastAsiaTheme="minorEastAsia"/>
                <w:noProof/>
                <w:webHidden/>
              </w:rPr>
              <w:tab/>
            </w:r>
            <w:r w:rsidRPr="00346674">
              <w:rPr>
                <w:noProof/>
                <w:webHidden/>
              </w:rPr>
              <w:fldChar w:fldCharType="begin"/>
            </w:r>
            <w:r w:rsidRPr="00346674">
              <w:rPr>
                <w:noProof/>
                <w:webHidden/>
              </w:rPr>
              <w:instrText xml:space="preserve"> PAGEREF _Toc239456460 \h </w:instrText>
            </w:r>
            <w:r w:rsidRPr="00346674">
              <w:rPr>
                <w:noProof/>
                <w:webHidden/>
              </w:rPr>
            </w:r>
            <w:r w:rsidRPr="00346674">
              <w:rPr>
                <w:noProof/>
                <w:webHidden/>
              </w:rPr>
              <w:fldChar w:fldCharType="separate"/>
            </w:r>
            <w:r w:rsidRPr="00346674">
              <w:rPr>
                <w:noProof/>
                <w:webHidden/>
              </w:rPr>
              <w:t>51</w:t>
            </w:r>
            <w:r w:rsidRPr="00346674">
              <w:rPr>
                <w:noProof/>
                <w:webHidden/>
              </w:rPr>
              <w:fldChar w:fldCharType="end"/>
            </w:r>
          </w:hyperlink>
        </w:p>
        <w:p w14:paraId="03C8D6CA" w14:textId="3E7179FB" w:rsidR="006415B0" w:rsidRPr="00346674" w:rsidRDefault="006415B0">
          <w:pPr>
            <w:pStyle w:val="TOC2"/>
            <w:rPr>
              <w:rFonts w:asciiTheme="minorHAnsi" w:eastAsiaTheme="minorEastAsia" w:hAnsiTheme="minorHAnsi" w:cstheme="minorBidi"/>
              <w:noProof/>
              <w:sz w:val="22"/>
              <w14:ligatures w14:val="standardContextual"/>
            </w:rPr>
          </w:pPr>
          <w:hyperlink w:anchor="_Toc239456461" w:history="1">
            <w:r w:rsidRPr="00346674">
              <w:rPr>
                <w:rStyle w:val="Hyperlink"/>
                <w:noProof/>
                <w:color w:val="auto"/>
              </w:rPr>
              <w:t>Appendix 1 – FEED Schedule (Preliminary)</w:t>
            </w:r>
          </w:hyperlink>
          <w:r w:rsidRPr="00346674">
            <w:rPr>
              <w:rFonts w:asciiTheme="minorHAnsi" w:eastAsiaTheme="minorEastAsia" w:hAnsiTheme="minorHAnsi" w:cstheme="minorBidi"/>
              <w:noProof/>
              <w:sz w:val="22"/>
              <w14:ligatures w14:val="standardContextual"/>
            </w:rPr>
            <w:t xml:space="preserve"> </w:t>
          </w:r>
        </w:p>
        <w:p w14:paraId="4AE4C88B" w14:textId="3E098E30" w:rsidR="006415B0" w:rsidRPr="00346674" w:rsidRDefault="006415B0">
          <w:pPr>
            <w:pStyle w:val="TOC2"/>
            <w:rPr>
              <w:rFonts w:asciiTheme="minorHAnsi" w:eastAsiaTheme="minorEastAsia" w:hAnsiTheme="minorHAnsi" w:cstheme="minorBidi"/>
              <w:noProof/>
              <w:sz w:val="22"/>
              <w14:ligatures w14:val="standardContextual"/>
            </w:rPr>
          </w:pPr>
          <w:hyperlink w:anchor="_Toc239456462" w:history="1">
            <w:r w:rsidRPr="00346674">
              <w:rPr>
                <w:rStyle w:val="Hyperlink"/>
                <w:noProof/>
                <w:color w:val="auto"/>
              </w:rPr>
              <w:t>Appendix 2 – QA/QC Plan</w:t>
            </w:r>
          </w:hyperlink>
        </w:p>
        <w:p w14:paraId="45EE4913" w14:textId="511F6F9C" w:rsidR="006415B0" w:rsidRPr="00346674" w:rsidRDefault="006415B0">
          <w:pPr>
            <w:pStyle w:val="TOC2"/>
            <w:rPr>
              <w:rFonts w:asciiTheme="minorHAnsi" w:eastAsiaTheme="minorEastAsia" w:hAnsiTheme="minorHAnsi" w:cstheme="minorBidi"/>
              <w:noProof/>
              <w:sz w:val="22"/>
              <w14:ligatures w14:val="standardContextual"/>
            </w:rPr>
          </w:pPr>
          <w:hyperlink w:anchor="_Toc239456463" w:history="1">
            <w:r w:rsidRPr="00346674">
              <w:rPr>
                <w:rStyle w:val="Hyperlink"/>
                <w:noProof/>
                <w:color w:val="auto"/>
              </w:rPr>
              <w:t>Appendix 3 – Quality Management Manual</w:t>
            </w:r>
          </w:hyperlink>
        </w:p>
        <w:p w14:paraId="617629CE" w14:textId="018E74B2" w:rsidR="006415B0" w:rsidRPr="00346674" w:rsidRDefault="006415B0">
          <w:pPr>
            <w:pStyle w:val="TOC2"/>
            <w:rPr>
              <w:rFonts w:asciiTheme="minorHAnsi" w:eastAsiaTheme="minorEastAsia" w:hAnsiTheme="minorHAnsi" w:cstheme="minorBidi"/>
              <w:noProof/>
              <w:sz w:val="22"/>
              <w14:ligatures w14:val="standardContextual"/>
            </w:rPr>
          </w:pPr>
          <w:hyperlink w:anchor="_Toc239456464" w:history="1">
            <w:r w:rsidRPr="00346674">
              <w:rPr>
                <w:rStyle w:val="Hyperlink"/>
                <w:noProof/>
                <w:color w:val="auto"/>
              </w:rPr>
              <w:t>Appendix 4 – Quality Procedure List</w:t>
            </w:r>
          </w:hyperlink>
        </w:p>
        <w:p w14:paraId="0D2E9DC1" w14:textId="771F29AB" w:rsidR="006415B0" w:rsidRPr="00346674" w:rsidRDefault="006415B0">
          <w:pPr>
            <w:pStyle w:val="TOC2"/>
            <w:rPr>
              <w:rFonts w:asciiTheme="minorHAnsi" w:eastAsiaTheme="minorEastAsia" w:hAnsiTheme="minorHAnsi" w:cstheme="minorBidi"/>
              <w:noProof/>
              <w:sz w:val="22"/>
              <w14:ligatures w14:val="standardContextual"/>
            </w:rPr>
          </w:pPr>
          <w:hyperlink w:anchor="_Toc239456465" w:history="1">
            <w:r w:rsidRPr="00346674">
              <w:rPr>
                <w:rStyle w:val="Hyperlink"/>
                <w:noProof/>
                <w:color w:val="auto"/>
              </w:rPr>
              <w:t>Appendix 5 – ISO 9001 Certificate</w:t>
            </w:r>
          </w:hyperlink>
        </w:p>
        <w:p w14:paraId="5066A764" w14:textId="2022EE5D" w:rsidR="006415B0" w:rsidRPr="00346674" w:rsidRDefault="006415B0">
          <w:pPr>
            <w:pStyle w:val="TOC2"/>
            <w:rPr>
              <w:rFonts w:asciiTheme="minorHAnsi" w:eastAsiaTheme="minorEastAsia" w:hAnsiTheme="minorHAnsi" w:cstheme="minorBidi"/>
              <w:noProof/>
              <w:sz w:val="22"/>
              <w14:ligatures w14:val="standardContextual"/>
            </w:rPr>
          </w:pPr>
          <w:hyperlink w:anchor="_Toc239456466" w:history="1">
            <w:r w:rsidRPr="00346674">
              <w:rPr>
                <w:rStyle w:val="Hyperlink"/>
                <w:noProof/>
                <w:color w:val="auto"/>
              </w:rPr>
              <w:t>Appendix 6 – CVs of Key Personnel</w:t>
            </w:r>
          </w:hyperlink>
        </w:p>
        <w:p w14:paraId="0D307C9A" w14:textId="237A267A" w:rsidR="006415B0" w:rsidRPr="00346674" w:rsidRDefault="006415B0">
          <w:pPr>
            <w:pStyle w:val="TOC2"/>
            <w:rPr>
              <w:rFonts w:asciiTheme="minorHAnsi" w:eastAsiaTheme="minorEastAsia" w:hAnsiTheme="minorHAnsi" w:cstheme="minorBidi"/>
              <w:noProof/>
              <w:sz w:val="22"/>
              <w14:ligatures w14:val="standardContextual"/>
            </w:rPr>
          </w:pPr>
          <w:hyperlink w:anchor="_Toc239456467" w:history="1">
            <w:r w:rsidRPr="00346674">
              <w:rPr>
                <w:rStyle w:val="Hyperlink"/>
                <w:noProof/>
                <w:color w:val="auto"/>
              </w:rPr>
              <w:t>Appendix 7 – Pre-Bid Clarifications for Technical and Commercial</w:t>
            </w:r>
          </w:hyperlink>
        </w:p>
        <w:p w14:paraId="7EE50D6C" w14:textId="1828C82F" w:rsidR="00DE3415" w:rsidRPr="00346674" w:rsidRDefault="004F7F93" w:rsidP="00010B21">
          <w:r w:rsidRPr="00346674">
            <w:rPr>
              <w:rFonts w:eastAsia="Arial"/>
              <w:b/>
            </w:rPr>
            <w:fldChar w:fldCharType="end"/>
          </w:r>
        </w:p>
      </w:sdtContent>
    </w:sdt>
    <w:p w14:paraId="09B9349C" w14:textId="77777777" w:rsidR="003127C9" w:rsidRPr="00346674" w:rsidRDefault="003127C9" w:rsidP="00010B21">
      <w:pPr>
        <w:rPr>
          <w:rFonts w:eastAsia="Malgun Gothic" w:cs="Arial"/>
          <w:szCs w:val="28"/>
        </w:rPr>
      </w:pPr>
      <w:r w:rsidRPr="00346674">
        <w:br w:type="page"/>
      </w:r>
    </w:p>
    <w:p w14:paraId="713D466E" w14:textId="3E70D571" w:rsidR="009B5161" w:rsidRPr="00346674" w:rsidRDefault="009B5161" w:rsidP="00302F54">
      <w:pPr>
        <w:pStyle w:val="X"/>
      </w:pPr>
      <w:bookmarkStart w:id="0" w:name="_Toc239456424"/>
      <w:r w:rsidRPr="00346674">
        <w:t>Bidder Information</w:t>
      </w:r>
      <w:bookmarkStart w:id="1" w:name="_Toc208765701"/>
      <w:bookmarkEnd w:id="0"/>
    </w:p>
    <w:tbl>
      <w:tblPr>
        <w:tblW w:w="5014" w:type="pct"/>
        <w:tblCellMar>
          <w:left w:w="0" w:type="dxa"/>
          <w:right w:w="0" w:type="dxa"/>
        </w:tblCellMar>
        <w:tblLook w:val="01E0" w:firstRow="1" w:lastRow="1" w:firstColumn="1" w:lastColumn="1" w:noHBand="0" w:noVBand="0"/>
      </w:tblPr>
      <w:tblGrid>
        <w:gridCol w:w="3120"/>
        <w:gridCol w:w="6288"/>
      </w:tblGrid>
      <w:tr w:rsidR="003127C9" w:rsidRPr="00346674" w14:paraId="79ABCCC5" w14:textId="77777777" w:rsidTr="00A809BD">
        <w:trPr>
          <w:trHeight w:val="470"/>
        </w:trPr>
        <w:tc>
          <w:tcPr>
            <w:tcW w:w="1658" w:type="pct"/>
          </w:tcPr>
          <w:p w14:paraId="3B55CCDF" w14:textId="769D602A"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Name of the Bidder:</w:t>
            </w:r>
          </w:p>
        </w:tc>
        <w:tc>
          <w:tcPr>
            <w:tcW w:w="3342" w:type="pct"/>
          </w:tcPr>
          <w:p w14:paraId="65A157A2" w14:textId="66E6ABF6" w:rsidR="003127C9" w:rsidRPr="00346674" w:rsidRDefault="002D3C2E" w:rsidP="00740CDC">
            <w:pPr>
              <w:ind w:left="286"/>
              <w:rPr>
                <w:szCs w:val="20"/>
                <w:lang w:bidi="en-US"/>
              </w:rPr>
            </w:pPr>
            <w:r w:rsidRPr="00346674">
              <w:rPr>
                <w:rFonts w:hint="eastAsia"/>
                <w:szCs w:val="20"/>
                <w:lang w:bidi="en-US"/>
              </w:rPr>
              <w:t>DL E&amp;C Co., Ltd.</w:t>
            </w:r>
          </w:p>
        </w:tc>
      </w:tr>
      <w:tr w:rsidR="003127C9" w:rsidRPr="00346674" w14:paraId="500A5C07" w14:textId="77777777" w:rsidTr="00A809BD">
        <w:trPr>
          <w:trHeight w:val="472"/>
        </w:trPr>
        <w:tc>
          <w:tcPr>
            <w:tcW w:w="1658" w:type="pct"/>
          </w:tcPr>
          <w:p w14:paraId="4EDBA97C"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Type of Entity:</w:t>
            </w:r>
          </w:p>
        </w:tc>
        <w:tc>
          <w:tcPr>
            <w:tcW w:w="3342" w:type="pct"/>
          </w:tcPr>
          <w:p w14:paraId="5C01E711" w14:textId="38693FC3" w:rsidR="003127C9" w:rsidRPr="00346674" w:rsidRDefault="002D3C2E" w:rsidP="00740CDC">
            <w:pPr>
              <w:ind w:left="286"/>
              <w:rPr>
                <w:szCs w:val="20"/>
                <w:lang w:bidi="en-US"/>
              </w:rPr>
            </w:pPr>
            <w:r w:rsidRPr="00346674">
              <w:rPr>
                <w:rFonts w:hint="eastAsia"/>
                <w:szCs w:val="20"/>
                <w:lang w:bidi="en-US"/>
              </w:rPr>
              <w:t>Joint Stock Company</w:t>
            </w:r>
          </w:p>
        </w:tc>
      </w:tr>
      <w:tr w:rsidR="003127C9" w:rsidRPr="00346674" w14:paraId="50C9FE7C" w14:textId="77777777" w:rsidTr="00A809BD">
        <w:trPr>
          <w:trHeight w:val="470"/>
        </w:trPr>
        <w:tc>
          <w:tcPr>
            <w:tcW w:w="1658" w:type="pct"/>
          </w:tcPr>
          <w:p w14:paraId="3879651D"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Address:</w:t>
            </w:r>
          </w:p>
        </w:tc>
        <w:tc>
          <w:tcPr>
            <w:tcW w:w="3342" w:type="pct"/>
          </w:tcPr>
          <w:p w14:paraId="2428EAF2" w14:textId="125CD349" w:rsidR="003127C9" w:rsidRPr="00346674" w:rsidRDefault="3F2923A5" w:rsidP="00740CDC">
            <w:pPr>
              <w:ind w:left="286"/>
              <w:rPr>
                <w:szCs w:val="20"/>
                <w:lang w:eastAsia="en-US" w:bidi="en-US"/>
              </w:rPr>
            </w:pPr>
            <w:r w:rsidRPr="00346674">
              <w:rPr>
                <w:szCs w:val="20"/>
                <w:lang w:eastAsia="en-US" w:bidi="en-US"/>
              </w:rPr>
              <w:t>One Grove A-Dong, 165 Gonghang-daero, Gangseo-Gu</w:t>
            </w:r>
            <w:r w:rsidR="000A71EF" w:rsidRPr="00346674">
              <w:rPr>
                <w:rFonts w:hint="eastAsia"/>
                <w:szCs w:val="20"/>
                <w:lang w:bidi="en-US"/>
              </w:rPr>
              <w:t>,</w:t>
            </w:r>
            <w:r w:rsidRPr="00346674">
              <w:rPr>
                <w:szCs w:val="20"/>
                <w:lang w:eastAsia="en-US" w:bidi="en-US"/>
              </w:rPr>
              <w:t xml:space="preserve"> Seoul </w:t>
            </w:r>
            <w:r w:rsidR="001B2404" w:rsidRPr="00346674">
              <w:rPr>
                <w:rFonts w:hint="eastAsia"/>
                <w:szCs w:val="20"/>
                <w:lang w:bidi="en-US"/>
              </w:rPr>
              <w:t xml:space="preserve">Republic of Korea </w:t>
            </w:r>
            <w:r w:rsidRPr="00346674">
              <w:rPr>
                <w:szCs w:val="20"/>
                <w:lang w:eastAsia="en-US" w:bidi="en-US"/>
              </w:rPr>
              <w:t>(07800)</w:t>
            </w:r>
          </w:p>
        </w:tc>
      </w:tr>
      <w:tr w:rsidR="003127C9" w:rsidRPr="00346674" w14:paraId="52A6886A" w14:textId="77777777" w:rsidTr="00A809BD">
        <w:trPr>
          <w:trHeight w:val="470"/>
        </w:trPr>
        <w:tc>
          <w:tcPr>
            <w:tcW w:w="1658" w:type="pct"/>
          </w:tcPr>
          <w:p w14:paraId="7034BA34"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Telephone No.:</w:t>
            </w:r>
          </w:p>
        </w:tc>
        <w:tc>
          <w:tcPr>
            <w:tcW w:w="3342" w:type="pct"/>
          </w:tcPr>
          <w:p w14:paraId="31D850F5" w14:textId="2215CCDA" w:rsidR="003127C9" w:rsidRPr="00346674" w:rsidRDefault="07F35E61" w:rsidP="00740CDC">
            <w:pPr>
              <w:ind w:left="286"/>
              <w:rPr>
                <w:szCs w:val="20"/>
                <w:lang w:eastAsia="en-US" w:bidi="en-US"/>
              </w:rPr>
            </w:pPr>
            <w:r w:rsidRPr="00346674">
              <w:rPr>
                <w:szCs w:val="20"/>
                <w:lang w:eastAsia="en-US" w:bidi="en-US"/>
              </w:rPr>
              <w:t xml:space="preserve">(Tel) </w:t>
            </w:r>
            <w:r w:rsidR="2C04F13C" w:rsidRPr="00346674">
              <w:rPr>
                <w:szCs w:val="20"/>
                <w:lang w:eastAsia="en-US" w:bidi="en-US"/>
              </w:rPr>
              <w:t>82-2-369-5611</w:t>
            </w:r>
            <w:r w:rsidR="7BFF4039" w:rsidRPr="00346674">
              <w:rPr>
                <w:szCs w:val="20"/>
                <w:lang w:eastAsia="en-US" w:bidi="en-US"/>
              </w:rPr>
              <w:t xml:space="preserve"> (Fax) 82-2-2011-</w:t>
            </w:r>
            <w:r w:rsidR="7F182431" w:rsidRPr="00346674">
              <w:rPr>
                <w:szCs w:val="20"/>
                <w:lang w:eastAsia="en-US" w:bidi="en-US"/>
              </w:rPr>
              <w:t>8039</w:t>
            </w:r>
            <w:r w:rsidR="148A05A4" w:rsidRPr="00346674">
              <w:rPr>
                <w:szCs w:val="20"/>
                <w:lang w:eastAsia="en-US" w:bidi="en-US"/>
              </w:rPr>
              <w:t xml:space="preserve"> </w:t>
            </w:r>
          </w:p>
        </w:tc>
      </w:tr>
      <w:tr w:rsidR="003127C9" w:rsidRPr="00346674" w14:paraId="1FF0FDB8" w14:textId="77777777" w:rsidTr="00A809BD">
        <w:trPr>
          <w:trHeight w:val="470"/>
        </w:trPr>
        <w:tc>
          <w:tcPr>
            <w:tcW w:w="1658" w:type="pct"/>
          </w:tcPr>
          <w:p w14:paraId="59CC3A4D"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E</w:t>
            </w:r>
            <w:r w:rsidRPr="00346674">
              <w:rPr>
                <w:rFonts w:ascii="Cambria Math" w:hAnsi="Cambria Math" w:cs="Cambria Math"/>
                <w:szCs w:val="20"/>
                <w:lang w:eastAsia="en-US" w:bidi="en-US"/>
              </w:rPr>
              <w:t>‐</w:t>
            </w:r>
            <w:r w:rsidRPr="00346674">
              <w:rPr>
                <w:szCs w:val="20"/>
                <w:lang w:eastAsia="en-US" w:bidi="en-US"/>
              </w:rPr>
              <w:t>mail:</w:t>
            </w:r>
          </w:p>
        </w:tc>
        <w:tc>
          <w:tcPr>
            <w:tcW w:w="3342" w:type="pct"/>
          </w:tcPr>
          <w:p w14:paraId="0AE5761D" w14:textId="031FCEB4" w:rsidR="003127C9" w:rsidRPr="00346674" w:rsidRDefault="522E6067" w:rsidP="00740CDC">
            <w:pPr>
              <w:ind w:left="286"/>
              <w:rPr>
                <w:kern w:val="0"/>
                <w:szCs w:val="20"/>
                <w:lang w:eastAsia="en-US" w:bidi="en-US"/>
              </w:rPr>
            </w:pPr>
            <w:r w:rsidRPr="00346674">
              <w:rPr>
                <w:szCs w:val="20"/>
                <w:lang w:eastAsia="en-US" w:bidi="en-US"/>
              </w:rPr>
              <w:t>yongkim@dlenc.co.kr</w:t>
            </w:r>
          </w:p>
        </w:tc>
      </w:tr>
      <w:tr w:rsidR="003127C9" w:rsidRPr="00346674" w14:paraId="0D578A2E" w14:textId="77777777" w:rsidTr="00A809BD">
        <w:trPr>
          <w:trHeight w:val="470"/>
        </w:trPr>
        <w:tc>
          <w:tcPr>
            <w:tcW w:w="1658" w:type="pct"/>
          </w:tcPr>
          <w:p w14:paraId="7B4244BF"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Established When and Where:</w:t>
            </w:r>
          </w:p>
        </w:tc>
        <w:tc>
          <w:tcPr>
            <w:tcW w:w="3342" w:type="pct"/>
          </w:tcPr>
          <w:p w14:paraId="38544979" w14:textId="77777777" w:rsidR="003127C9" w:rsidRPr="00346674" w:rsidRDefault="135759A7" w:rsidP="00740CDC">
            <w:pPr>
              <w:ind w:left="286"/>
              <w:rPr>
                <w:szCs w:val="20"/>
                <w:lang w:eastAsia="en-US" w:bidi="en-US"/>
              </w:rPr>
            </w:pPr>
            <w:r w:rsidRPr="00346674">
              <w:rPr>
                <w:szCs w:val="20"/>
                <w:lang w:eastAsia="en-US" w:bidi="en-US"/>
              </w:rPr>
              <w:t>October 10, 1939</w:t>
            </w:r>
          </w:p>
          <w:p w14:paraId="7B47D231" w14:textId="77777777" w:rsidR="003127C9" w:rsidRPr="00346674" w:rsidRDefault="135759A7" w:rsidP="00740CDC">
            <w:pPr>
              <w:ind w:left="286"/>
              <w:rPr>
                <w:szCs w:val="20"/>
                <w:lang w:eastAsia="en-US" w:bidi="en-US"/>
              </w:rPr>
            </w:pPr>
            <w:r w:rsidRPr="00346674">
              <w:rPr>
                <w:szCs w:val="20"/>
                <w:lang w:eastAsia="en-US" w:bidi="en-US"/>
              </w:rPr>
              <w:t>Seoul, Republic of Korea</w:t>
            </w:r>
          </w:p>
        </w:tc>
      </w:tr>
      <w:tr w:rsidR="003127C9" w:rsidRPr="00346674" w14:paraId="07BD6734" w14:textId="77777777" w:rsidTr="00A809BD">
        <w:trPr>
          <w:trHeight w:val="470"/>
        </w:trPr>
        <w:tc>
          <w:tcPr>
            <w:tcW w:w="1658" w:type="pct"/>
          </w:tcPr>
          <w:p w14:paraId="725CBB3C"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The Bidders Bank(s):</w:t>
            </w:r>
          </w:p>
        </w:tc>
        <w:tc>
          <w:tcPr>
            <w:tcW w:w="3342" w:type="pct"/>
          </w:tcPr>
          <w:p w14:paraId="11E04EDD" w14:textId="6DA0C5AE" w:rsidR="2F10D328" w:rsidRPr="00346674" w:rsidRDefault="2F10D328" w:rsidP="00740CDC">
            <w:pPr>
              <w:ind w:left="286"/>
              <w:rPr>
                <w:szCs w:val="20"/>
              </w:rPr>
            </w:pPr>
            <w:r w:rsidRPr="00346674">
              <w:rPr>
                <w:szCs w:val="20"/>
              </w:rPr>
              <w:t>Woori Bank (Magok One-Grove C-Dong</w:t>
            </w:r>
            <w:r w:rsidR="3E4943DF" w:rsidRPr="00346674">
              <w:rPr>
                <w:szCs w:val="20"/>
              </w:rPr>
              <w:t xml:space="preserve"> Building</w:t>
            </w:r>
            <w:r w:rsidRPr="00346674">
              <w:rPr>
                <w:szCs w:val="20"/>
              </w:rPr>
              <w:t>)</w:t>
            </w:r>
          </w:p>
          <w:p w14:paraId="742AA2A5" w14:textId="2F387B80" w:rsidR="4EC6C672" w:rsidRPr="00346674" w:rsidRDefault="4EC6C672" w:rsidP="00740CDC">
            <w:pPr>
              <w:ind w:left="286"/>
              <w:rPr>
                <w:szCs w:val="20"/>
              </w:rPr>
            </w:pPr>
            <w:r w:rsidRPr="00346674">
              <w:rPr>
                <w:szCs w:val="20"/>
              </w:rPr>
              <w:t>A/C No.: 323-001094-41-294</w:t>
            </w:r>
          </w:p>
          <w:p w14:paraId="05283135" w14:textId="1C0723AF" w:rsidR="2F10D328" w:rsidRPr="00346674" w:rsidRDefault="4EC6C672" w:rsidP="00740CDC">
            <w:pPr>
              <w:ind w:left="286"/>
              <w:rPr>
                <w:szCs w:val="20"/>
              </w:rPr>
            </w:pPr>
            <w:r w:rsidRPr="00346674">
              <w:rPr>
                <w:szCs w:val="20"/>
              </w:rPr>
              <w:t>Swift Code: HVBKKRSEXXX</w:t>
            </w:r>
          </w:p>
        </w:tc>
      </w:tr>
      <w:tr w:rsidR="003127C9" w:rsidRPr="00346674" w14:paraId="6ED37294" w14:textId="77777777" w:rsidTr="00A809BD">
        <w:trPr>
          <w:trHeight w:val="470"/>
        </w:trPr>
        <w:tc>
          <w:tcPr>
            <w:tcW w:w="1658" w:type="pct"/>
          </w:tcPr>
          <w:p w14:paraId="24B62F42" w14:textId="77777777" w:rsidR="00E24F23"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Registered Capital</w:t>
            </w:r>
          </w:p>
          <w:p w14:paraId="082CFBE1" w14:textId="6D69864A" w:rsidR="003127C9" w:rsidRPr="00346674" w:rsidRDefault="3CCE6377" w:rsidP="6830926A">
            <w:pPr>
              <w:ind w:left="0"/>
              <w:rPr>
                <w:lang w:eastAsia="en-US" w:bidi="en-US"/>
              </w:rPr>
            </w:pPr>
            <w:r w:rsidRPr="00346674">
              <w:rPr>
                <w:sz w:val="18"/>
                <w:szCs w:val="18"/>
                <w:lang w:eastAsia="en-US" w:bidi="en-US"/>
              </w:rPr>
              <w:t xml:space="preserve">           </w:t>
            </w:r>
            <w:r w:rsidR="003127C9" w:rsidRPr="00346674">
              <w:rPr>
                <w:sz w:val="18"/>
                <w:szCs w:val="18"/>
                <w:lang w:eastAsia="en-US" w:bidi="en-US"/>
              </w:rPr>
              <w:t>(Quote in SR Equivalent):</w:t>
            </w:r>
          </w:p>
        </w:tc>
        <w:tc>
          <w:tcPr>
            <w:tcW w:w="3342" w:type="pct"/>
          </w:tcPr>
          <w:p w14:paraId="047A9C86" w14:textId="77777777" w:rsidR="003127C9" w:rsidRPr="00346674" w:rsidRDefault="448DC0DC" w:rsidP="00740CDC">
            <w:pPr>
              <w:ind w:left="286"/>
              <w:rPr>
                <w:szCs w:val="20"/>
                <w:lang w:eastAsia="en-US" w:bidi="en-US"/>
              </w:rPr>
            </w:pPr>
            <w:r w:rsidRPr="00346674">
              <w:rPr>
                <w:szCs w:val="20"/>
                <w:lang w:eastAsia="en-US" w:bidi="en-US"/>
              </w:rPr>
              <w:t>229.30 billion won (552.6 million SAR)</w:t>
            </w:r>
          </w:p>
        </w:tc>
      </w:tr>
      <w:tr w:rsidR="003127C9" w:rsidRPr="00346674" w14:paraId="6E84B133" w14:textId="77777777" w:rsidTr="00A809BD">
        <w:trPr>
          <w:trHeight w:val="470"/>
        </w:trPr>
        <w:tc>
          <w:tcPr>
            <w:tcW w:w="1658" w:type="pct"/>
          </w:tcPr>
          <w:p w14:paraId="40DF96EB"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Principal Officers of the Bidder (Name &amp; Titles):</w:t>
            </w:r>
          </w:p>
        </w:tc>
        <w:tc>
          <w:tcPr>
            <w:tcW w:w="3342" w:type="pct"/>
          </w:tcPr>
          <w:p w14:paraId="79FED26B" w14:textId="77777777" w:rsidR="003127C9" w:rsidRPr="00346674" w:rsidRDefault="76455131" w:rsidP="00740CDC">
            <w:pPr>
              <w:ind w:left="286"/>
              <w:rPr>
                <w:szCs w:val="20"/>
                <w:lang w:eastAsia="en-US" w:bidi="en-US"/>
              </w:rPr>
            </w:pPr>
            <w:r w:rsidRPr="00346674">
              <w:rPr>
                <w:szCs w:val="20"/>
                <w:lang w:eastAsia="en-US" w:bidi="en-US"/>
              </w:rPr>
              <w:t>Mr. Seong Yeol Kim / Project Director</w:t>
            </w:r>
          </w:p>
          <w:p w14:paraId="677D16F7" w14:textId="3769908E" w:rsidR="003127C9" w:rsidRPr="00346674" w:rsidRDefault="1E33F730" w:rsidP="77E24697">
            <w:pPr>
              <w:ind w:left="286"/>
              <w:rPr>
                <w:lang w:eastAsia="en-US" w:bidi="en-US"/>
              </w:rPr>
            </w:pPr>
            <w:r w:rsidRPr="00346674">
              <w:rPr>
                <w:szCs w:val="20"/>
                <w:lang w:eastAsia="en-US" w:bidi="en-US"/>
              </w:rPr>
              <w:t>Mr. Yong Kim / Project Manager</w:t>
            </w:r>
          </w:p>
          <w:p w14:paraId="6AC6FA7E" w14:textId="78D70793" w:rsidR="003127C9" w:rsidRPr="00346674" w:rsidRDefault="003127C9" w:rsidP="77E24697">
            <w:pPr>
              <w:ind w:left="286"/>
              <w:rPr>
                <w:kern w:val="0"/>
                <w:szCs w:val="20"/>
                <w:lang w:eastAsia="en-US" w:bidi="en-US"/>
              </w:rPr>
            </w:pPr>
          </w:p>
        </w:tc>
      </w:tr>
    </w:tbl>
    <w:p w14:paraId="34FB9214" w14:textId="77777777" w:rsidR="00A809BD" w:rsidRPr="00346674" w:rsidRDefault="00A809BD">
      <w:r w:rsidRPr="00346674">
        <w:br w:type="page"/>
      </w:r>
    </w:p>
    <w:tbl>
      <w:tblPr>
        <w:tblW w:w="5014" w:type="pct"/>
        <w:tblCellMar>
          <w:left w:w="0" w:type="dxa"/>
          <w:right w:w="0" w:type="dxa"/>
        </w:tblCellMar>
        <w:tblLook w:val="01E0" w:firstRow="1" w:lastRow="1" w:firstColumn="1" w:lastColumn="1" w:noHBand="0" w:noVBand="0"/>
      </w:tblPr>
      <w:tblGrid>
        <w:gridCol w:w="2611"/>
        <w:gridCol w:w="6797"/>
      </w:tblGrid>
      <w:tr w:rsidR="003127C9" w:rsidRPr="00346674" w14:paraId="785AE8BD" w14:textId="77777777" w:rsidTr="002C2719">
        <w:trPr>
          <w:trHeight w:val="470"/>
        </w:trPr>
        <w:tc>
          <w:tcPr>
            <w:tcW w:w="1405" w:type="pct"/>
          </w:tcPr>
          <w:p w14:paraId="738EF46D" w14:textId="3782EE45" w:rsidR="003127C9" w:rsidRPr="00346674" w:rsidRDefault="003127C9" w:rsidP="003C33A7">
            <w:pPr>
              <w:pStyle w:val="ListParagraph"/>
              <w:numPr>
                <w:ilvl w:val="0"/>
                <w:numId w:val="5"/>
              </w:numPr>
              <w:ind w:leftChars="284" w:left="992" w:hangingChars="212" w:hanging="424"/>
              <w:jc w:val="left"/>
              <w:rPr>
                <w:szCs w:val="20"/>
                <w:lang w:eastAsia="en-US" w:bidi="en-US"/>
              </w:rPr>
            </w:pPr>
            <w:r w:rsidRPr="00346674">
              <w:rPr>
                <w:szCs w:val="20"/>
                <w:lang w:eastAsia="en-US" w:bidi="en-US"/>
              </w:rPr>
              <w:t>Licenses to Perform Work (issuing authority, date &amp; validity):</w:t>
            </w:r>
          </w:p>
        </w:tc>
        <w:tc>
          <w:tcPr>
            <w:tcW w:w="3595" w:type="pct"/>
          </w:tcPr>
          <w:p w14:paraId="673881A9" w14:textId="761AF54D" w:rsidR="003127C9" w:rsidRPr="00346674" w:rsidRDefault="1135627C" w:rsidP="3401A026">
            <w:pPr>
              <w:ind w:left="286"/>
              <w:rPr>
                <w:lang w:eastAsia="en-US" w:bidi="en-US"/>
              </w:rPr>
            </w:pPr>
            <w:r w:rsidRPr="00346674">
              <w:rPr>
                <w:lang w:eastAsia="en-US" w:bidi="en-US"/>
              </w:rPr>
              <w:t>Certification of International Contractor (International Contractors</w:t>
            </w:r>
            <w:r w:rsidR="3C12D3A0" w:rsidRPr="00346674">
              <w:rPr>
                <w:lang w:eastAsia="en-US" w:bidi="en-US"/>
              </w:rPr>
              <w:t xml:space="preserve"> </w:t>
            </w:r>
          </w:p>
          <w:p w14:paraId="68FF5F19" w14:textId="0729DC5B" w:rsidR="003127C9" w:rsidRPr="00346674" w:rsidRDefault="3C12D3A0" w:rsidP="3401A026">
            <w:pPr>
              <w:ind w:left="286"/>
              <w:rPr>
                <w:lang w:eastAsia="en-US" w:bidi="en-US"/>
              </w:rPr>
            </w:pPr>
            <w:r w:rsidRPr="00346674">
              <w:rPr>
                <w:lang w:eastAsia="en-US" w:bidi="en-US"/>
              </w:rPr>
              <w:t>Association of Korea, Issued on Fe</w:t>
            </w:r>
            <w:r w:rsidR="19D4A2C5" w:rsidRPr="00346674">
              <w:rPr>
                <w:lang w:eastAsia="en-US" w:bidi="en-US"/>
              </w:rPr>
              <w:t>bruary 2, 2014, Validity indefinite)</w:t>
            </w:r>
          </w:p>
          <w:p w14:paraId="15679085" w14:textId="1CEA9F49" w:rsidR="003127C9" w:rsidRPr="00346674" w:rsidRDefault="003127C9" w:rsidP="3401A026">
            <w:pPr>
              <w:ind w:left="286"/>
              <w:rPr>
                <w:lang w:eastAsia="en-US" w:bidi="en-US"/>
              </w:rPr>
            </w:pPr>
          </w:p>
          <w:p w14:paraId="5972A2A4" w14:textId="71C20AB0" w:rsidR="003127C9" w:rsidRPr="00346674" w:rsidRDefault="7D847F98" w:rsidP="3401A026">
            <w:pPr>
              <w:ind w:left="286"/>
            </w:pPr>
            <w:r w:rsidRPr="00346674">
              <w:rPr>
                <w:noProof/>
              </w:rPr>
              <w:drawing>
                <wp:inline distT="0" distB="0" distL="0" distR="0" wp14:anchorId="3A20DD10" wp14:editId="2A63A626">
                  <wp:extent cx="4130566" cy="5476482"/>
                  <wp:effectExtent l="0" t="0" r="3810" b="0"/>
                  <wp:docPr id="1274781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1345" name="Picture 1274781345"/>
                          <pic:cNvPicPr/>
                        </pic:nvPicPr>
                        <pic:blipFill>
                          <a:blip r:embed="rId11">
                            <a:extLst>
                              <a:ext uri="{28A0092B-C50C-407E-A947-70E740481C1C}">
                                <a14:useLocalDpi xmlns:a14="http://schemas.microsoft.com/office/drawing/2010/main"/>
                              </a:ext>
                            </a:extLst>
                          </a:blip>
                          <a:stretch>
                            <a:fillRect/>
                          </a:stretch>
                        </pic:blipFill>
                        <pic:spPr>
                          <a:xfrm>
                            <a:off x="0" y="0"/>
                            <a:ext cx="4141150" cy="5490515"/>
                          </a:xfrm>
                          <a:prstGeom prst="rect">
                            <a:avLst/>
                          </a:prstGeom>
                        </pic:spPr>
                      </pic:pic>
                    </a:graphicData>
                  </a:graphic>
                </wp:inline>
              </w:drawing>
            </w:r>
          </w:p>
          <w:p w14:paraId="4713AD4B" w14:textId="5C70B18C" w:rsidR="003127C9" w:rsidRPr="00346674" w:rsidRDefault="003127C9" w:rsidP="3401A026">
            <w:pPr>
              <w:ind w:left="286"/>
            </w:pPr>
          </w:p>
          <w:p w14:paraId="65883104" w14:textId="00E95665" w:rsidR="003127C9" w:rsidRPr="00346674" w:rsidRDefault="7D847F98" w:rsidP="3401A026">
            <w:pPr>
              <w:ind w:left="286"/>
            </w:pPr>
            <w:r w:rsidRPr="00346674">
              <w:rPr>
                <w:noProof/>
              </w:rPr>
              <w:drawing>
                <wp:inline distT="0" distB="0" distL="0" distR="0" wp14:anchorId="6BFC4951" wp14:editId="63BEF91C">
                  <wp:extent cx="4099034" cy="5359402"/>
                  <wp:effectExtent l="0" t="0" r="0" b="0"/>
                  <wp:docPr id="20040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6088" name="Picture 200406088"/>
                          <pic:cNvPicPr/>
                        </pic:nvPicPr>
                        <pic:blipFill>
                          <a:blip r:embed="rId12">
                            <a:extLst>
                              <a:ext uri="{28A0092B-C50C-407E-A947-70E740481C1C}">
                                <a14:useLocalDpi xmlns:a14="http://schemas.microsoft.com/office/drawing/2010/main"/>
                              </a:ext>
                            </a:extLst>
                          </a:blip>
                          <a:stretch>
                            <a:fillRect/>
                          </a:stretch>
                        </pic:blipFill>
                        <pic:spPr>
                          <a:xfrm>
                            <a:off x="0" y="0"/>
                            <a:ext cx="4104140" cy="5366078"/>
                          </a:xfrm>
                          <a:prstGeom prst="rect">
                            <a:avLst/>
                          </a:prstGeom>
                        </pic:spPr>
                      </pic:pic>
                    </a:graphicData>
                  </a:graphic>
                </wp:inline>
              </w:drawing>
            </w:r>
          </w:p>
          <w:p w14:paraId="2CC65A0C" w14:textId="1D76E878" w:rsidR="003127C9" w:rsidRPr="00346674" w:rsidRDefault="003127C9" w:rsidP="3401A026">
            <w:pPr>
              <w:ind w:left="286"/>
              <w:rPr>
                <w:lang w:eastAsia="en-US" w:bidi="en-US"/>
              </w:rPr>
            </w:pPr>
          </w:p>
          <w:p w14:paraId="080806B5" w14:textId="44B70CE3" w:rsidR="003127C9" w:rsidRPr="00346674" w:rsidRDefault="003127C9" w:rsidP="3401A026">
            <w:pPr>
              <w:ind w:left="286"/>
              <w:rPr>
                <w:lang w:eastAsia="en-US" w:bidi="en-US"/>
              </w:rPr>
            </w:pPr>
          </w:p>
          <w:p w14:paraId="231A64F3" w14:textId="2BF7BCEF" w:rsidR="003127C9" w:rsidRPr="00346674" w:rsidRDefault="003127C9" w:rsidP="3401A026">
            <w:pPr>
              <w:ind w:left="286"/>
              <w:rPr>
                <w:lang w:eastAsia="en-US" w:bidi="en-US"/>
              </w:rPr>
            </w:pPr>
          </w:p>
          <w:p w14:paraId="231F5235" w14:textId="34B78F0F" w:rsidR="003127C9" w:rsidRPr="00346674" w:rsidRDefault="19D4A2C5" w:rsidP="3401A026">
            <w:pPr>
              <w:ind w:left="286"/>
              <w:rPr>
                <w:lang w:eastAsia="en-US" w:bidi="en-US"/>
              </w:rPr>
            </w:pPr>
            <w:r w:rsidRPr="00346674">
              <w:rPr>
                <w:lang w:eastAsia="en-US" w:bidi="en-US"/>
              </w:rPr>
              <w:t xml:space="preserve"> </w:t>
            </w:r>
          </w:p>
          <w:p w14:paraId="2AF79D51" w14:textId="38AB6D1D" w:rsidR="003127C9" w:rsidRPr="00346674" w:rsidRDefault="003127C9" w:rsidP="728B6A6D">
            <w:pPr>
              <w:ind w:left="286"/>
              <w:rPr>
                <w:lang w:eastAsia="en-US" w:bidi="en-US"/>
              </w:rPr>
            </w:pPr>
          </w:p>
        </w:tc>
      </w:tr>
      <w:tr w:rsidR="003127C9" w:rsidRPr="00346674" w14:paraId="3B0FB8D2" w14:textId="77777777" w:rsidTr="00404427">
        <w:trPr>
          <w:trHeight w:val="470"/>
        </w:trPr>
        <w:tc>
          <w:tcPr>
            <w:tcW w:w="1405" w:type="pct"/>
          </w:tcPr>
          <w:p w14:paraId="529FA354" w14:textId="77777777" w:rsidR="003127C9" w:rsidRPr="00346674" w:rsidRDefault="003127C9">
            <w:pPr>
              <w:pStyle w:val="ListParagraph"/>
              <w:numPr>
                <w:ilvl w:val="0"/>
                <w:numId w:val="5"/>
              </w:numPr>
              <w:ind w:leftChars="284" w:left="992" w:hangingChars="212" w:hanging="424"/>
              <w:rPr>
                <w:szCs w:val="20"/>
                <w:lang w:eastAsia="en-US" w:bidi="en-US"/>
              </w:rPr>
            </w:pPr>
            <w:r w:rsidRPr="00346674">
              <w:rPr>
                <w:szCs w:val="20"/>
                <w:lang w:eastAsia="en-US" w:bidi="en-US"/>
              </w:rPr>
              <w:t>Copy of Bidder’s Commercial Registration:</w:t>
            </w:r>
          </w:p>
        </w:tc>
        <w:tc>
          <w:tcPr>
            <w:tcW w:w="3595" w:type="pct"/>
          </w:tcPr>
          <w:p w14:paraId="564BFF01" w14:textId="2B412CA2" w:rsidR="003127C9" w:rsidRPr="00346674" w:rsidRDefault="7BB97302" w:rsidP="3401A026">
            <w:pPr>
              <w:ind w:left="286"/>
              <w:rPr>
                <w:lang w:eastAsia="en-US" w:bidi="en-US"/>
              </w:rPr>
            </w:pPr>
            <w:r w:rsidRPr="00346674">
              <w:rPr>
                <w:noProof/>
              </w:rPr>
              <w:drawing>
                <wp:inline distT="0" distB="0" distL="0" distR="0" wp14:anchorId="1977B917" wp14:editId="2CA2E0E0">
                  <wp:extent cx="4004143" cy="4987636"/>
                  <wp:effectExtent l="0" t="0" r="0" b="3810"/>
                  <wp:docPr id="1174581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81477" name="Picture 1174581477"/>
                          <pic:cNvPicPr/>
                        </pic:nvPicPr>
                        <pic:blipFill>
                          <a:blip r:embed="rId13">
                            <a:extLst>
                              <a:ext uri="{28A0092B-C50C-407E-A947-70E740481C1C}">
                                <a14:useLocalDpi xmlns:a14="http://schemas.microsoft.com/office/drawing/2010/main"/>
                              </a:ext>
                            </a:extLst>
                          </a:blip>
                          <a:stretch>
                            <a:fillRect/>
                          </a:stretch>
                        </pic:blipFill>
                        <pic:spPr>
                          <a:xfrm>
                            <a:off x="0" y="0"/>
                            <a:ext cx="4010544" cy="4995609"/>
                          </a:xfrm>
                          <a:prstGeom prst="rect">
                            <a:avLst/>
                          </a:prstGeom>
                        </pic:spPr>
                      </pic:pic>
                    </a:graphicData>
                  </a:graphic>
                </wp:inline>
              </w:drawing>
            </w:r>
          </w:p>
          <w:p w14:paraId="191E50D5" w14:textId="0AF12F91" w:rsidR="003127C9" w:rsidRPr="00346674" w:rsidRDefault="003127C9" w:rsidP="3401A026">
            <w:pPr>
              <w:ind w:left="286"/>
              <w:rPr>
                <w:lang w:eastAsia="en-US" w:bidi="en-US"/>
              </w:rPr>
            </w:pPr>
          </w:p>
        </w:tc>
      </w:tr>
      <w:tr w:rsidR="003127C9" w:rsidRPr="00346674" w14:paraId="20446C4F" w14:textId="77777777" w:rsidTr="00404427">
        <w:trPr>
          <w:trHeight w:val="470"/>
        </w:trPr>
        <w:tc>
          <w:tcPr>
            <w:tcW w:w="1405" w:type="pct"/>
          </w:tcPr>
          <w:p w14:paraId="65322807" w14:textId="26DA8347" w:rsidR="003127C9" w:rsidRPr="00346674" w:rsidRDefault="003127C9" w:rsidP="3401A026">
            <w:pPr>
              <w:ind w:leftChars="284" w:left="992" w:hangingChars="212" w:hanging="424"/>
              <w:rPr>
                <w:lang w:eastAsia="en-US" w:bidi="en-US"/>
              </w:rPr>
            </w:pPr>
          </w:p>
        </w:tc>
        <w:tc>
          <w:tcPr>
            <w:tcW w:w="3595" w:type="pct"/>
          </w:tcPr>
          <w:p w14:paraId="50368948" w14:textId="7BC0D591" w:rsidR="003127C9" w:rsidRPr="00346674" w:rsidRDefault="003127C9" w:rsidP="00740CDC">
            <w:pPr>
              <w:ind w:left="286"/>
              <w:rPr>
                <w:szCs w:val="20"/>
                <w:lang w:eastAsia="en-US" w:bidi="en-US"/>
              </w:rPr>
            </w:pPr>
            <w:r w:rsidRPr="00346674">
              <w:rPr>
                <w:szCs w:val="20"/>
                <w:lang w:eastAsia="en-US" w:bidi="en-US"/>
              </w:rPr>
              <w:t>C.R. No:</w:t>
            </w:r>
            <w:r w:rsidR="38B5140F" w:rsidRPr="00346674">
              <w:rPr>
                <w:szCs w:val="20"/>
                <w:lang w:eastAsia="en-US" w:bidi="en-US"/>
              </w:rPr>
              <w:t xml:space="preserve"> 676-87-01904</w:t>
            </w:r>
          </w:p>
          <w:p w14:paraId="573D68D8" w14:textId="19DA2CE7" w:rsidR="003127C9" w:rsidRPr="00346674" w:rsidRDefault="003127C9" w:rsidP="00740CDC">
            <w:pPr>
              <w:ind w:left="286"/>
              <w:rPr>
                <w:lang w:bidi="en-US"/>
              </w:rPr>
            </w:pPr>
            <w:r w:rsidRPr="00346674">
              <w:rPr>
                <w:lang w:eastAsia="en-US" w:bidi="en-US"/>
              </w:rPr>
              <w:t xml:space="preserve">Issue Date: </w:t>
            </w:r>
            <w:r w:rsidR="25BAE3D1" w:rsidRPr="00346674">
              <w:rPr>
                <w:lang w:eastAsia="en-US" w:bidi="en-US"/>
              </w:rPr>
              <w:t>21/12/11</w:t>
            </w:r>
            <w:r w:rsidR="1AFA5DE3" w:rsidRPr="00346674">
              <w:rPr>
                <w:lang w:eastAsia="en-US" w:bidi="en-US"/>
              </w:rPr>
              <w:t xml:space="preserve"> </w:t>
            </w:r>
          </w:p>
          <w:p w14:paraId="69EC1091" w14:textId="516661EB" w:rsidR="003127C9" w:rsidRPr="00346674" w:rsidRDefault="003127C9" w:rsidP="3401A026">
            <w:pPr>
              <w:ind w:left="286"/>
              <w:rPr>
                <w:lang w:eastAsia="en-US" w:bidi="en-US"/>
              </w:rPr>
            </w:pPr>
            <w:r w:rsidRPr="00346674">
              <w:rPr>
                <w:lang w:eastAsia="en-US" w:bidi="en-US"/>
              </w:rPr>
              <w:t xml:space="preserve">Expiry Date: </w:t>
            </w:r>
            <w:r w:rsidR="1D8F3C76" w:rsidRPr="00346674">
              <w:rPr>
                <w:lang w:eastAsia="en-US" w:bidi="en-US"/>
              </w:rPr>
              <w:t>Valid indefinite</w:t>
            </w:r>
          </w:p>
        </w:tc>
      </w:tr>
      <w:tr w:rsidR="003127C9" w:rsidRPr="00346674" w14:paraId="24078B5F" w14:textId="77777777" w:rsidTr="00404427">
        <w:trPr>
          <w:trHeight w:val="8220"/>
        </w:trPr>
        <w:tc>
          <w:tcPr>
            <w:tcW w:w="1405" w:type="pct"/>
          </w:tcPr>
          <w:p w14:paraId="7BFBE02C" w14:textId="77777777" w:rsidR="003127C9" w:rsidRPr="00346674" w:rsidRDefault="003127C9" w:rsidP="001B2404">
            <w:pPr>
              <w:pStyle w:val="ListParagraph"/>
              <w:numPr>
                <w:ilvl w:val="0"/>
                <w:numId w:val="5"/>
              </w:numPr>
              <w:ind w:leftChars="284" w:left="992" w:hangingChars="212" w:hanging="424"/>
              <w:jc w:val="left"/>
              <w:rPr>
                <w:szCs w:val="20"/>
                <w:lang w:eastAsia="en-US" w:bidi="en-US"/>
              </w:rPr>
            </w:pPr>
            <w:r w:rsidRPr="00346674">
              <w:rPr>
                <w:szCs w:val="20"/>
                <w:lang w:eastAsia="en-US" w:bidi="en-US"/>
              </w:rPr>
              <w:t>Copy of Zakat and Income Tax Certificate:</w:t>
            </w:r>
          </w:p>
        </w:tc>
        <w:tc>
          <w:tcPr>
            <w:tcW w:w="3595" w:type="pct"/>
          </w:tcPr>
          <w:p w14:paraId="08D3F126" w14:textId="2137B7A1" w:rsidR="003127C9" w:rsidRPr="00346674" w:rsidRDefault="003127C9" w:rsidP="00740CDC">
            <w:pPr>
              <w:ind w:left="286"/>
              <w:rPr>
                <w:szCs w:val="20"/>
                <w:lang w:eastAsia="en-US" w:bidi="en-US"/>
              </w:rPr>
            </w:pPr>
            <w:r w:rsidRPr="00346674">
              <w:rPr>
                <w:szCs w:val="20"/>
                <w:lang w:eastAsia="en-US" w:bidi="en-US"/>
              </w:rPr>
              <w:t>Zakat File No.</w:t>
            </w:r>
            <w:r w:rsidR="4842D0A1" w:rsidRPr="00346674">
              <w:rPr>
                <w:szCs w:val="20"/>
                <w:lang w:eastAsia="en-US" w:bidi="en-US"/>
              </w:rPr>
              <w:t>: 3004428154(TIN) / 1117257451(Certificate No.)</w:t>
            </w:r>
          </w:p>
          <w:p w14:paraId="45D6E757" w14:textId="6840F4E9" w:rsidR="003127C9" w:rsidRPr="00346674" w:rsidRDefault="003127C9" w:rsidP="00740CDC">
            <w:pPr>
              <w:ind w:left="286"/>
              <w:rPr>
                <w:szCs w:val="20"/>
                <w:lang w:eastAsia="en-US" w:bidi="en-US"/>
              </w:rPr>
            </w:pPr>
            <w:r w:rsidRPr="00346674">
              <w:rPr>
                <w:szCs w:val="20"/>
                <w:lang w:eastAsia="en-US" w:bidi="en-US"/>
              </w:rPr>
              <w:t xml:space="preserve">Issue Date: </w:t>
            </w:r>
            <w:r w:rsidR="5EB145D9" w:rsidRPr="00346674">
              <w:rPr>
                <w:szCs w:val="20"/>
                <w:lang w:eastAsia="en-US" w:bidi="en-US"/>
              </w:rPr>
              <w:t>5/5/2026</w:t>
            </w:r>
          </w:p>
          <w:p w14:paraId="632A3F10" w14:textId="664D245F" w:rsidR="003127C9" w:rsidRPr="00346674" w:rsidRDefault="003127C9" w:rsidP="00740CDC">
            <w:pPr>
              <w:ind w:left="286"/>
              <w:rPr>
                <w:szCs w:val="20"/>
                <w:lang w:eastAsia="en-US" w:bidi="en-US"/>
              </w:rPr>
            </w:pPr>
            <w:r w:rsidRPr="00346674">
              <w:rPr>
                <w:szCs w:val="20"/>
                <w:lang w:eastAsia="en-US" w:bidi="en-US"/>
              </w:rPr>
              <w:t xml:space="preserve">Expiry Date: </w:t>
            </w:r>
            <w:r w:rsidR="2ADC0672" w:rsidRPr="00346674">
              <w:rPr>
                <w:szCs w:val="20"/>
                <w:lang w:eastAsia="en-US" w:bidi="en-US"/>
              </w:rPr>
              <w:t>30/04/2027</w:t>
            </w:r>
          </w:p>
          <w:p w14:paraId="41BDA51E" w14:textId="4C454C59" w:rsidR="003127C9" w:rsidRPr="00346674" w:rsidRDefault="2ADC0672" w:rsidP="3401A026">
            <w:pPr>
              <w:ind w:left="283"/>
              <w:jc w:val="left"/>
              <w:rPr>
                <w:lang w:eastAsia="en-US" w:bidi="en-US"/>
              </w:rPr>
            </w:pPr>
            <w:r w:rsidRPr="00346674">
              <w:rPr>
                <w:noProof/>
              </w:rPr>
              <w:drawing>
                <wp:inline distT="0" distB="0" distL="0" distR="0" wp14:anchorId="11A94DFA" wp14:editId="4BC27904">
                  <wp:extent cx="4100371" cy="5450774"/>
                  <wp:effectExtent l="0" t="0" r="0" b="0"/>
                  <wp:docPr id="236125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25790" name="Picture 236125790"/>
                          <pic:cNvPicPr/>
                        </pic:nvPicPr>
                        <pic:blipFill>
                          <a:blip r:embed="rId14">
                            <a:extLst>
                              <a:ext uri="{28A0092B-C50C-407E-A947-70E740481C1C}">
                                <a14:useLocalDpi xmlns:a14="http://schemas.microsoft.com/office/drawing/2010/main"/>
                              </a:ext>
                            </a:extLst>
                          </a:blip>
                          <a:stretch>
                            <a:fillRect/>
                          </a:stretch>
                        </pic:blipFill>
                        <pic:spPr>
                          <a:xfrm>
                            <a:off x="0" y="0"/>
                            <a:ext cx="4106639" cy="5459106"/>
                          </a:xfrm>
                          <a:prstGeom prst="rect">
                            <a:avLst/>
                          </a:prstGeom>
                        </pic:spPr>
                      </pic:pic>
                    </a:graphicData>
                  </a:graphic>
                </wp:inline>
              </w:drawing>
            </w:r>
          </w:p>
          <w:p w14:paraId="4012C798" w14:textId="7EF7276E" w:rsidR="003127C9" w:rsidRPr="00346674" w:rsidRDefault="003127C9" w:rsidP="005513CB">
            <w:pPr>
              <w:ind w:leftChars="-142" w:left="0" w:hangingChars="142" w:hanging="284"/>
              <w:rPr>
                <w:szCs w:val="20"/>
                <w:lang w:eastAsia="en-US" w:bidi="en-US"/>
              </w:rPr>
            </w:pPr>
          </w:p>
          <w:p w14:paraId="6075D8B5" w14:textId="2DB8E70E" w:rsidR="00404427" w:rsidRPr="00346674" w:rsidRDefault="2ADC0672" w:rsidP="00404427">
            <w:pPr>
              <w:ind w:left="425"/>
              <w:rPr>
                <w:noProof/>
              </w:rPr>
            </w:pPr>
            <w:r w:rsidRPr="00346674">
              <w:rPr>
                <w:noProof/>
              </w:rPr>
              <w:drawing>
                <wp:inline distT="0" distB="0" distL="0" distR="0" wp14:anchorId="341CF373" wp14:editId="15FE5743">
                  <wp:extent cx="3997842" cy="5451254"/>
                  <wp:effectExtent l="0" t="0" r="3175" b="0"/>
                  <wp:docPr id="1804885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5318" name="Picture 1804885318"/>
                          <pic:cNvPicPr/>
                        </pic:nvPicPr>
                        <pic:blipFill>
                          <a:blip r:embed="rId15">
                            <a:extLst>
                              <a:ext uri="{28A0092B-C50C-407E-A947-70E740481C1C}">
                                <a14:useLocalDpi xmlns:a14="http://schemas.microsoft.com/office/drawing/2010/main"/>
                              </a:ext>
                            </a:extLst>
                          </a:blip>
                          <a:stretch>
                            <a:fillRect/>
                          </a:stretch>
                        </pic:blipFill>
                        <pic:spPr>
                          <a:xfrm>
                            <a:off x="0" y="0"/>
                            <a:ext cx="4009481" cy="5467124"/>
                          </a:xfrm>
                          <a:prstGeom prst="rect">
                            <a:avLst/>
                          </a:prstGeom>
                        </pic:spPr>
                      </pic:pic>
                    </a:graphicData>
                  </a:graphic>
                </wp:inline>
              </w:drawing>
            </w:r>
          </w:p>
        </w:tc>
      </w:tr>
    </w:tbl>
    <w:p w14:paraId="04C11664" w14:textId="77777777" w:rsidR="00404427" w:rsidRPr="00346674" w:rsidRDefault="002C2719" w:rsidP="00404427">
      <w:pPr>
        <w:rPr>
          <w:lang w:val="pt-BR"/>
        </w:rPr>
      </w:pPr>
      <w:r w:rsidRPr="00346674">
        <w:rPr>
          <w:lang w:val="pt-BR"/>
        </w:rPr>
        <w:t xml:space="preserve"> </w:t>
      </w:r>
    </w:p>
    <w:tbl>
      <w:tblPr>
        <w:tblpPr w:leftFromText="142" w:rightFromText="142" w:vertAnchor="text" w:horzAnchor="margin" w:tblpXSpec="center" w:tblpY="345"/>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915A32" w:rsidRPr="00346674" w14:paraId="4F066288" w14:textId="77777777" w:rsidTr="00915A32">
        <w:trPr>
          <w:trHeight w:val="932"/>
        </w:trPr>
        <w:tc>
          <w:tcPr>
            <w:tcW w:w="5000" w:type="pct"/>
            <w:gridSpan w:val="2"/>
          </w:tcPr>
          <w:p w14:paraId="2914E340" w14:textId="77777777" w:rsidR="00915A32" w:rsidRPr="00346674" w:rsidRDefault="00915A32" w:rsidP="00915A32">
            <w:pPr>
              <w:pStyle w:val="BodyText"/>
              <w:jc w:val="center"/>
              <w:rPr>
                <w:rFonts w:ascii="Cairo" w:hAnsi="Cairo" w:cs="Cairo"/>
                <w:b/>
                <w:bCs/>
                <w:szCs w:val="20"/>
              </w:rPr>
            </w:pPr>
            <w:r w:rsidRPr="00346674">
              <w:rPr>
                <w:rFonts w:ascii="Cairo" w:hAnsi="Cairo" w:cs="Cairo"/>
                <w:b/>
                <w:bCs/>
                <w:szCs w:val="20"/>
              </w:rPr>
              <w:t>THIS APPENDIX FORMS PART OF THE BID</w:t>
            </w:r>
          </w:p>
          <w:p w14:paraId="215EDB0E" w14:textId="77777777" w:rsidR="00915A32" w:rsidRPr="00346674" w:rsidRDefault="00915A32" w:rsidP="00915A32">
            <w:pPr>
              <w:pStyle w:val="BodyText"/>
              <w:jc w:val="center"/>
              <w:rPr>
                <w:rFonts w:ascii="Cairo" w:hAnsi="Cairo" w:cs="Cairo"/>
                <w:szCs w:val="20"/>
              </w:rPr>
            </w:pPr>
            <w:r w:rsidRPr="00346674">
              <w:rPr>
                <w:rFonts w:ascii="Cairo" w:hAnsi="Cairo" w:cs="Cairo"/>
                <w:szCs w:val="20"/>
              </w:rPr>
              <w:t>SUBMITTED BY</w:t>
            </w:r>
          </w:p>
        </w:tc>
      </w:tr>
      <w:tr w:rsidR="00915A32" w:rsidRPr="00346674" w14:paraId="437038C5" w14:textId="77777777" w:rsidTr="00932AFA">
        <w:tblPrEx>
          <w:tblCellMar>
            <w:left w:w="99" w:type="dxa"/>
            <w:right w:w="99" w:type="dxa"/>
          </w:tblCellMar>
        </w:tblPrEx>
        <w:trPr>
          <w:trHeight w:val="355"/>
        </w:trPr>
        <w:tc>
          <w:tcPr>
            <w:tcW w:w="5000" w:type="pct"/>
            <w:gridSpan w:val="2"/>
          </w:tcPr>
          <w:p w14:paraId="42FEC8F5" w14:textId="4678C23B" w:rsidR="00915A32" w:rsidRPr="00346674" w:rsidRDefault="00915A32" w:rsidP="00915A32">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r w:rsidR="00932AFA" w:rsidRPr="00346674">
              <w:rPr>
                <w:noProof/>
              </w:rPr>
              <w:t xml:space="preserve"> </w:t>
            </w:r>
          </w:p>
        </w:tc>
      </w:tr>
      <w:tr w:rsidR="00915A32" w:rsidRPr="00346674" w14:paraId="4A82C79E" w14:textId="77777777" w:rsidTr="00915A32">
        <w:trPr>
          <w:trHeight w:val="49"/>
        </w:trPr>
        <w:tc>
          <w:tcPr>
            <w:tcW w:w="2041" w:type="pct"/>
          </w:tcPr>
          <w:p w14:paraId="433EA845" w14:textId="481ADAB6" w:rsidR="00915A32" w:rsidRPr="00346674" w:rsidRDefault="00915A32" w:rsidP="00915A32">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55CA3C93" w14:textId="6198DB1B" w:rsidR="00915A32" w:rsidRPr="00346674" w:rsidRDefault="00257638" w:rsidP="00915A32">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55" behindDoc="1" locked="0" layoutInCell="1" allowOverlap="1" wp14:anchorId="5AAE8A89" wp14:editId="47F2AFE8">
                  <wp:simplePos x="0" y="0"/>
                  <wp:positionH relativeFrom="column">
                    <wp:posOffset>1337310</wp:posOffset>
                  </wp:positionH>
                  <wp:positionV relativeFrom="paragraph">
                    <wp:posOffset>301625</wp:posOffset>
                  </wp:positionV>
                  <wp:extent cx="543560" cy="455930"/>
                  <wp:effectExtent l="0" t="0" r="8890" b="1270"/>
                  <wp:wrapNone/>
                  <wp:docPr id="2"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5A32" w:rsidRPr="00346674">
              <w:rPr>
                <w:noProof/>
              </w:rPr>
              <w:drawing>
                <wp:anchor distT="0" distB="0" distL="114300" distR="114300" simplePos="0" relativeHeight="251658240" behindDoc="1" locked="0" layoutInCell="1" allowOverlap="1" wp14:anchorId="1BD96DB0" wp14:editId="30FBB7C6">
                  <wp:simplePos x="0" y="0"/>
                  <wp:positionH relativeFrom="column">
                    <wp:posOffset>2341245</wp:posOffset>
                  </wp:positionH>
                  <wp:positionV relativeFrom="paragraph">
                    <wp:posOffset>-35560</wp:posOffset>
                  </wp:positionV>
                  <wp:extent cx="782320" cy="778510"/>
                  <wp:effectExtent l="38100" t="38100" r="36830" b="40640"/>
                  <wp:wrapNone/>
                  <wp:docPr id="3621795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915A32" w:rsidRPr="00346674">
              <w:rPr>
                <w:rFonts w:ascii="Cairo" w:hAnsi="Cairo" w:cs="Cairo"/>
                <w:szCs w:val="20"/>
              </w:rPr>
              <w:t>DATE: ………………….……</w:t>
            </w:r>
            <w:del w:id="2" w:author="임영훈(Younghoon Lim)" w:date="2026-10-22T18:06:00Z" w16du:dateUtc="2026-10-22T09:06:00Z">
              <w:r w:rsidR="00B32A91" w:rsidRPr="00346674" w:rsidDel="00662947">
                <w:rPr>
                  <w:rFonts w:ascii="Cairo" w:hAnsi="Cairo" w:cs="Cairo" w:hint="eastAsia"/>
                  <w:szCs w:val="20"/>
                </w:rPr>
                <w:delText>05 Sep.</w:delText>
              </w:r>
              <w:r w:rsidR="00915A32" w:rsidRPr="00346674" w:rsidDel="00662947">
                <w:rPr>
                  <w:rFonts w:ascii="Cairo" w:hAnsi="Cairo" w:cs="Cairo" w:hint="eastAsia"/>
                  <w:szCs w:val="20"/>
                </w:rPr>
                <w:delText xml:space="preserve"> </w:delText>
              </w:r>
            </w:del>
            <w:ins w:id="3" w:author="임영훈(Younghoon Lim)" w:date="2026-10-22T18:06:00Z" w16du:dateUtc="2026-10-22T09:06:00Z">
              <w:r w:rsidR="00662947">
                <w:rPr>
                  <w:rFonts w:ascii="Cairo" w:hAnsi="Cairo" w:cs="Cairo" w:hint="eastAsia"/>
                  <w:szCs w:val="20"/>
                </w:rPr>
                <w:t>28 Oct.</w:t>
              </w:r>
            </w:ins>
            <w:r w:rsidR="00915A32" w:rsidRPr="00346674">
              <w:rPr>
                <w:rFonts w:ascii="Cairo" w:hAnsi="Cairo" w:cs="Cairo" w:hint="eastAsia"/>
                <w:szCs w:val="20"/>
              </w:rPr>
              <w:t>2026</w:t>
            </w:r>
            <w:r w:rsidR="00915A32" w:rsidRPr="00346674">
              <w:rPr>
                <w:rFonts w:ascii="Cairo" w:hAnsi="Cairo" w:cs="Cairo"/>
                <w:szCs w:val="20"/>
              </w:rPr>
              <w:t>……………………….</w:t>
            </w:r>
          </w:p>
        </w:tc>
      </w:tr>
      <w:tr w:rsidR="00915A32" w:rsidRPr="00346674" w14:paraId="1D1B5530" w14:textId="77777777" w:rsidTr="00915A32">
        <w:trPr>
          <w:trHeight w:val="407"/>
        </w:trPr>
        <w:tc>
          <w:tcPr>
            <w:tcW w:w="2041" w:type="pct"/>
            <w:vAlign w:val="center"/>
          </w:tcPr>
          <w:p w14:paraId="1630C7AD" w14:textId="77777777" w:rsidR="00915A32" w:rsidRPr="00346674" w:rsidRDefault="00915A32" w:rsidP="00915A32">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6868F211" w14:textId="362AE93C" w:rsidR="00915A32" w:rsidRPr="00346674" w:rsidRDefault="00915A32" w:rsidP="00915A32">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4EBF09EF" w14:textId="1984CB7E" w:rsidR="00404427" w:rsidRPr="00346674" w:rsidRDefault="00915A32" w:rsidP="00404427">
      <w:pPr>
        <w:rPr>
          <w:lang w:val="pt-BR"/>
        </w:rPr>
      </w:pPr>
      <w:r w:rsidRPr="00346674">
        <w:rPr>
          <w:noProof/>
        </w:rPr>
        <w:t xml:space="preserve"> </w:t>
      </w:r>
    </w:p>
    <w:p w14:paraId="0452124A" w14:textId="3E8A3F87" w:rsidR="00404427" w:rsidRPr="00346674" w:rsidRDefault="00404427" w:rsidP="00404427">
      <w:pPr>
        <w:rPr>
          <w:lang w:val="pt-BR"/>
        </w:rPr>
      </w:pPr>
    </w:p>
    <w:p w14:paraId="6438C1CF" w14:textId="77777777" w:rsidR="00404427" w:rsidRPr="00346674" w:rsidRDefault="00404427" w:rsidP="00404427"/>
    <w:p w14:paraId="574B3FF2" w14:textId="7654D1A4" w:rsidR="00C406D5" w:rsidRPr="00346674" w:rsidRDefault="0099118E" w:rsidP="002C2719">
      <w:pPr>
        <w:pStyle w:val="X"/>
      </w:pPr>
      <w:bookmarkStart w:id="4" w:name="_Toc239456425"/>
      <w:r w:rsidRPr="00346674">
        <w:rPr>
          <w:rFonts w:hint="eastAsia"/>
        </w:rPr>
        <w:t>Description</w:t>
      </w:r>
      <w:r w:rsidR="00C406D5" w:rsidRPr="00346674">
        <w:rPr>
          <w:rFonts w:hint="eastAsia"/>
        </w:rPr>
        <w:t xml:space="preserve"> </w:t>
      </w:r>
      <w:r w:rsidR="00C406D5" w:rsidRPr="00346674">
        <w:t>of</w:t>
      </w:r>
      <w:r w:rsidR="00C406D5" w:rsidRPr="00346674">
        <w:rPr>
          <w:rFonts w:hint="eastAsia"/>
        </w:rPr>
        <w:t xml:space="preserve"> the Work Plan</w:t>
      </w:r>
      <w:bookmarkEnd w:id="4"/>
    </w:p>
    <w:p w14:paraId="426243AD" w14:textId="0A666D9F" w:rsidR="00C406D5" w:rsidRPr="00346674" w:rsidRDefault="008640D1" w:rsidP="00794BA6">
      <w:pPr>
        <w:pStyle w:val="T2abcd"/>
      </w:pPr>
      <w:bookmarkStart w:id="5" w:name="_Toc239456426"/>
      <w:r w:rsidRPr="00346674">
        <w:rPr>
          <w:rFonts w:hint="eastAsia"/>
        </w:rPr>
        <w:t xml:space="preserve">a) </w:t>
      </w:r>
      <w:r w:rsidR="00C406D5" w:rsidRPr="00346674">
        <w:t>Execution Summary</w:t>
      </w:r>
      <w:bookmarkEnd w:id="5"/>
    </w:p>
    <w:p w14:paraId="7835A234" w14:textId="31F94566" w:rsidR="009E1C88" w:rsidRPr="00346674" w:rsidRDefault="000B6C20" w:rsidP="00010B21">
      <w:pPr>
        <w:rPr>
          <w:rFonts w:eastAsiaTheme="minorEastAsia"/>
        </w:rPr>
      </w:pPr>
      <w:r w:rsidRPr="00346674">
        <w:rPr>
          <w:rFonts w:hint="eastAsia"/>
        </w:rPr>
        <w:t xml:space="preserve">Saudi Arabian Mining </w:t>
      </w:r>
      <w:r w:rsidRPr="00346674">
        <w:t>Company</w:t>
      </w:r>
      <w:r w:rsidRPr="00346674">
        <w:rPr>
          <w:rFonts w:hint="eastAsia"/>
        </w:rPr>
        <w:t xml:space="preserve">, </w:t>
      </w:r>
      <w:r w:rsidR="00AC08DB" w:rsidRPr="00346674">
        <w:t>Ma’</w:t>
      </w:r>
      <w:r w:rsidR="00080BE2" w:rsidRPr="00346674">
        <w:t>aden</w:t>
      </w:r>
      <w:r w:rsidR="00BF4B98" w:rsidRPr="00346674">
        <w:t xml:space="preserve"> (</w:t>
      </w:r>
      <w:r w:rsidR="009E1C88" w:rsidRPr="00346674">
        <w:t xml:space="preserve">hereinafter referred to as the </w:t>
      </w:r>
      <w:r w:rsidR="00BF4B98" w:rsidRPr="00346674">
        <w:t>“</w:t>
      </w:r>
      <w:r w:rsidR="00AC08DB" w:rsidRPr="00346674">
        <w:t>Employer</w:t>
      </w:r>
      <w:r w:rsidR="00BF4B98" w:rsidRPr="00346674">
        <w:t xml:space="preserve">”) intends to </w:t>
      </w:r>
      <w:r w:rsidR="005E52D6" w:rsidRPr="00346674">
        <w:t xml:space="preserve">build a gold </w:t>
      </w:r>
      <w:r w:rsidR="00297592" w:rsidRPr="00346674">
        <w:t xml:space="preserve">process </w:t>
      </w:r>
      <w:r w:rsidR="005E52D6" w:rsidRPr="00346674">
        <w:t xml:space="preserve">plant with </w:t>
      </w:r>
      <w:r w:rsidR="00462D5B" w:rsidRPr="00346674">
        <w:t xml:space="preserve">an annual throughput </w:t>
      </w:r>
      <w:r w:rsidR="00E3527A" w:rsidRPr="00346674">
        <w:rPr>
          <w:rFonts w:hint="eastAsia"/>
        </w:rPr>
        <w:t xml:space="preserve">capacity </w:t>
      </w:r>
      <w:r w:rsidR="00462D5B" w:rsidRPr="00346674">
        <w:t xml:space="preserve">of 4 MTPA scalable to 8 MTPA </w:t>
      </w:r>
      <w:r w:rsidR="00A52A6A" w:rsidRPr="00346674">
        <w:t xml:space="preserve">at </w:t>
      </w:r>
      <w:r w:rsidR="0049310F" w:rsidRPr="00346674">
        <w:t>Mansourah and Massarah in the Central Arabian Gold Region (CAGR)</w:t>
      </w:r>
      <w:r w:rsidR="0049310F" w:rsidRPr="00346674">
        <w:rPr>
          <w:rFonts w:hint="eastAsia"/>
        </w:rPr>
        <w:t>,</w:t>
      </w:r>
      <w:r w:rsidR="00A52A6A" w:rsidRPr="00346674">
        <w:t xml:space="preserve"> Kingdom of Saudi Arabia (</w:t>
      </w:r>
      <w:r w:rsidR="009E1C88" w:rsidRPr="00346674">
        <w:t xml:space="preserve">hereinafter referred to as the </w:t>
      </w:r>
      <w:r w:rsidR="00A52A6A" w:rsidRPr="00346674">
        <w:t>“</w:t>
      </w:r>
      <w:r w:rsidR="00BF4B98" w:rsidRPr="00346674">
        <w:t>Project</w:t>
      </w:r>
      <w:r w:rsidR="00A52A6A" w:rsidRPr="00346674">
        <w:t>”</w:t>
      </w:r>
      <w:r w:rsidR="00BF4B98" w:rsidRPr="00346674">
        <w:t>)</w:t>
      </w:r>
      <w:r w:rsidR="00EB2ADB" w:rsidRPr="00346674">
        <w:t>.</w:t>
      </w:r>
      <w:r w:rsidR="006C542C" w:rsidRPr="00346674">
        <w:t xml:space="preserve"> </w:t>
      </w:r>
      <w:r w:rsidR="008F249F" w:rsidRPr="00346674">
        <w:t xml:space="preserve">As a priority open pit gold development within </w:t>
      </w:r>
      <w:r w:rsidR="0024094E" w:rsidRPr="00346674">
        <w:t>the Employer</w:t>
      </w:r>
      <w:r w:rsidR="008F249F" w:rsidRPr="00346674">
        <w:t xml:space="preserve">’s acceleration portfolio, </w:t>
      </w:r>
      <w:r w:rsidR="00C368FA" w:rsidRPr="00346674">
        <w:t xml:space="preserve">the Employer </w:t>
      </w:r>
      <w:r w:rsidR="00C368FA" w:rsidRPr="00346674">
        <w:rPr>
          <w:rFonts w:eastAsia="Times New Roman"/>
        </w:rPr>
        <w:t>is seeking proposals from suitably qualified bidders.</w:t>
      </w:r>
    </w:p>
    <w:p w14:paraId="0CC4C38A" w14:textId="77777777" w:rsidR="008D5ADF" w:rsidRPr="00346674" w:rsidRDefault="008D5ADF" w:rsidP="00010B21"/>
    <w:p w14:paraId="32C45CD4" w14:textId="295840D2" w:rsidR="008D5ADF" w:rsidRPr="00346674" w:rsidRDefault="008D5ADF" w:rsidP="00010B21">
      <w:r w:rsidRPr="00346674">
        <w:t xml:space="preserve">The Project will be executed in two phases: </w:t>
      </w:r>
      <w:r w:rsidRPr="00346674">
        <w:rPr>
          <w:b/>
          <w:bCs/>
        </w:rPr>
        <w:t>Phase 1</w:t>
      </w:r>
      <w:r w:rsidRPr="00346674">
        <w:t xml:space="preserve"> involves the development of </w:t>
      </w:r>
      <w:r w:rsidR="005F6D0D" w:rsidRPr="00346674">
        <w:t>FEED and</w:t>
      </w:r>
      <w:r w:rsidR="005F6D0D" w:rsidRPr="00346674">
        <w:rPr>
          <w:rFonts w:hint="eastAsia"/>
        </w:rPr>
        <w:t xml:space="preserve"> the preparation of</w:t>
      </w:r>
      <w:r w:rsidR="005F6D0D" w:rsidRPr="00346674">
        <w:t xml:space="preserve"> </w:t>
      </w:r>
      <w:r w:rsidRPr="00346674">
        <w:t xml:space="preserve">a transparent and fully substantiated Open Book Estimate (OBE) </w:t>
      </w:r>
      <w:r w:rsidR="00146032" w:rsidRPr="00346674">
        <w:t>based on the developed</w:t>
      </w:r>
      <w:r w:rsidRPr="00346674">
        <w:t xml:space="preserve"> engineering, while </w:t>
      </w:r>
      <w:r w:rsidRPr="00346674">
        <w:rPr>
          <w:b/>
          <w:bCs/>
        </w:rPr>
        <w:t>Phase 2</w:t>
      </w:r>
      <w:r w:rsidRPr="00346674">
        <w:t xml:space="preserve"> consists of the full EPC execution under a Convertible</w:t>
      </w:r>
      <w:r w:rsidRPr="00346674">
        <w:rPr>
          <w:rFonts w:hint="eastAsia"/>
        </w:rPr>
        <w:t xml:space="preserve"> </w:t>
      </w:r>
      <w:r w:rsidRPr="00346674">
        <w:t>Lump Sum Turnkey (</w:t>
      </w:r>
      <w:r w:rsidRPr="00346674">
        <w:rPr>
          <w:rFonts w:hint="eastAsia"/>
        </w:rPr>
        <w:t>C</w:t>
      </w:r>
      <w:r w:rsidRPr="00346674">
        <w:t xml:space="preserve">LSTK) contract. The award of </w:t>
      </w:r>
      <w:r w:rsidRPr="00346674">
        <w:rPr>
          <w:b/>
          <w:bCs/>
        </w:rPr>
        <w:t>Phase 2</w:t>
      </w:r>
      <w:r w:rsidRPr="00346674">
        <w:t xml:space="preserve"> is subject to the Employer’s acceptance of the OBE developed in </w:t>
      </w:r>
      <w:r w:rsidRPr="00346674">
        <w:rPr>
          <w:b/>
          <w:bCs/>
        </w:rPr>
        <w:t>Phase 1</w:t>
      </w:r>
      <w:r w:rsidRPr="00346674">
        <w:t>.</w:t>
      </w:r>
    </w:p>
    <w:p w14:paraId="05C7B1FD" w14:textId="77777777" w:rsidR="008D5ADF" w:rsidRPr="00346674" w:rsidRDefault="008D5ADF" w:rsidP="00010B21"/>
    <w:p w14:paraId="688A4DD2" w14:textId="77777777" w:rsidR="009E1C88" w:rsidRPr="00346674" w:rsidRDefault="009E1C88" w:rsidP="00010B21">
      <w:r w:rsidRPr="00346674">
        <w:t>DL E&amp;C Co., Ltd. (hereinafter referred to as the “Bidder”), a leading international engineering and construction company based in Korea, possesses extensive experience in project development, basic engineering, FEED, and EPC execution across global markets.</w:t>
      </w:r>
    </w:p>
    <w:p w14:paraId="7AB307BD" w14:textId="70831706" w:rsidR="00217F28" w:rsidRPr="00346674" w:rsidRDefault="009E1C88" w:rsidP="00010B21">
      <w:r w:rsidRPr="00346674">
        <w:t>In particular, the Bidder has successfully completed the Ammonia II and III projects at Ras Al Khair, which were awarded by the Employer.</w:t>
      </w:r>
    </w:p>
    <w:p w14:paraId="47F1D5D0" w14:textId="77777777" w:rsidR="000C2BE3" w:rsidRPr="00346674" w:rsidRDefault="000C2BE3" w:rsidP="00010B21"/>
    <w:p w14:paraId="6F116BBF" w14:textId="17B1B5C7" w:rsidR="00BF4B98" w:rsidRPr="00346674" w:rsidRDefault="00BF4B98" w:rsidP="00010B21">
      <w:r w:rsidRPr="00346674">
        <w:t xml:space="preserve">Drawing on its extensive experience, accumulated know-how, and ample resources, the Bidder is prepared to provide transparent services and offer a competitive and attractive position compared to other options the </w:t>
      </w:r>
      <w:r w:rsidR="00825E1F" w:rsidRPr="00346674">
        <w:rPr>
          <w:rFonts w:hint="eastAsia"/>
        </w:rPr>
        <w:t xml:space="preserve">Employer </w:t>
      </w:r>
      <w:r w:rsidRPr="00346674">
        <w:t xml:space="preserve">may consider. Moreover, the Bidder will integrate and share the knowledge gained from years of industry operation to achieve a cost-effective, on-time, safe, and high-quality Project. Building on a proven partnership with various companies from </w:t>
      </w:r>
      <w:r w:rsidRPr="00346674">
        <w:rPr>
          <w:rFonts w:hint="eastAsia"/>
        </w:rPr>
        <w:t xml:space="preserve">various </w:t>
      </w:r>
      <w:r w:rsidRPr="00346674">
        <w:t xml:space="preserve">projects, the Bidder combines extensive process design expertise and </w:t>
      </w:r>
      <w:r w:rsidR="0007155B" w:rsidRPr="00346674">
        <w:rPr>
          <w:rFonts w:hint="eastAsia"/>
        </w:rPr>
        <w:t>OEM</w:t>
      </w:r>
      <w:r w:rsidRPr="00346674">
        <w:t xml:space="preserve"> coordination capability.</w:t>
      </w:r>
    </w:p>
    <w:p w14:paraId="0A5F645E" w14:textId="7A85550A" w:rsidR="00BF4B98" w:rsidRPr="00346674" w:rsidRDefault="00BF4B98" w:rsidP="00010B21">
      <w:r w:rsidRPr="00346674">
        <w:t xml:space="preserve">Transparency and one-team spirit are central to the Bidder’s way of working and have been key success factors in its collaboration with the </w:t>
      </w:r>
      <w:r w:rsidR="00F34D5D" w:rsidRPr="00346674">
        <w:rPr>
          <w:rFonts w:hint="eastAsia"/>
        </w:rPr>
        <w:t>Employer</w:t>
      </w:r>
      <w:r w:rsidRPr="00346674">
        <w:t xml:space="preserve"> to date. By maintaining open communication, shared accountability, and a unified project mindset, the </w:t>
      </w:r>
      <w:r w:rsidR="00F34D5D" w:rsidRPr="00346674">
        <w:rPr>
          <w:rFonts w:hint="eastAsia"/>
        </w:rPr>
        <w:t>Employer</w:t>
      </w:r>
      <w:r w:rsidRPr="00346674">
        <w:t xml:space="preserve"> and the Bidder together achieve faster decisions, smoother coordination, and consistent quality across all deliverables.</w:t>
      </w:r>
    </w:p>
    <w:p w14:paraId="50CEC89B" w14:textId="77777777" w:rsidR="00133ED3" w:rsidRPr="00346674" w:rsidRDefault="00133ED3" w:rsidP="00010B21"/>
    <w:p w14:paraId="089A25DF" w14:textId="77777777" w:rsidR="00BF4B98" w:rsidRPr="00346674" w:rsidRDefault="00BF4B98" w:rsidP="00010B21">
      <w:r w:rsidRPr="00346674">
        <w:t>The execution approach empathizes;</w:t>
      </w:r>
    </w:p>
    <w:p w14:paraId="1CAB8693" w14:textId="7317BA3B" w:rsidR="00BF4B98" w:rsidRPr="00346674" w:rsidRDefault="00BF4B98" w:rsidP="003D6524">
      <w:pPr>
        <w:pStyle w:val="a"/>
      </w:pPr>
      <w:r w:rsidRPr="00346674">
        <w:t xml:space="preserve">Commitment to Quality: The </w:t>
      </w:r>
      <w:r w:rsidR="00B24286" w:rsidRPr="00346674">
        <w:rPr>
          <w:rFonts w:hint="eastAsia"/>
        </w:rPr>
        <w:t>Bidder</w:t>
      </w:r>
      <w:r w:rsidRPr="00346674">
        <w:t xml:space="preserve"> will </w:t>
      </w:r>
      <w:r w:rsidR="006C78D4" w:rsidRPr="00346674">
        <w:rPr>
          <w:rFonts w:hint="eastAsia"/>
        </w:rPr>
        <w:t>have</w:t>
      </w:r>
      <w:r w:rsidRPr="00346674">
        <w:t xml:space="preserve"> a stringent quality management framework conforming to international standards and the </w:t>
      </w:r>
      <w:r w:rsidR="00B24286" w:rsidRPr="00346674">
        <w:rPr>
          <w:rFonts w:hint="eastAsia"/>
        </w:rPr>
        <w:t>Employer</w:t>
      </w:r>
      <w:r w:rsidRPr="00346674">
        <w:t xml:space="preserve">’s requirements. Comprehensive design reviews, multi-disciplinary coordination, and systematic verification processes will ensure engineering integrity, operability, and maintainability throughout the </w:t>
      </w:r>
      <w:r w:rsidR="00D95167" w:rsidRPr="00346674">
        <w:t xml:space="preserve">Project </w:t>
      </w:r>
      <w:r w:rsidRPr="00346674">
        <w:t>scope.</w:t>
      </w:r>
    </w:p>
    <w:p w14:paraId="7B566F78" w14:textId="554D283F" w:rsidR="00BF4B98" w:rsidRPr="00346674" w:rsidRDefault="00BF4B98" w:rsidP="003D6524">
      <w:pPr>
        <w:pStyle w:val="a"/>
      </w:pPr>
      <w:r w:rsidRPr="00346674">
        <w:t xml:space="preserve">Schedule Reliability: A detailed and realistic execution schedule has been structured to align with the </w:t>
      </w:r>
      <w:r w:rsidR="00A03187" w:rsidRPr="00346674">
        <w:t>Employer</w:t>
      </w:r>
      <w:r w:rsidRPr="00346674">
        <w:t xml:space="preserve">’s overall project milestones. Through early engagement of the stakeholders, front-end loading of critical activities, and proactive risk management, potential schedule deviations will be minimized. This approach ensures timely delivery of all deliverables and readiness for immediate roll-over to </w:t>
      </w:r>
      <w:r w:rsidR="00430D7B" w:rsidRPr="00346674">
        <w:rPr>
          <w:rFonts w:hint="eastAsia"/>
        </w:rPr>
        <w:t xml:space="preserve">Phase 2 (CEPC </w:t>
      </w:r>
      <w:r w:rsidR="00430D7B" w:rsidRPr="00346674">
        <w:t>Lump</w:t>
      </w:r>
      <w:r w:rsidR="00430D7B" w:rsidRPr="00346674">
        <w:rPr>
          <w:rFonts w:hint="eastAsia"/>
        </w:rPr>
        <w:t xml:space="preserve"> Sum Turnkey)</w:t>
      </w:r>
      <w:r w:rsidRPr="00346674">
        <w:t xml:space="preserve"> execution.</w:t>
      </w:r>
    </w:p>
    <w:p w14:paraId="3DFF4608" w14:textId="3D5BDC17" w:rsidR="00BF4B98" w:rsidRPr="00346674" w:rsidRDefault="00BF4B98" w:rsidP="003D6524">
      <w:pPr>
        <w:pStyle w:val="a"/>
      </w:pPr>
      <w:r w:rsidRPr="00346674">
        <w:t xml:space="preserve">Cost Definition and Transparency: The </w:t>
      </w:r>
      <w:r w:rsidR="00B64F42" w:rsidRPr="00346674">
        <w:rPr>
          <w:rFonts w:hint="eastAsia"/>
        </w:rPr>
        <w:t xml:space="preserve">Bidder will execute </w:t>
      </w:r>
      <w:r w:rsidR="00490EE9" w:rsidRPr="00346674">
        <w:rPr>
          <w:rFonts w:hint="eastAsia"/>
        </w:rPr>
        <w:t>OBE</w:t>
      </w:r>
      <w:r w:rsidR="00B64F42" w:rsidRPr="00346674">
        <w:rPr>
          <w:rFonts w:hint="eastAsia"/>
        </w:rPr>
        <w:t xml:space="preserve">(Open Book </w:t>
      </w:r>
      <w:r w:rsidR="00940614" w:rsidRPr="00346674">
        <w:rPr>
          <w:rFonts w:hint="eastAsia"/>
        </w:rPr>
        <w:t xml:space="preserve">Estimate) </w:t>
      </w:r>
      <w:r w:rsidRPr="00346674">
        <w:t xml:space="preserve">derived from comprehensive quantity take-offs, updated market data, and validated vendor quotations. This well-defined cost basis will provide the </w:t>
      </w:r>
      <w:r w:rsidR="00017700" w:rsidRPr="00346674">
        <w:rPr>
          <w:rFonts w:hint="eastAsia"/>
        </w:rPr>
        <w:t xml:space="preserve">Employer </w:t>
      </w:r>
      <w:r w:rsidRPr="00346674">
        <w:t>with a transparent and defendable estimate for final investment decision and EP</w:t>
      </w:r>
      <w:r w:rsidR="00017700" w:rsidRPr="00346674">
        <w:rPr>
          <w:rFonts w:hint="eastAsia"/>
        </w:rPr>
        <w:t>C</w:t>
      </w:r>
      <w:r w:rsidRPr="00346674">
        <w:t xml:space="preserve"> contracting.</w:t>
      </w:r>
    </w:p>
    <w:p w14:paraId="052E6911" w14:textId="04968CF3" w:rsidR="00BF4B98" w:rsidRPr="00346674" w:rsidRDefault="00BF4B98" w:rsidP="003D6524">
      <w:pPr>
        <w:pStyle w:val="a"/>
      </w:pPr>
      <w:r w:rsidRPr="00346674">
        <w:t xml:space="preserve">Seamless </w:t>
      </w:r>
      <w:r w:rsidR="001632F0" w:rsidRPr="00346674">
        <w:t xml:space="preserve">Roll-over </w:t>
      </w:r>
      <w:r w:rsidRPr="00346674">
        <w:t xml:space="preserve">to </w:t>
      </w:r>
      <w:r w:rsidR="001D5E41" w:rsidRPr="00346674">
        <w:rPr>
          <w:rFonts w:hint="eastAsia"/>
        </w:rPr>
        <w:t xml:space="preserve">Phase 2 </w:t>
      </w:r>
      <w:r w:rsidR="0009654B" w:rsidRPr="00346674">
        <w:rPr>
          <w:rFonts w:hint="eastAsia"/>
        </w:rPr>
        <w:t xml:space="preserve">- </w:t>
      </w:r>
      <w:r w:rsidR="0009654B" w:rsidRPr="00346674">
        <w:t>CEPC Lump Sum Turnkey</w:t>
      </w:r>
      <w:r w:rsidRPr="00346674">
        <w:t xml:space="preserve">: By integrating disciplined </w:t>
      </w:r>
      <w:r w:rsidR="007671F4" w:rsidRPr="00346674">
        <w:t xml:space="preserve">project </w:t>
      </w:r>
      <w:r w:rsidRPr="00346674">
        <w:t xml:space="preserve">management practices, mature engineering definition, and consistent cost control methodologies, the </w:t>
      </w:r>
      <w:r w:rsidR="007671F4" w:rsidRPr="00346674">
        <w:rPr>
          <w:rFonts w:hint="eastAsia"/>
        </w:rPr>
        <w:t>engineering</w:t>
      </w:r>
      <w:r w:rsidRPr="00346674">
        <w:t xml:space="preserve"> deliverables will form a complete and reliable foundation for </w:t>
      </w:r>
      <w:r w:rsidR="007671F4" w:rsidRPr="00346674">
        <w:rPr>
          <w:rFonts w:hint="eastAsia"/>
        </w:rPr>
        <w:t>EPC execution</w:t>
      </w:r>
      <w:r w:rsidRPr="00346674">
        <w:t xml:space="preserve">. The Bidder team’s ultimate aim is not only to finalize </w:t>
      </w:r>
      <w:r w:rsidR="007671F4" w:rsidRPr="00346674">
        <w:rPr>
          <w:rFonts w:hint="eastAsia"/>
        </w:rPr>
        <w:t>OBE</w:t>
      </w:r>
      <w:r w:rsidRPr="00346674">
        <w:t xml:space="preserve"> within the planned schedule and budget, but also to facilitate a smooth, efficient, and successful roll-over to the EPC phase </w:t>
      </w:r>
      <w:r w:rsidR="008B3925" w:rsidRPr="00346674">
        <w:rPr>
          <w:rFonts w:hint="eastAsia"/>
        </w:rPr>
        <w:t>-</w:t>
      </w:r>
      <w:r w:rsidRPr="00346674">
        <w:t xml:space="preserve"> ensuring continuity, cost efficiency, and excellence in execution for the Project.</w:t>
      </w:r>
    </w:p>
    <w:p w14:paraId="70A1EBA8" w14:textId="77777777" w:rsidR="00B15C53" w:rsidRPr="00346674" w:rsidRDefault="00B15C53" w:rsidP="00010B21"/>
    <w:p w14:paraId="783E583A" w14:textId="7D0EB1B6" w:rsidR="00FD2EB7" w:rsidRPr="00346674" w:rsidRDefault="008640D1" w:rsidP="00794BA6">
      <w:pPr>
        <w:pStyle w:val="T2abcd"/>
      </w:pPr>
      <w:bookmarkStart w:id="6" w:name="_Toc239456427"/>
      <w:r w:rsidRPr="00346674">
        <w:rPr>
          <w:rFonts w:hint="eastAsia"/>
        </w:rPr>
        <w:t xml:space="preserve">b) </w:t>
      </w:r>
      <w:r w:rsidR="00C406D5" w:rsidRPr="00346674">
        <w:t>Organization / Key Personnel</w:t>
      </w:r>
      <w:bookmarkEnd w:id="6"/>
    </w:p>
    <w:p w14:paraId="0D0C4EAD" w14:textId="04026622" w:rsidR="00A0316B" w:rsidRPr="00346674" w:rsidRDefault="00030CDB" w:rsidP="00794BA6">
      <w:pPr>
        <w:pStyle w:val="T2Underbar"/>
      </w:pPr>
      <w:r w:rsidRPr="00346674">
        <w:t>Organization</w:t>
      </w:r>
    </w:p>
    <w:p w14:paraId="7B6484A7" w14:textId="64BA560E" w:rsidR="002C63E0" w:rsidRPr="00346674" w:rsidRDefault="002C63E0" w:rsidP="002C63E0">
      <w:r w:rsidRPr="00346674">
        <w:t>The Bidder’s corporate organization chart is presented in Figure 2.1</w:t>
      </w:r>
      <w:r w:rsidRPr="00346674">
        <w:rPr>
          <w:rFonts w:hint="eastAsia"/>
        </w:rPr>
        <w:t xml:space="preserve">, and </w:t>
      </w:r>
      <w:r w:rsidRPr="00346674">
        <w:t>project organization chart is shown in Figure 2.2.</w:t>
      </w:r>
      <w:r w:rsidR="008F0831" w:rsidRPr="00346674">
        <w:rPr>
          <w:rFonts w:hint="eastAsia"/>
        </w:rPr>
        <w:t xml:space="preserve"> </w:t>
      </w:r>
      <w:r w:rsidRPr="00346674">
        <w:t>The blue arrows indicate coordination and information exchange between the Project Team and Home Office Support.</w:t>
      </w:r>
    </w:p>
    <w:p w14:paraId="4EE078A1" w14:textId="6BC18DA9" w:rsidR="00853001" w:rsidRPr="00346674" w:rsidRDefault="00853001" w:rsidP="00404427">
      <w:pPr>
        <w:jc w:val="center"/>
      </w:pPr>
      <w:r w:rsidRPr="00346674">
        <w:rPr>
          <w:noProof/>
        </w:rPr>
        <w:drawing>
          <wp:inline distT="0" distB="0" distL="0" distR="0" wp14:anchorId="7D5D4872" wp14:editId="1C1305E0">
            <wp:extent cx="4756696" cy="3146961"/>
            <wp:effectExtent l="0" t="0" r="6350" b="0"/>
            <wp:docPr id="14456391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9134" name=""/>
                    <pic:cNvPicPr/>
                  </pic:nvPicPr>
                  <pic:blipFill>
                    <a:blip r:embed="rId18"/>
                    <a:stretch>
                      <a:fillRect/>
                    </a:stretch>
                  </pic:blipFill>
                  <pic:spPr>
                    <a:xfrm>
                      <a:off x="0" y="0"/>
                      <a:ext cx="4787603" cy="3167408"/>
                    </a:xfrm>
                    <a:prstGeom prst="rect">
                      <a:avLst/>
                    </a:prstGeom>
                  </pic:spPr>
                </pic:pic>
              </a:graphicData>
            </a:graphic>
          </wp:inline>
        </w:drawing>
      </w:r>
    </w:p>
    <w:p w14:paraId="4BC3BCBD" w14:textId="6A71A89F" w:rsidR="0009301E" w:rsidRPr="00346674" w:rsidRDefault="00853001" w:rsidP="00875BF9">
      <w:pPr>
        <w:pStyle w:val="Figure"/>
        <w:spacing w:line="240" w:lineRule="exact"/>
        <w:ind w:left="0" w:hanging="10"/>
      </w:pPr>
      <w:r w:rsidRPr="00346674">
        <w:rPr>
          <w:rFonts w:eastAsiaTheme="minorEastAsia" w:hint="eastAsia"/>
        </w:rPr>
        <w:t>Corporate Organization</w:t>
      </w:r>
      <w:r w:rsidR="008F0831" w:rsidRPr="00346674">
        <w:rPr>
          <w:rFonts w:eastAsiaTheme="minorEastAsia" w:hint="eastAsia"/>
        </w:rPr>
        <w:t xml:space="preserve"> Chart</w:t>
      </w:r>
    </w:p>
    <w:p w14:paraId="0CBB6CAE" w14:textId="67F5E263" w:rsidR="00445C08" w:rsidRPr="00346674" w:rsidRDefault="00387800" w:rsidP="00740CDC">
      <w:pPr>
        <w:jc w:val="center"/>
      </w:pPr>
      <w:r w:rsidRPr="00346674">
        <w:rPr>
          <w:noProof/>
        </w:rPr>
        <w:drawing>
          <wp:inline distT="0" distB="0" distL="0" distR="0" wp14:anchorId="4DDB8476" wp14:editId="6CE96C64">
            <wp:extent cx="5158226" cy="5300495"/>
            <wp:effectExtent l="0" t="0" r="4445" b="0"/>
            <wp:docPr id="12786468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7675" t="3320" r="9045" b="36192"/>
                    <a:stretch>
                      <a:fillRect/>
                    </a:stretch>
                  </pic:blipFill>
                  <pic:spPr bwMode="auto">
                    <a:xfrm>
                      <a:off x="0" y="0"/>
                      <a:ext cx="5160107" cy="5302428"/>
                    </a:xfrm>
                    <a:prstGeom prst="rect">
                      <a:avLst/>
                    </a:prstGeom>
                    <a:noFill/>
                    <a:ln>
                      <a:noFill/>
                    </a:ln>
                    <a:extLst>
                      <a:ext uri="{53640926-AAD7-44D8-BBD7-CCE9431645EC}">
                        <a14:shadowObscured xmlns:a14="http://schemas.microsoft.com/office/drawing/2010/main"/>
                      </a:ext>
                    </a:extLst>
                  </pic:spPr>
                </pic:pic>
              </a:graphicData>
            </a:graphic>
          </wp:inline>
        </w:drawing>
      </w:r>
    </w:p>
    <w:p w14:paraId="5C291EA8" w14:textId="7566F874" w:rsidR="0009301E" w:rsidRPr="00346674" w:rsidRDefault="00CD4BBC" w:rsidP="004A001F">
      <w:pPr>
        <w:pStyle w:val="Figure"/>
        <w:ind w:left="0" w:hanging="10"/>
      </w:pPr>
      <w:r w:rsidRPr="00346674">
        <w:t>Organization</w:t>
      </w:r>
      <w:r w:rsidRPr="00346674">
        <w:rPr>
          <w:rFonts w:hint="eastAsia"/>
        </w:rPr>
        <w:t xml:space="preserve"> Chart</w:t>
      </w:r>
    </w:p>
    <w:p w14:paraId="376F0DF0" w14:textId="7FCD6DAB" w:rsidR="00875BF9" w:rsidRPr="00346674" w:rsidRDefault="00875BF9">
      <w:pPr>
        <w:ind w:left="0"/>
        <w:jc w:val="left"/>
        <w:rPr>
          <w:rFonts w:eastAsiaTheme="minorEastAsia"/>
          <w:bCs/>
          <w:kern w:val="0"/>
          <w:szCs w:val="20"/>
        </w:rPr>
      </w:pPr>
      <w:r w:rsidRPr="00346674">
        <w:br w:type="page"/>
      </w:r>
    </w:p>
    <w:p w14:paraId="705DD919" w14:textId="0CFBEAE5" w:rsidR="00030CDB" w:rsidRPr="00346674" w:rsidRDefault="00030CDB" w:rsidP="00794BA6">
      <w:pPr>
        <w:pStyle w:val="T2Underbar"/>
      </w:pPr>
      <w:r w:rsidRPr="00346674">
        <w:rPr>
          <w:rFonts w:hint="eastAsia"/>
        </w:rPr>
        <w:t>Key Personnel</w:t>
      </w:r>
    </w:p>
    <w:p w14:paraId="156CC427" w14:textId="12FA72EA" w:rsidR="00C2149A" w:rsidRPr="00346674" w:rsidRDefault="00C2149A" w:rsidP="00C2149A">
      <w:r w:rsidRPr="00346674">
        <w:t>The Bidder’s key personnel are listed in the table below. Please note that the proposed key personnel may be subject to change during the execution of the Project.</w:t>
      </w:r>
    </w:p>
    <w:p w14:paraId="546F60E5" w14:textId="474D43C7" w:rsidR="00124BD4" w:rsidRPr="00346674" w:rsidRDefault="00C2149A" w:rsidP="00C2149A">
      <w:r w:rsidRPr="00346674">
        <w:t xml:space="preserve">The </w:t>
      </w:r>
      <w:r w:rsidR="00646707" w:rsidRPr="00346674">
        <w:rPr>
          <w:rFonts w:hint="eastAsia"/>
        </w:rPr>
        <w:t xml:space="preserve">CVs </w:t>
      </w:r>
      <w:r w:rsidRPr="00346674">
        <w:t xml:space="preserve">of the key personnel are provided in Appendix </w:t>
      </w:r>
      <w:r w:rsidR="00646707" w:rsidRPr="00346674">
        <w:rPr>
          <w:rFonts w:hint="eastAsia"/>
        </w:rPr>
        <w:t>6</w:t>
      </w:r>
      <w:r w:rsidRPr="00346674">
        <w:t>.</w:t>
      </w:r>
    </w:p>
    <w:p w14:paraId="74B01E45" w14:textId="77777777" w:rsidR="00AE487C" w:rsidRPr="00346674" w:rsidRDefault="00AE487C" w:rsidP="00010B21"/>
    <w:tbl>
      <w:tblPr>
        <w:tblStyle w:val="TableGrid"/>
        <w:tblW w:w="0" w:type="auto"/>
        <w:tblInd w:w="567" w:type="dxa"/>
        <w:tblLook w:val="04A0" w:firstRow="1" w:lastRow="0" w:firstColumn="1" w:lastColumn="0" w:noHBand="0" w:noVBand="1"/>
      </w:tblPr>
      <w:tblGrid>
        <w:gridCol w:w="562"/>
        <w:gridCol w:w="3544"/>
        <w:gridCol w:w="1619"/>
        <w:gridCol w:w="1577"/>
        <w:gridCol w:w="1503"/>
      </w:tblGrid>
      <w:tr w:rsidR="000A79A3" w:rsidRPr="00346674" w14:paraId="4910E358" w14:textId="77777777" w:rsidTr="0019300E">
        <w:trPr>
          <w:trHeight w:val="360"/>
          <w:tblHeader/>
        </w:trPr>
        <w:tc>
          <w:tcPr>
            <w:tcW w:w="562" w:type="dxa"/>
            <w:shd w:val="clear" w:color="auto" w:fill="D9D9D9" w:themeFill="background1" w:themeFillShade="D9"/>
          </w:tcPr>
          <w:p w14:paraId="31BD2538" w14:textId="085D0E5C" w:rsidR="000A79A3" w:rsidRPr="00346674" w:rsidRDefault="004B1E6D" w:rsidP="00A66C49">
            <w:pPr>
              <w:ind w:left="0"/>
              <w:jc w:val="center"/>
              <w:rPr>
                <w:rFonts w:cs="Arial"/>
                <w:sz w:val="16"/>
                <w:szCs w:val="16"/>
              </w:rPr>
            </w:pPr>
            <w:r w:rsidRPr="00346674">
              <w:rPr>
                <w:rFonts w:cs="Arial" w:hint="eastAsia"/>
                <w:sz w:val="16"/>
                <w:szCs w:val="16"/>
              </w:rPr>
              <w:t>No.</w:t>
            </w:r>
          </w:p>
        </w:tc>
        <w:tc>
          <w:tcPr>
            <w:tcW w:w="3544" w:type="dxa"/>
            <w:shd w:val="clear" w:color="auto" w:fill="D9D9D9" w:themeFill="background1" w:themeFillShade="D9"/>
          </w:tcPr>
          <w:p w14:paraId="46291F21" w14:textId="3E4D2CD1" w:rsidR="000A79A3" w:rsidRPr="00346674" w:rsidRDefault="000A79A3" w:rsidP="00077C03">
            <w:pPr>
              <w:ind w:left="0"/>
              <w:jc w:val="center"/>
              <w:rPr>
                <w:rFonts w:cs="Arial"/>
                <w:sz w:val="16"/>
                <w:szCs w:val="16"/>
              </w:rPr>
            </w:pPr>
            <w:r w:rsidRPr="00346674">
              <w:rPr>
                <w:rFonts w:cs="Arial"/>
                <w:sz w:val="16"/>
                <w:szCs w:val="16"/>
              </w:rPr>
              <w:t>Position</w:t>
            </w:r>
          </w:p>
        </w:tc>
        <w:tc>
          <w:tcPr>
            <w:tcW w:w="1619" w:type="dxa"/>
            <w:shd w:val="clear" w:color="auto" w:fill="D9D9D9" w:themeFill="background1" w:themeFillShade="D9"/>
          </w:tcPr>
          <w:p w14:paraId="329C19C5" w14:textId="1EE6C319" w:rsidR="000A79A3" w:rsidRPr="00346674" w:rsidRDefault="000A79A3" w:rsidP="00077C03">
            <w:pPr>
              <w:ind w:left="0"/>
              <w:jc w:val="center"/>
              <w:rPr>
                <w:rFonts w:cs="Arial"/>
                <w:sz w:val="16"/>
                <w:szCs w:val="16"/>
              </w:rPr>
            </w:pPr>
            <w:r w:rsidRPr="00346674">
              <w:rPr>
                <w:rFonts w:cs="Arial"/>
                <w:sz w:val="16"/>
                <w:szCs w:val="16"/>
              </w:rPr>
              <w:t>Main</w:t>
            </w:r>
          </w:p>
        </w:tc>
        <w:tc>
          <w:tcPr>
            <w:tcW w:w="1577" w:type="dxa"/>
            <w:shd w:val="clear" w:color="auto" w:fill="D9D9D9" w:themeFill="background1" w:themeFillShade="D9"/>
          </w:tcPr>
          <w:p w14:paraId="299559CF" w14:textId="259253FC" w:rsidR="000A79A3" w:rsidRPr="00346674" w:rsidRDefault="000A79A3" w:rsidP="00077C03">
            <w:pPr>
              <w:ind w:left="0"/>
              <w:jc w:val="center"/>
              <w:rPr>
                <w:rFonts w:cs="Arial"/>
                <w:sz w:val="16"/>
                <w:szCs w:val="16"/>
              </w:rPr>
            </w:pPr>
            <w:r w:rsidRPr="00346674">
              <w:rPr>
                <w:rFonts w:cs="Arial"/>
                <w:sz w:val="16"/>
                <w:szCs w:val="16"/>
              </w:rPr>
              <w:t>Alternative</w:t>
            </w:r>
          </w:p>
        </w:tc>
        <w:tc>
          <w:tcPr>
            <w:tcW w:w="1503" w:type="dxa"/>
            <w:shd w:val="clear" w:color="auto" w:fill="D9D9D9" w:themeFill="background1" w:themeFillShade="D9"/>
          </w:tcPr>
          <w:p w14:paraId="61A3195D" w14:textId="5F670F29" w:rsidR="000A79A3" w:rsidRPr="00346674" w:rsidRDefault="000A79A3" w:rsidP="00077C03">
            <w:pPr>
              <w:ind w:left="0"/>
              <w:jc w:val="center"/>
              <w:rPr>
                <w:rFonts w:cs="Arial"/>
                <w:sz w:val="16"/>
                <w:szCs w:val="16"/>
              </w:rPr>
            </w:pPr>
            <w:r w:rsidRPr="00346674">
              <w:rPr>
                <w:rFonts w:cs="Arial"/>
                <w:sz w:val="16"/>
                <w:szCs w:val="16"/>
              </w:rPr>
              <w:t>Remark</w:t>
            </w:r>
          </w:p>
        </w:tc>
      </w:tr>
      <w:tr w:rsidR="0019300E" w:rsidRPr="00346674" w14:paraId="2762063D" w14:textId="77777777" w:rsidTr="0019300E">
        <w:trPr>
          <w:trHeight w:val="360"/>
        </w:trPr>
        <w:tc>
          <w:tcPr>
            <w:tcW w:w="562" w:type="dxa"/>
          </w:tcPr>
          <w:p w14:paraId="2FE5072B" w14:textId="74465862" w:rsidR="0019300E" w:rsidRPr="00346674" w:rsidRDefault="0019300E" w:rsidP="0019300E">
            <w:pPr>
              <w:ind w:left="0"/>
              <w:jc w:val="center"/>
              <w:rPr>
                <w:rFonts w:cs="Arial"/>
                <w:sz w:val="16"/>
                <w:szCs w:val="16"/>
              </w:rPr>
            </w:pPr>
            <w:r w:rsidRPr="00346674">
              <w:rPr>
                <w:rFonts w:cs="Arial" w:hint="eastAsia"/>
                <w:sz w:val="16"/>
                <w:szCs w:val="16"/>
              </w:rPr>
              <w:t>01</w:t>
            </w:r>
          </w:p>
        </w:tc>
        <w:tc>
          <w:tcPr>
            <w:tcW w:w="3544" w:type="dxa"/>
          </w:tcPr>
          <w:p w14:paraId="27EE89A7" w14:textId="6EE683EE" w:rsidR="0019300E" w:rsidRPr="00346674" w:rsidRDefault="0019300E" w:rsidP="0019300E">
            <w:pPr>
              <w:ind w:left="0"/>
              <w:rPr>
                <w:rFonts w:cs="Arial"/>
                <w:sz w:val="16"/>
                <w:szCs w:val="16"/>
              </w:rPr>
            </w:pPr>
            <w:r w:rsidRPr="00346674">
              <w:rPr>
                <w:rFonts w:cs="Arial" w:hint="eastAsia"/>
                <w:sz w:val="16"/>
                <w:szCs w:val="16"/>
              </w:rPr>
              <w:t>P</w:t>
            </w:r>
            <w:r w:rsidRPr="00346674">
              <w:rPr>
                <w:rFonts w:cs="Arial"/>
                <w:sz w:val="16"/>
                <w:szCs w:val="16"/>
              </w:rPr>
              <w:t>r</w:t>
            </w:r>
            <w:r w:rsidRPr="00346674">
              <w:rPr>
                <w:rFonts w:cs="Arial" w:hint="eastAsia"/>
                <w:sz w:val="16"/>
                <w:szCs w:val="16"/>
              </w:rPr>
              <w:t>oject Director</w:t>
            </w:r>
          </w:p>
        </w:tc>
        <w:tc>
          <w:tcPr>
            <w:tcW w:w="1619" w:type="dxa"/>
            <w:vAlign w:val="center"/>
          </w:tcPr>
          <w:p w14:paraId="0523879D" w14:textId="006A0B91" w:rsidR="0019300E" w:rsidRPr="00346674" w:rsidRDefault="0019300E" w:rsidP="0019300E">
            <w:pPr>
              <w:ind w:left="0"/>
              <w:jc w:val="center"/>
              <w:rPr>
                <w:rFonts w:cs="Arial"/>
                <w:sz w:val="16"/>
                <w:szCs w:val="16"/>
              </w:rPr>
            </w:pPr>
            <w:r w:rsidRPr="00346674">
              <w:rPr>
                <w:rFonts w:cs="Arial"/>
                <w:sz w:val="16"/>
                <w:szCs w:val="16"/>
              </w:rPr>
              <w:t>Seong-Yeol Kim</w:t>
            </w:r>
          </w:p>
        </w:tc>
        <w:tc>
          <w:tcPr>
            <w:tcW w:w="1577" w:type="dxa"/>
            <w:vAlign w:val="center"/>
          </w:tcPr>
          <w:p w14:paraId="3F165180" w14:textId="6419908C" w:rsidR="0019300E" w:rsidRPr="00346674" w:rsidRDefault="0019300E" w:rsidP="0019300E">
            <w:pPr>
              <w:ind w:left="0"/>
              <w:jc w:val="center"/>
              <w:rPr>
                <w:rFonts w:cs="Arial"/>
                <w:sz w:val="16"/>
                <w:szCs w:val="16"/>
              </w:rPr>
            </w:pPr>
            <w:r w:rsidRPr="00346674">
              <w:rPr>
                <w:rFonts w:cs="Arial" w:hint="eastAsia"/>
                <w:sz w:val="16"/>
                <w:szCs w:val="16"/>
              </w:rPr>
              <w:t>-</w:t>
            </w:r>
          </w:p>
        </w:tc>
        <w:tc>
          <w:tcPr>
            <w:tcW w:w="1503" w:type="dxa"/>
            <w:vAlign w:val="center"/>
          </w:tcPr>
          <w:p w14:paraId="56416F92" w14:textId="77777777" w:rsidR="0019300E" w:rsidRPr="00346674" w:rsidRDefault="0019300E" w:rsidP="0019300E">
            <w:pPr>
              <w:ind w:left="0"/>
              <w:rPr>
                <w:rFonts w:cs="Arial"/>
                <w:sz w:val="16"/>
                <w:szCs w:val="16"/>
              </w:rPr>
            </w:pPr>
          </w:p>
        </w:tc>
      </w:tr>
      <w:tr w:rsidR="0019300E" w:rsidRPr="00346674" w14:paraId="7ACCAB9B" w14:textId="77777777" w:rsidTr="0019300E">
        <w:trPr>
          <w:trHeight w:val="360"/>
        </w:trPr>
        <w:tc>
          <w:tcPr>
            <w:tcW w:w="562" w:type="dxa"/>
          </w:tcPr>
          <w:p w14:paraId="225BAFF4" w14:textId="31F51D67" w:rsidR="0019300E" w:rsidRPr="00346674" w:rsidRDefault="0019300E" w:rsidP="0019300E">
            <w:pPr>
              <w:ind w:left="0"/>
              <w:jc w:val="center"/>
              <w:rPr>
                <w:rFonts w:cs="Arial"/>
                <w:sz w:val="16"/>
                <w:szCs w:val="16"/>
              </w:rPr>
            </w:pPr>
            <w:r w:rsidRPr="00346674">
              <w:rPr>
                <w:rFonts w:cs="Arial" w:hint="eastAsia"/>
                <w:sz w:val="16"/>
                <w:szCs w:val="16"/>
              </w:rPr>
              <w:t>02</w:t>
            </w:r>
          </w:p>
        </w:tc>
        <w:tc>
          <w:tcPr>
            <w:tcW w:w="3544" w:type="dxa"/>
          </w:tcPr>
          <w:p w14:paraId="76960F99" w14:textId="7807B70E" w:rsidR="0019300E" w:rsidRPr="00346674" w:rsidRDefault="0019300E" w:rsidP="0019300E">
            <w:pPr>
              <w:ind w:left="0"/>
              <w:rPr>
                <w:rFonts w:cs="Arial"/>
                <w:sz w:val="16"/>
                <w:szCs w:val="16"/>
              </w:rPr>
            </w:pPr>
            <w:r w:rsidRPr="00346674">
              <w:rPr>
                <w:rFonts w:cs="Arial"/>
                <w:sz w:val="16"/>
                <w:szCs w:val="16"/>
              </w:rPr>
              <w:t>Project Manager</w:t>
            </w:r>
          </w:p>
        </w:tc>
        <w:tc>
          <w:tcPr>
            <w:tcW w:w="1619" w:type="dxa"/>
            <w:vAlign w:val="center"/>
          </w:tcPr>
          <w:p w14:paraId="75E15EAF" w14:textId="679B8709" w:rsidR="0019300E" w:rsidRPr="00346674" w:rsidRDefault="0019300E" w:rsidP="0019300E">
            <w:pPr>
              <w:ind w:left="0"/>
              <w:jc w:val="center"/>
              <w:rPr>
                <w:rFonts w:cs="Arial"/>
                <w:sz w:val="16"/>
                <w:szCs w:val="16"/>
              </w:rPr>
            </w:pPr>
            <w:r w:rsidRPr="00346674">
              <w:rPr>
                <w:rFonts w:cs="Arial" w:hint="eastAsia"/>
                <w:sz w:val="16"/>
                <w:szCs w:val="16"/>
              </w:rPr>
              <w:t>Yong Kim</w:t>
            </w:r>
          </w:p>
        </w:tc>
        <w:tc>
          <w:tcPr>
            <w:tcW w:w="1577" w:type="dxa"/>
            <w:vAlign w:val="center"/>
          </w:tcPr>
          <w:p w14:paraId="61FA5463" w14:textId="69BB8119" w:rsidR="0019300E" w:rsidRPr="00346674" w:rsidRDefault="00F7682A" w:rsidP="0019300E">
            <w:pPr>
              <w:ind w:left="0"/>
              <w:jc w:val="center"/>
              <w:rPr>
                <w:rFonts w:cs="Arial"/>
                <w:sz w:val="16"/>
                <w:szCs w:val="16"/>
              </w:rPr>
            </w:pPr>
            <w:r w:rsidRPr="00346674">
              <w:rPr>
                <w:rFonts w:cs="Arial"/>
                <w:sz w:val="16"/>
                <w:szCs w:val="16"/>
              </w:rPr>
              <w:t>Dong-Ryul Paek</w:t>
            </w:r>
          </w:p>
        </w:tc>
        <w:tc>
          <w:tcPr>
            <w:tcW w:w="1503" w:type="dxa"/>
            <w:vAlign w:val="center"/>
          </w:tcPr>
          <w:p w14:paraId="5B843AB2" w14:textId="77777777" w:rsidR="0019300E" w:rsidRPr="00346674" w:rsidRDefault="0019300E" w:rsidP="0019300E">
            <w:pPr>
              <w:ind w:left="0"/>
              <w:rPr>
                <w:rFonts w:cs="Arial"/>
                <w:sz w:val="16"/>
                <w:szCs w:val="16"/>
              </w:rPr>
            </w:pPr>
          </w:p>
        </w:tc>
      </w:tr>
      <w:tr w:rsidR="0019300E" w:rsidRPr="00346674" w14:paraId="569AD5C6" w14:textId="77777777" w:rsidTr="0019300E">
        <w:trPr>
          <w:trHeight w:val="360"/>
        </w:trPr>
        <w:tc>
          <w:tcPr>
            <w:tcW w:w="562" w:type="dxa"/>
          </w:tcPr>
          <w:p w14:paraId="784242DA" w14:textId="232F3231" w:rsidR="0019300E" w:rsidRPr="00346674" w:rsidRDefault="0019300E" w:rsidP="0019300E">
            <w:pPr>
              <w:ind w:left="0"/>
              <w:jc w:val="center"/>
              <w:rPr>
                <w:rFonts w:cs="Arial"/>
                <w:sz w:val="16"/>
                <w:szCs w:val="16"/>
              </w:rPr>
            </w:pPr>
            <w:r w:rsidRPr="00346674">
              <w:rPr>
                <w:rFonts w:cs="Arial" w:hint="eastAsia"/>
                <w:sz w:val="16"/>
                <w:szCs w:val="16"/>
              </w:rPr>
              <w:t>03</w:t>
            </w:r>
          </w:p>
        </w:tc>
        <w:tc>
          <w:tcPr>
            <w:tcW w:w="3544" w:type="dxa"/>
          </w:tcPr>
          <w:p w14:paraId="18E05D8F" w14:textId="3266C60B" w:rsidR="0019300E" w:rsidRPr="00346674" w:rsidRDefault="0019300E" w:rsidP="0019300E">
            <w:pPr>
              <w:ind w:left="0"/>
              <w:rPr>
                <w:rFonts w:cs="Arial"/>
                <w:sz w:val="16"/>
                <w:szCs w:val="16"/>
              </w:rPr>
            </w:pPr>
            <w:r w:rsidRPr="00346674">
              <w:rPr>
                <w:rFonts w:cs="Arial"/>
                <w:sz w:val="16"/>
                <w:szCs w:val="16"/>
              </w:rPr>
              <w:t>Engineering Manager</w:t>
            </w:r>
          </w:p>
        </w:tc>
        <w:tc>
          <w:tcPr>
            <w:tcW w:w="1619" w:type="dxa"/>
            <w:vAlign w:val="center"/>
          </w:tcPr>
          <w:p w14:paraId="7272015A" w14:textId="5E145787" w:rsidR="0019300E" w:rsidRPr="00346674" w:rsidRDefault="0019300E" w:rsidP="0019300E">
            <w:pPr>
              <w:ind w:left="0"/>
              <w:jc w:val="center"/>
              <w:rPr>
                <w:rFonts w:cs="Arial"/>
                <w:sz w:val="16"/>
                <w:szCs w:val="16"/>
              </w:rPr>
            </w:pPr>
            <w:r w:rsidRPr="001F05E9">
              <w:rPr>
                <w:rFonts w:cs="Arial"/>
                <w:sz w:val="16"/>
                <w:szCs w:val="16"/>
                <w:highlight w:val="yellow"/>
                <w:rPrChange w:id="7" w:author="정진원(Jung, Jin-won)(공사기술팀)" w:date="2026-10-23T12:42:00Z" w16du:dateUtc="2026-10-23T03:42:00Z">
                  <w:rPr>
                    <w:rFonts w:cs="Arial"/>
                    <w:sz w:val="16"/>
                    <w:szCs w:val="16"/>
                  </w:rPr>
                </w:rPrChange>
              </w:rPr>
              <w:t>Sung-Il Byun</w:t>
            </w:r>
          </w:p>
        </w:tc>
        <w:tc>
          <w:tcPr>
            <w:tcW w:w="1577" w:type="dxa"/>
            <w:vAlign w:val="center"/>
          </w:tcPr>
          <w:p w14:paraId="1AAAC1B3" w14:textId="595490BF" w:rsidR="0019300E" w:rsidRPr="00346674" w:rsidRDefault="00DE0D0A" w:rsidP="0019300E">
            <w:pPr>
              <w:ind w:left="0"/>
              <w:jc w:val="center"/>
              <w:rPr>
                <w:rFonts w:cs="Arial"/>
                <w:sz w:val="16"/>
                <w:szCs w:val="16"/>
              </w:rPr>
            </w:pPr>
            <w:r w:rsidRPr="00346674">
              <w:rPr>
                <w:rFonts w:cs="Arial"/>
                <w:sz w:val="16"/>
                <w:szCs w:val="16"/>
              </w:rPr>
              <w:t>Bong-Kyun Kim</w:t>
            </w:r>
          </w:p>
        </w:tc>
        <w:tc>
          <w:tcPr>
            <w:tcW w:w="1503" w:type="dxa"/>
            <w:vAlign w:val="center"/>
          </w:tcPr>
          <w:p w14:paraId="23D5A800" w14:textId="77777777" w:rsidR="0019300E" w:rsidRPr="00346674" w:rsidRDefault="0019300E" w:rsidP="0019300E">
            <w:pPr>
              <w:ind w:left="0"/>
              <w:rPr>
                <w:rFonts w:cs="Arial"/>
                <w:sz w:val="16"/>
                <w:szCs w:val="16"/>
              </w:rPr>
            </w:pPr>
          </w:p>
        </w:tc>
      </w:tr>
      <w:tr w:rsidR="0019300E" w:rsidRPr="00346674" w14:paraId="7BCACE45" w14:textId="77777777" w:rsidTr="0019300E">
        <w:trPr>
          <w:trHeight w:val="360"/>
        </w:trPr>
        <w:tc>
          <w:tcPr>
            <w:tcW w:w="562" w:type="dxa"/>
          </w:tcPr>
          <w:p w14:paraId="145C3A2A" w14:textId="3F6787BD" w:rsidR="0019300E" w:rsidRPr="00346674" w:rsidRDefault="0019300E" w:rsidP="0019300E">
            <w:pPr>
              <w:ind w:left="0"/>
              <w:jc w:val="center"/>
              <w:rPr>
                <w:rFonts w:cs="Arial"/>
                <w:sz w:val="16"/>
                <w:szCs w:val="16"/>
              </w:rPr>
            </w:pPr>
            <w:r w:rsidRPr="00346674">
              <w:rPr>
                <w:rFonts w:cs="Arial" w:hint="eastAsia"/>
                <w:sz w:val="16"/>
                <w:szCs w:val="16"/>
              </w:rPr>
              <w:t>04</w:t>
            </w:r>
          </w:p>
        </w:tc>
        <w:tc>
          <w:tcPr>
            <w:tcW w:w="3544" w:type="dxa"/>
          </w:tcPr>
          <w:p w14:paraId="31302A23" w14:textId="056B9CDB" w:rsidR="0019300E" w:rsidRPr="00346674" w:rsidRDefault="0019300E" w:rsidP="0019300E">
            <w:pPr>
              <w:ind w:left="0"/>
              <w:rPr>
                <w:rFonts w:cs="Arial"/>
                <w:sz w:val="16"/>
                <w:szCs w:val="16"/>
              </w:rPr>
            </w:pPr>
            <w:r w:rsidRPr="00346674">
              <w:rPr>
                <w:rFonts w:cs="Arial" w:hint="eastAsia"/>
                <w:sz w:val="16"/>
                <w:szCs w:val="16"/>
              </w:rPr>
              <w:t>Lead Project Engineer</w:t>
            </w:r>
          </w:p>
        </w:tc>
        <w:tc>
          <w:tcPr>
            <w:tcW w:w="1619" w:type="dxa"/>
            <w:vAlign w:val="center"/>
          </w:tcPr>
          <w:p w14:paraId="1FCD4221" w14:textId="24373974" w:rsidR="0019300E" w:rsidRPr="00346674" w:rsidRDefault="0019300E" w:rsidP="0019300E">
            <w:pPr>
              <w:ind w:left="0"/>
              <w:jc w:val="center"/>
              <w:rPr>
                <w:rFonts w:cs="Arial"/>
                <w:sz w:val="16"/>
                <w:szCs w:val="16"/>
              </w:rPr>
            </w:pPr>
            <w:r w:rsidRPr="00346674">
              <w:rPr>
                <w:rFonts w:cs="Arial" w:hint="eastAsia"/>
                <w:sz w:val="16"/>
                <w:szCs w:val="16"/>
              </w:rPr>
              <w:t>Young-Hoon Lim</w:t>
            </w:r>
          </w:p>
        </w:tc>
        <w:tc>
          <w:tcPr>
            <w:tcW w:w="1577" w:type="dxa"/>
            <w:vAlign w:val="center"/>
          </w:tcPr>
          <w:p w14:paraId="206EB56C" w14:textId="1C41C21C" w:rsidR="0019300E" w:rsidRPr="00346674" w:rsidRDefault="00FB16C2" w:rsidP="0019300E">
            <w:pPr>
              <w:ind w:left="0"/>
              <w:jc w:val="center"/>
              <w:rPr>
                <w:rFonts w:cs="Arial"/>
                <w:sz w:val="16"/>
                <w:szCs w:val="16"/>
              </w:rPr>
            </w:pPr>
            <w:r w:rsidRPr="00346674">
              <w:rPr>
                <w:rFonts w:cs="Arial" w:hint="eastAsia"/>
                <w:sz w:val="16"/>
                <w:szCs w:val="16"/>
              </w:rPr>
              <w:t>Jun-Ho Kim</w:t>
            </w:r>
          </w:p>
        </w:tc>
        <w:tc>
          <w:tcPr>
            <w:tcW w:w="1503" w:type="dxa"/>
            <w:vAlign w:val="center"/>
          </w:tcPr>
          <w:p w14:paraId="5232A402" w14:textId="77777777" w:rsidR="0019300E" w:rsidRPr="00346674" w:rsidRDefault="0019300E" w:rsidP="0019300E">
            <w:pPr>
              <w:ind w:left="0"/>
              <w:rPr>
                <w:rFonts w:cs="Arial"/>
                <w:sz w:val="16"/>
                <w:szCs w:val="16"/>
              </w:rPr>
            </w:pPr>
          </w:p>
        </w:tc>
      </w:tr>
      <w:tr w:rsidR="0019300E" w:rsidRPr="00346674" w14:paraId="1CD2BCA9" w14:textId="77777777" w:rsidTr="0019300E">
        <w:trPr>
          <w:trHeight w:val="360"/>
        </w:trPr>
        <w:tc>
          <w:tcPr>
            <w:tcW w:w="562" w:type="dxa"/>
          </w:tcPr>
          <w:p w14:paraId="65419A68" w14:textId="56355575" w:rsidR="0019300E" w:rsidRPr="00346674" w:rsidRDefault="0019300E" w:rsidP="0019300E">
            <w:pPr>
              <w:ind w:left="0"/>
              <w:jc w:val="center"/>
              <w:rPr>
                <w:rFonts w:cs="Arial"/>
                <w:sz w:val="16"/>
                <w:szCs w:val="16"/>
              </w:rPr>
            </w:pPr>
            <w:r w:rsidRPr="00346674">
              <w:rPr>
                <w:rFonts w:cs="Arial" w:hint="eastAsia"/>
                <w:sz w:val="16"/>
                <w:szCs w:val="16"/>
              </w:rPr>
              <w:t>05</w:t>
            </w:r>
          </w:p>
        </w:tc>
        <w:tc>
          <w:tcPr>
            <w:tcW w:w="3544" w:type="dxa"/>
            <w:vAlign w:val="center"/>
          </w:tcPr>
          <w:p w14:paraId="0C636DB3" w14:textId="736B1FED" w:rsidR="0019300E" w:rsidRPr="00346674" w:rsidRDefault="0019300E" w:rsidP="0019300E">
            <w:pPr>
              <w:ind w:left="0"/>
              <w:rPr>
                <w:rFonts w:cs="Arial"/>
                <w:sz w:val="16"/>
                <w:szCs w:val="16"/>
              </w:rPr>
            </w:pPr>
            <w:r w:rsidRPr="00346674">
              <w:rPr>
                <w:rFonts w:cs="Arial"/>
                <w:sz w:val="16"/>
                <w:szCs w:val="16"/>
              </w:rPr>
              <w:t>Lead Process Engineers</w:t>
            </w:r>
          </w:p>
        </w:tc>
        <w:tc>
          <w:tcPr>
            <w:tcW w:w="1619" w:type="dxa"/>
            <w:vAlign w:val="center"/>
          </w:tcPr>
          <w:p w14:paraId="5D741DDA" w14:textId="537F0698" w:rsidR="0019300E" w:rsidRPr="00346674" w:rsidRDefault="0019300E" w:rsidP="0019300E">
            <w:pPr>
              <w:ind w:left="0"/>
              <w:jc w:val="center"/>
              <w:rPr>
                <w:rFonts w:cs="Arial"/>
                <w:sz w:val="16"/>
                <w:szCs w:val="16"/>
              </w:rPr>
            </w:pPr>
            <w:r w:rsidRPr="00346674">
              <w:rPr>
                <w:rFonts w:cs="Arial" w:hint="eastAsia"/>
                <w:sz w:val="16"/>
                <w:szCs w:val="16"/>
              </w:rPr>
              <w:t>Hyun-Sam Park</w:t>
            </w:r>
          </w:p>
        </w:tc>
        <w:tc>
          <w:tcPr>
            <w:tcW w:w="1577" w:type="dxa"/>
            <w:vAlign w:val="center"/>
          </w:tcPr>
          <w:p w14:paraId="4AAA2C61" w14:textId="11D0DB76" w:rsidR="0019300E" w:rsidRPr="00346674" w:rsidRDefault="0019300E" w:rsidP="0019300E">
            <w:pPr>
              <w:ind w:left="0"/>
              <w:jc w:val="center"/>
              <w:rPr>
                <w:rFonts w:cs="Arial"/>
                <w:sz w:val="16"/>
                <w:szCs w:val="16"/>
              </w:rPr>
            </w:pPr>
            <w:r w:rsidRPr="00346674">
              <w:rPr>
                <w:rFonts w:cs="Arial" w:hint="eastAsia"/>
                <w:sz w:val="16"/>
                <w:szCs w:val="16"/>
              </w:rPr>
              <w:t>Sun-Kil Kim</w:t>
            </w:r>
          </w:p>
        </w:tc>
        <w:tc>
          <w:tcPr>
            <w:tcW w:w="1503" w:type="dxa"/>
            <w:vAlign w:val="center"/>
          </w:tcPr>
          <w:p w14:paraId="7D756C90" w14:textId="77777777" w:rsidR="0019300E" w:rsidRPr="00346674" w:rsidRDefault="0019300E" w:rsidP="0019300E">
            <w:pPr>
              <w:ind w:left="0"/>
              <w:rPr>
                <w:rFonts w:cs="Arial"/>
                <w:sz w:val="16"/>
                <w:szCs w:val="16"/>
              </w:rPr>
            </w:pPr>
          </w:p>
        </w:tc>
      </w:tr>
      <w:tr w:rsidR="0019300E" w:rsidRPr="00346674" w14:paraId="41F8EADB" w14:textId="77777777" w:rsidTr="0019300E">
        <w:trPr>
          <w:trHeight w:val="360"/>
        </w:trPr>
        <w:tc>
          <w:tcPr>
            <w:tcW w:w="562" w:type="dxa"/>
          </w:tcPr>
          <w:p w14:paraId="6F6C5476" w14:textId="021B6BA8" w:rsidR="0019300E" w:rsidRPr="00346674" w:rsidRDefault="0019300E" w:rsidP="0019300E">
            <w:pPr>
              <w:ind w:left="0"/>
              <w:jc w:val="center"/>
              <w:rPr>
                <w:rFonts w:cs="Arial"/>
                <w:sz w:val="16"/>
                <w:szCs w:val="16"/>
              </w:rPr>
            </w:pPr>
            <w:r w:rsidRPr="00346674">
              <w:rPr>
                <w:rFonts w:cs="Arial" w:hint="eastAsia"/>
                <w:sz w:val="16"/>
                <w:szCs w:val="16"/>
              </w:rPr>
              <w:t>06</w:t>
            </w:r>
          </w:p>
        </w:tc>
        <w:tc>
          <w:tcPr>
            <w:tcW w:w="3544" w:type="dxa"/>
            <w:vAlign w:val="center"/>
          </w:tcPr>
          <w:p w14:paraId="71EB4B78" w14:textId="517AB1F8" w:rsidR="0019300E" w:rsidRPr="00346674" w:rsidRDefault="0019300E" w:rsidP="0019300E">
            <w:pPr>
              <w:ind w:left="0"/>
              <w:rPr>
                <w:rFonts w:cs="Arial"/>
                <w:sz w:val="16"/>
                <w:szCs w:val="16"/>
              </w:rPr>
            </w:pPr>
            <w:r w:rsidRPr="00346674">
              <w:rPr>
                <w:rFonts w:cs="Arial"/>
                <w:sz w:val="16"/>
                <w:szCs w:val="16"/>
              </w:rPr>
              <w:t>Lead Rotating Equipment</w:t>
            </w:r>
            <w:r w:rsidRPr="00346674">
              <w:rPr>
                <w:rFonts w:cs="Arial" w:hint="eastAsia"/>
                <w:sz w:val="16"/>
                <w:szCs w:val="16"/>
              </w:rPr>
              <w:t xml:space="preserve"> </w:t>
            </w:r>
            <w:r w:rsidRPr="00346674">
              <w:rPr>
                <w:rFonts w:cs="Arial"/>
                <w:sz w:val="16"/>
                <w:szCs w:val="16"/>
              </w:rPr>
              <w:t>Engineer</w:t>
            </w:r>
          </w:p>
        </w:tc>
        <w:tc>
          <w:tcPr>
            <w:tcW w:w="1619" w:type="dxa"/>
            <w:vAlign w:val="center"/>
          </w:tcPr>
          <w:p w14:paraId="6ABB2C7C" w14:textId="0A26FC7B" w:rsidR="0019300E" w:rsidRPr="00346674" w:rsidRDefault="0019300E" w:rsidP="0019300E">
            <w:pPr>
              <w:ind w:left="0"/>
              <w:jc w:val="center"/>
              <w:rPr>
                <w:rFonts w:cs="Arial"/>
                <w:sz w:val="16"/>
                <w:szCs w:val="16"/>
              </w:rPr>
            </w:pPr>
            <w:r w:rsidRPr="00346674">
              <w:rPr>
                <w:rFonts w:cs="Arial"/>
                <w:sz w:val="16"/>
                <w:szCs w:val="16"/>
              </w:rPr>
              <w:t>Young-Wook</w:t>
            </w:r>
            <w:r w:rsidRPr="00346674">
              <w:rPr>
                <w:rFonts w:cs="Arial" w:hint="eastAsia"/>
                <w:sz w:val="16"/>
                <w:szCs w:val="16"/>
              </w:rPr>
              <w:t xml:space="preserve"> </w:t>
            </w:r>
            <w:r w:rsidRPr="00346674">
              <w:rPr>
                <w:rFonts w:cs="Arial"/>
                <w:sz w:val="16"/>
                <w:szCs w:val="16"/>
              </w:rPr>
              <w:t>Kong</w:t>
            </w:r>
          </w:p>
        </w:tc>
        <w:tc>
          <w:tcPr>
            <w:tcW w:w="1577" w:type="dxa"/>
            <w:vAlign w:val="center"/>
          </w:tcPr>
          <w:p w14:paraId="29A66E7C" w14:textId="092CF105" w:rsidR="0019300E" w:rsidRPr="00346674" w:rsidRDefault="0019300E" w:rsidP="0019300E">
            <w:pPr>
              <w:ind w:left="0"/>
              <w:jc w:val="center"/>
              <w:rPr>
                <w:rFonts w:cs="Arial"/>
                <w:sz w:val="16"/>
                <w:szCs w:val="16"/>
              </w:rPr>
            </w:pPr>
            <w:r w:rsidRPr="00346674">
              <w:rPr>
                <w:rFonts w:cs="Arial"/>
                <w:sz w:val="16"/>
                <w:szCs w:val="16"/>
              </w:rPr>
              <w:t>Ji-</w:t>
            </w:r>
            <w:r w:rsidR="00543770" w:rsidRPr="00346674">
              <w:rPr>
                <w:rFonts w:cs="Arial" w:hint="eastAsia"/>
                <w:sz w:val="16"/>
                <w:szCs w:val="16"/>
              </w:rPr>
              <w:t>S</w:t>
            </w:r>
            <w:r w:rsidRPr="00346674">
              <w:rPr>
                <w:rFonts w:cs="Arial"/>
                <w:sz w:val="16"/>
                <w:szCs w:val="16"/>
              </w:rPr>
              <w:t>ang Kang</w:t>
            </w:r>
          </w:p>
        </w:tc>
        <w:tc>
          <w:tcPr>
            <w:tcW w:w="1503" w:type="dxa"/>
            <w:vAlign w:val="center"/>
          </w:tcPr>
          <w:p w14:paraId="70E951ED" w14:textId="77777777" w:rsidR="0019300E" w:rsidRPr="00346674" w:rsidRDefault="0019300E" w:rsidP="0019300E">
            <w:pPr>
              <w:ind w:left="0"/>
              <w:rPr>
                <w:rFonts w:cs="Arial"/>
                <w:sz w:val="16"/>
                <w:szCs w:val="16"/>
              </w:rPr>
            </w:pPr>
          </w:p>
        </w:tc>
      </w:tr>
      <w:tr w:rsidR="0019300E" w:rsidRPr="00346674" w14:paraId="0AFB011B" w14:textId="77777777" w:rsidTr="0019300E">
        <w:trPr>
          <w:trHeight w:val="360"/>
        </w:trPr>
        <w:tc>
          <w:tcPr>
            <w:tcW w:w="562" w:type="dxa"/>
          </w:tcPr>
          <w:p w14:paraId="21B805FF" w14:textId="0795DE11" w:rsidR="0019300E" w:rsidRPr="00346674" w:rsidRDefault="0019300E" w:rsidP="0019300E">
            <w:pPr>
              <w:ind w:left="0"/>
              <w:jc w:val="center"/>
              <w:rPr>
                <w:rFonts w:cs="Arial"/>
                <w:sz w:val="16"/>
                <w:szCs w:val="16"/>
              </w:rPr>
            </w:pPr>
            <w:r w:rsidRPr="00346674">
              <w:rPr>
                <w:rFonts w:cs="Arial" w:hint="eastAsia"/>
                <w:sz w:val="16"/>
                <w:szCs w:val="16"/>
              </w:rPr>
              <w:t>07</w:t>
            </w:r>
          </w:p>
        </w:tc>
        <w:tc>
          <w:tcPr>
            <w:tcW w:w="3544" w:type="dxa"/>
            <w:vAlign w:val="center"/>
          </w:tcPr>
          <w:p w14:paraId="7A65ACFA" w14:textId="6EB2084D" w:rsidR="0019300E" w:rsidRPr="00346674" w:rsidRDefault="0019300E" w:rsidP="0019300E">
            <w:pPr>
              <w:ind w:left="0"/>
              <w:rPr>
                <w:rFonts w:cs="Arial"/>
                <w:sz w:val="16"/>
                <w:szCs w:val="16"/>
              </w:rPr>
            </w:pPr>
            <w:r w:rsidRPr="00346674">
              <w:rPr>
                <w:rFonts w:cs="Arial"/>
                <w:sz w:val="16"/>
                <w:szCs w:val="16"/>
              </w:rPr>
              <w:t xml:space="preserve">Lead Static </w:t>
            </w:r>
            <w:r w:rsidRPr="00346674">
              <w:rPr>
                <w:rFonts w:cs="Arial" w:hint="eastAsia"/>
                <w:sz w:val="16"/>
                <w:szCs w:val="16"/>
              </w:rPr>
              <w:t xml:space="preserve">Equipment </w:t>
            </w:r>
            <w:r w:rsidRPr="00346674">
              <w:rPr>
                <w:rFonts w:cs="Arial"/>
                <w:sz w:val="16"/>
                <w:szCs w:val="16"/>
              </w:rPr>
              <w:t>Engineer</w:t>
            </w:r>
          </w:p>
        </w:tc>
        <w:tc>
          <w:tcPr>
            <w:tcW w:w="1619" w:type="dxa"/>
            <w:vAlign w:val="center"/>
          </w:tcPr>
          <w:p w14:paraId="29A9F9D8" w14:textId="6C1D0C7B" w:rsidR="0019300E" w:rsidRPr="00346674" w:rsidRDefault="0019300E" w:rsidP="0019300E">
            <w:pPr>
              <w:ind w:left="0"/>
              <w:jc w:val="center"/>
              <w:rPr>
                <w:rFonts w:cs="Arial"/>
                <w:sz w:val="16"/>
                <w:szCs w:val="16"/>
              </w:rPr>
            </w:pPr>
            <w:r w:rsidRPr="00346674">
              <w:rPr>
                <w:rFonts w:cs="Arial"/>
                <w:sz w:val="16"/>
                <w:szCs w:val="16"/>
              </w:rPr>
              <w:t>Byeong-</w:t>
            </w:r>
            <w:r w:rsidRPr="00346674">
              <w:rPr>
                <w:rFonts w:cs="Arial" w:hint="eastAsia"/>
                <w:sz w:val="16"/>
                <w:szCs w:val="16"/>
              </w:rPr>
              <w:t>Il</w:t>
            </w:r>
            <w:r w:rsidRPr="00346674">
              <w:rPr>
                <w:rFonts w:cs="Arial"/>
                <w:sz w:val="16"/>
                <w:szCs w:val="16"/>
              </w:rPr>
              <w:t xml:space="preserve"> Moon</w:t>
            </w:r>
          </w:p>
        </w:tc>
        <w:tc>
          <w:tcPr>
            <w:tcW w:w="1577" w:type="dxa"/>
            <w:vAlign w:val="center"/>
          </w:tcPr>
          <w:p w14:paraId="78E2933B" w14:textId="685BDB00" w:rsidR="0019300E" w:rsidRPr="00346674" w:rsidRDefault="0019300E" w:rsidP="0019300E">
            <w:pPr>
              <w:ind w:left="0"/>
              <w:jc w:val="center"/>
              <w:rPr>
                <w:rFonts w:cs="Arial"/>
                <w:sz w:val="16"/>
                <w:szCs w:val="16"/>
              </w:rPr>
            </w:pPr>
            <w:r w:rsidRPr="00346674">
              <w:rPr>
                <w:rFonts w:cs="Arial" w:hint="eastAsia"/>
                <w:sz w:val="16"/>
                <w:szCs w:val="20"/>
              </w:rPr>
              <w:t>Seul-Gi Kim</w:t>
            </w:r>
          </w:p>
        </w:tc>
        <w:tc>
          <w:tcPr>
            <w:tcW w:w="1503" w:type="dxa"/>
            <w:vAlign w:val="center"/>
          </w:tcPr>
          <w:p w14:paraId="27372E61" w14:textId="77777777" w:rsidR="0019300E" w:rsidRPr="00346674" w:rsidRDefault="0019300E" w:rsidP="0019300E">
            <w:pPr>
              <w:ind w:left="0"/>
              <w:rPr>
                <w:rFonts w:cs="Arial"/>
                <w:sz w:val="16"/>
                <w:szCs w:val="16"/>
              </w:rPr>
            </w:pPr>
          </w:p>
        </w:tc>
      </w:tr>
      <w:tr w:rsidR="0019300E" w:rsidRPr="00346674" w14:paraId="6ADCF8C8" w14:textId="77777777" w:rsidTr="0019300E">
        <w:trPr>
          <w:trHeight w:val="360"/>
        </w:trPr>
        <w:tc>
          <w:tcPr>
            <w:tcW w:w="562" w:type="dxa"/>
          </w:tcPr>
          <w:p w14:paraId="49D3E51A" w14:textId="69E7B18F" w:rsidR="0019300E" w:rsidRPr="00346674" w:rsidRDefault="0019300E" w:rsidP="0019300E">
            <w:pPr>
              <w:ind w:left="0"/>
              <w:jc w:val="center"/>
              <w:rPr>
                <w:rFonts w:cs="Arial"/>
                <w:sz w:val="16"/>
                <w:szCs w:val="16"/>
              </w:rPr>
            </w:pPr>
            <w:r w:rsidRPr="00346674">
              <w:rPr>
                <w:rFonts w:cs="Arial" w:hint="eastAsia"/>
                <w:sz w:val="16"/>
                <w:szCs w:val="16"/>
              </w:rPr>
              <w:t>08</w:t>
            </w:r>
          </w:p>
        </w:tc>
        <w:tc>
          <w:tcPr>
            <w:tcW w:w="3544" w:type="dxa"/>
            <w:vAlign w:val="center"/>
          </w:tcPr>
          <w:p w14:paraId="6F6EC474" w14:textId="5135B5C0" w:rsidR="0019300E" w:rsidRPr="00346674" w:rsidRDefault="0019300E" w:rsidP="0019300E">
            <w:pPr>
              <w:ind w:left="0"/>
              <w:rPr>
                <w:rFonts w:cs="Arial"/>
                <w:sz w:val="16"/>
                <w:szCs w:val="16"/>
              </w:rPr>
            </w:pPr>
            <w:r w:rsidRPr="00346674">
              <w:rPr>
                <w:rFonts w:cs="Arial"/>
                <w:sz w:val="16"/>
                <w:szCs w:val="16"/>
              </w:rPr>
              <w:t>Lead Piping Engineer</w:t>
            </w:r>
          </w:p>
        </w:tc>
        <w:tc>
          <w:tcPr>
            <w:tcW w:w="1619" w:type="dxa"/>
            <w:vAlign w:val="center"/>
          </w:tcPr>
          <w:p w14:paraId="07738005" w14:textId="0059C990" w:rsidR="0019300E" w:rsidRPr="00346674" w:rsidRDefault="0019300E" w:rsidP="0019300E">
            <w:pPr>
              <w:ind w:left="0"/>
              <w:jc w:val="center"/>
              <w:rPr>
                <w:rFonts w:cs="Arial"/>
                <w:sz w:val="16"/>
                <w:szCs w:val="16"/>
              </w:rPr>
            </w:pPr>
            <w:r w:rsidRPr="00346674">
              <w:rPr>
                <w:rFonts w:cs="Arial"/>
                <w:sz w:val="16"/>
                <w:szCs w:val="16"/>
              </w:rPr>
              <w:t>Hong-Kyung Kim</w:t>
            </w:r>
          </w:p>
        </w:tc>
        <w:tc>
          <w:tcPr>
            <w:tcW w:w="1577" w:type="dxa"/>
            <w:vAlign w:val="center"/>
          </w:tcPr>
          <w:p w14:paraId="7502E640" w14:textId="11A2AEDD" w:rsidR="0019300E" w:rsidRPr="00346674" w:rsidRDefault="0019300E" w:rsidP="0019300E">
            <w:pPr>
              <w:ind w:left="0"/>
              <w:jc w:val="center"/>
              <w:rPr>
                <w:rFonts w:cs="Arial"/>
                <w:sz w:val="16"/>
                <w:szCs w:val="16"/>
              </w:rPr>
            </w:pPr>
            <w:r w:rsidRPr="00346674">
              <w:rPr>
                <w:rFonts w:cs="Arial"/>
                <w:sz w:val="16"/>
                <w:szCs w:val="16"/>
              </w:rPr>
              <w:t>Il-Ho Hwang</w:t>
            </w:r>
          </w:p>
        </w:tc>
        <w:tc>
          <w:tcPr>
            <w:tcW w:w="1503" w:type="dxa"/>
            <w:vAlign w:val="center"/>
          </w:tcPr>
          <w:p w14:paraId="0B482C6D" w14:textId="77777777" w:rsidR="0019300E" w:rsidRPr="00346674" w:rsidRDefault="0019300E" w:rsidP="0019300E">
            <w:pPr>
              <w:ind w:left="0"/>
              <w:rPr>
                <w:rFonts w:cs="Arial"/>
                <w:sz w:val="16"/>
                <w:szCs w:val="16"/>
              </w:rPr>
            </w:pPr>
          </w:p>
        </w:tc>
      </w:tr>
      <w:tr w:rsidR="0019300E" w:rsidRPr="00346674" w14:paraId="1F61AF87" w14:textId="77777777" w:rsidTr="0019300E">
        <w:trPr>
          <w:trHeight w:val="360"/>
        </w:trPr>
        <w:tc>
          <w:tcPr>
            <w:tcW w:w="562" w:type="dxa"/>
          </w:tcPr>
          <w:p w14:paraId="12CF9305" w14:textId="1F06ABBB" w:rsidR="0019300E" w:rsidRPr="00346674" w:rsidRDefault="0019300E" w:rsidP="0019300E">
            <w:pPr>
              <w:ind w:left="0"/>
              <w:jc w:val="center"/>
              <w:rPr>
                <w:rFonts w:cs="Arial"/>
                <w:sz w:val="16"/>
                <w:szCs w:val="16"/>
              </w:rPr>
            </w:pPr>
            <w:r w:rsidRPr="00346674">
              <w:rPr>
                <w:rFonts w:cs="Arial" w:hint="eastAsia"/>
                <w:sz w:val="16"/>
                <w:szCs w:val="16"/>
              </w:rPr>
              <w:t>09</w:t>
            </w:r>
          </w:p>
        </w:tc>
        <w:tc>
          <w:tcPr>
            <w:tcW w:w="3544" w:type="dxa"/>
            <w:vAlign w:val="center"/>
          </w:tcPr>
          <w:p w14:paraId="06EA604B" w14:textId="663A1361" w:rsidR="0019300E" w:rsidRPr="00346674" w:rsidRDefault="0019300E" w:rsidP="0019300E">
            <w:pPr>
              <w:ind w:left="0"/>
              <w:rPr>
                <w:rFonts w:cs="Arial"/>
                <w:sz w:val="16"/>
                <w:szCs w:val="16"/>
              </w:rPr>
            </w:pPr>
            <w:r w:rsidRPr="00346674">
              <w:rPr>
                <w:rFonts w:cs="Arial"/>
                <w:sz w:val="16"/>
                <w:szCs w:val="16"/>
              </w:rPr>
              <w:t xml:space="preserve">Lead Fire </w:t>
            </w:r>
            <w:r w:rsidRPr="00346674">
              <w:rPr>
                <w:rFonts w:cs="Arial" w:hint="eastAsia"/>
                <w:sz w:val="16"/>
                <w:szCs w:val="16"/>
              </w:rPr>
              <w:t>Protection</w:t>
            </w:r>
            <w:r w:rsidRPr="00346674">
              <w:rPr>
                <w:rFonts w:cs="Arial"/>
                <w:sz w:val="16"/>
                <w:szCs w:val="16"/>
              </w:rPr>
              <w:t xml:space="preserve"> Engineer</w:t>
            </w:r>
          </w:p>
        </w:tc>
        <w:tc>
          <w:tcPr>
            <w:tcW w:w="1619" w:type="dxa"/>
            <w:vAlign w:val="center"/>
          </w:tcPr>
          <w:p w14:paraId="687CD3CB" w14:textId="0FA85F28" w:rsidR="0019300E" w:rsidRPr="00346674" w:rsidRDefault="0019300E" w:rsidP="0019300E">
            <w:pPr>
              <w:ind w:left="0"/>
              <w:jc w:val="center"/>
              <w:rPr>
                <w:rFonts w:cs="Arial"/>
                <w:sz w:val="16"/>
                <w:szCs w:val="16"/>
              </w:rPr>
            </w:pPr>
            <w:r w:rsidRPr="00346674">
              <w:rPr>
                <w:rFonts w:cs="Arial"/>
                <w:sz w:val="16"/>
                <w:szCs w:val="16"/>
              </w:rPr>
              <w:t>Kyu-Oh Kim</w:t>
            </w:r>
          </w:p>
        </w:tc>
        <w:tc>
          <w:tcPr>
            <w:tcW w:w="1577" w:type="dxa"/>
            <w:vAlign w:val="center"/>
          </w:tcPr>
          <w:p w14:paraId="17D5F594" w14:textId="31B8FDFA" w:rsidR="0019300E" w:rsidRPr="00346674" w:rsidRDefault="0019300E" w:rsidP="0019300E">
            <w:pPr>
              <w:ind w:left="0"/>
              <w:jc w:val="center"/>
              <w:rPr>
                <w:rFonts w:cs="Arial"/>
                <w:sz w:val="16"/>
                <w:szCs w:val="16"/>
              </w:rPr>
            </w:pPr>
            <w:r w:rsidRPr="00346674">
              <w:rPr>
                <w:rFonts w:cs="Arial"/>
                <w:sz w:val="16"/>
                <w:szCs w:val="16"/>
              </w:rPr>
              <w:t>Eun-Ji Kim</w:t>
            </w:r>
          </w:p>
        </w:tc>
        <w:tc>
          <w:tcPr>
            <w:tcW w:w="1503" w:type="dxa"/>
            <w:vAlign w:val="center"/>
          </w:tcPr>
          <w:p w14:paraId="063AF8A6" w14:textId="77777777" w:rsidR="0019300E" w:rsidRPr="00346674" w:rsidRDefault="0019300E" w:rsidP="0019300E">
            <w:pPr>
              <w:ind w:left="0"/>
              <w:rPr>
                <w:rFonts w:cs="Arial"/>
                <w:sz w:val="16"/>
                <w:szCs w:val="16"/>
              </w:rPr>
            </w:pPr>
          </w:p>
        </w:tc>
      </w:tr>
      <w:tr w:rsidR="0019300E" w:rsidRPr="00346674" w14:paraId="01AD5358" w14:textId="77777777" w:rsidTr="0019300E">
        <w:trPr>
          <w:trHeight w:val="360"/>
        </w:trPr>
        <w:tc>
          <w:tcPr>
            <w:tcW w:w="562" w:type="dxa"/>
          </w:tcPr>
          <w:p w14:paraId="228C0617" w14:textId="55DEACBB" w:rsidR="0019300E" w:rsidRPr="00346674" w:rsidRDefault="0019300E" w:rsidP="0019300E">
            <w:pPr>
              <w:ind w:left="0"/>
              <w:jc w:val="center"/>
              <w:rPr>
                <w:rFonts w:cs="Arial"/>
                <w:sz w:val="16"/>
                <w:szCs w:val="16"/>
              </w:rPr>
            </w:pPr>
            <w:r w:rsidRPr="00346674">
              <w:rPr>
                <w:rFonts w:cs="Arial" w:hint="eastAsia"/>
                <w:sz w:val="16"/>
                <w:szCs w:val="16"/>
              </w:rPr>
              <w:t>10</w:t>
            </w:r>
          </w:p>
        </w:tc>
        <w:tc>
          <w:tcPr>
            <w:tcW w:w="3544" w:type="dxa"/>
            <w:vAlign w:val="center"/>
          </w:tcPr>
          <w:p w14:paraId="601EC4A6" w14:textId="2DF757BA" w:rsidR="0019300E" w:rsidRPr="00346674" w:rsidRDefault="0019300E" w:rsidP="0019300E">
            <w:pPr>
              <w:ind w:left="0"/>
              <w:rPr>
                <w:rFonts w:cs="Arial"/>
                <w:sz w:val="16"/>
                <w:szCs w:val="16"/>
              </w:rPr>
            </w:pPr>
            <w:r w:rsidRPr="00346674">
              <w:rPr>
                <w:rFonts w:cs="Arial"/>
                <w:sz w:val="16"/>
                <w:szCs w:val="16"/>
              </w:rPr>
              <w:t>Lead HVAC Engineer</w:t>
            </w:r>
          </w:p>
        </w:tc>
        <w:tc>
          <w:tcPr>
            <w:tcW w:w="1619" w:type="dxa"/>
            <w:vAlign w:val="center"/>
          </w:tcPr>
          <w:p w14:paraId="176B0F0A" w14:textId="533846DE" w:rsidR="0019300E" w:rsidRPr="00346674" w:rsidRDefault="0019300E" w:rsidP="0019300E">
            <w:pPr>
              <w:ind w:left="0"/>
              <w:jc w:val="center"/>
              <w:rPr>
                <w:rFonts w:cs="Arial"/>
                <w:sz w:val="16"/>
                <w:szCs w:val="16"/>
              </w:rPr>
            </w:pPr>
            <w:r w:rsidRPr="00346674">
              <w:rPr>
                <w:rFonts w:cs="Arial"/>
                <w:sz w:val="16"/>
                <w:szCs w:val="16"/>
              </w:rPr>
              <w:t>S</w:t>
            </w:r>
            <w:r w:rsidRPr="00346674">
              <w:rPr>
                <w:rFonts w:cs="Arial" w:hint="eastAsia"/>
                <w:sz w:val="16"/>
                <w:szCs w:val="16"/>
              </w:rPr>
              <w:t>un-A Jung</w:t>
            </w:r>
          </w:p>
        </w:tc>
        <w:tc>
          <w:tcPr>
            <w:tcW w:w="1577" w:type="dxa"/>
            <w:vAlign w:val="center"/>
          </w:tcPr>
          <w:p w14:paraId="012CBA58" w14:textId="73C65FD3" w:rsidR="0019300E" w:rsidRPr="00346674" w:rsidRDefault="0019300E" w:rsidP="0019300E">
            <w:pPr>
              <w:ind w:left="0"/>
              <w:jc w:val="center"/>
              <w:rPr>
                <w:rFonts w:cs="Arial"/>
                <w:sz w:val="16"/>
                <w:szCs w:val="16"/>
              </w:rPr>
            </w:pPr>
            <w:r w:rsidRPr="00346674">
              <w:rPr>
                <w:rFonts w:cs="Arial"/>
                <w:sz w:val="16"/>
                <w:szCs w:val="16"/>
              </w:rPr>
              <w:t>Jae-Woo Nam</w:t>
            </w:r>
          </w:p>
        </w:tc>
        <w:tc>
          <w:tcPr>
            <w:tcW w:w="1503" w:type="dxa"/>
            <w:vAlign w:val="center"/>
          </w:tcPr>
          <w:p w14:paraId="2BF56EED" w14:textId="77777777" w:rsidR="0019300E" w:rsidRPr="00346674" w:rsidRDefault="0019300E" w:rsidP="0019300E">
            <w:pPr>
              <w:ind w:left="0"/>
              <w:rPr>
                <w:rFonts w:cs="Arial"/>
                <w:sz w:val="16"/>
                <w:szCs w:val="16"/>
              </w:rPr>
            </w:pPr>
          </w:p>
        </w:tc>
      </w:tr>
      <w:tr w:rsidR="0019300E" w:rsidRPr="00346674" w14:paraId="6500D135" w14:textId="77777777" w:rsidTr="0019300E">
        <w:trPr>
          <w:trHeight w:val="360"/>
        </w:trPr>
        <w:tc>
          <w:tcPr>
            <w:tcW w:w="562" w:type="dxa"/>
          </w:tcPr>
          <w:p w14:paraId="511373AA" w14:textId="1B59C508" w:rsidR="0019300E" w:rsidRPr="00346674" w:rsidRDefault="0019300E" w:rsidP="0019300E">
            <w:pPr>
              <w:ind w:left="0"/>
              <w:jc w:val="center"/>
              <w:rPr>
                <w:rFonts w:cs="Arial"/>
                <w:sz w:val="16"/>
                <w:szCs w:val="16"/>
              </w:rPr>
            </w:pPr>
            <w:r w:rsidRPr="00346674">
              <w:rPr>
                <w:rFonts w:cs="Arial" w:hint="eastAsia"/>
                <w:sz w:val="16"/>
                <w:szCs w:val="16"/>
              </w:rPr>
              <w:t>11</w:t>
            </w:r>
          </w:p>
        </w:tc>
        <w:tc>
          <w:tcPr>
            <w:tcW w:w="3544" w:type="dxa"/>
            <w:vAlign w:val="center"/>
          </w:tcPr>
          <w:p w14:paraId="3ABF17D4" w14:textId="3D40D95B" w:rsidR="0019300E" w:rsidRPr="00346674" w:rsidRDefault="0019300E" w:rsidP="0019300E">
            <w:pPr>
              <w:ind w:left="0"/>
              <w:rPr>
                <w:rFonts w:cs="Arial"/>
                <w:sz w:val="16"/>
                <w:szCs w:val="16"/>
              </w:rPr>
            </w:pPr>
            <w:r w:rsidRPr="00346674">
              <w:rPr>
                <w:rFonts w:cs="Arial"/>
                <w:sz w:val="16"/>
                <w:szCs w:val="16"/>
              </w:rPr>
              <w:t>Lead Electrical Engineer</w:t>
            </w:r>
          </w:p>
        </w:tc>
        <w:tc>
          <w:tcPr>
            <w:tcW w:w="1619" w:type="dxa"/>
            <w:vAlign w:val="center"/>
          </w:tcPr>
          <w:p w14:paraId="5001F296" w14:textId="541F92B9" w:rsidR="0019300E" w:rsidRPr="00346674" w:rsidRDefault="0019300E" w:rsidP="0019300E">
            <w:pPr>
              <w:ind w:left="0"/>
              <w:jc w:val="center"/>
              <w:rPr>
                <w:rFonts w:cs="Arial"/>
                <w:sz w:val="16"/>
                <w:szCs w:val="16"/>
              </w:rPr>
            </w:pPr>
            <w:r w:rsidRPr="00346674">
              <w:rPr>
                <w:rFonts w:cs="Arial"/>
                <w:sz w:val="16"/>
                <w:szCs w:val="16"/>
              </w:rPr>
              <w:t>Jun-Il Choi</w:t>
            </w:r>
          </w:p>
        </w:tc>
        <w:tc>
          <w:tcPr>
            <w:tcW w:w="1577" w:type="dxa"/>
            <w:vAlign w:val="center"/>
          </w:tcPr>
          <w:p w14:paraId="75C444C6" w14:textId="4A342FE2" w:rsidR="0019300E" w:rsidRPr="00346674" w:rsidRDefault="0019300E" w:rsidP="0019300E">
            <w:pPr>
              <w:ind w:left="0"/>
              <w:jc w:val="center"/>
              <w:rPr>
                <w:rFonts w:cs="Arial"/>
                <w:sz w:val="16"/>
                <w:szCs w:val="16"/>
              </w:rPr>
            </w:pPr>
            <w:r w:rsidRPr="00346674">
              <w:rPr>
                <w:rFonts w:cs="Arial"/>
                <w:sz w:val="16"/>
                <w:szCs w:val="16"/>
              </w:rPr>
              <w:t>Jung-Jae Choi</w:t>
            </w:r>
          </w:p>
        </w:tc>
        <w:tc>
          <w:tcPr>
            <w:tcW w:w="1503" w:type="dxa"/>
            <w:vAlign w:val="center"/>
          </w:tcPr>
          <w:p w14:paraId="058F496F" w14:textId="77777777" w:rsidR="0019300E" w:rsidRPr="00346674" w:rsidRDefault="0019300E" w:rsidP="0019300E">
            <w:pPr>
              <w:ind w:left="0"/>
              <w:rPr>
                <w:rFonts w:cs="Arial"/>
                <w:sz w:val="16"/>
                <w:szCs w:val="16"/>
              </w:rPr>
            </w:pPr>
          </w:p>
        </w:tc>
      </w:tr>
      <w:tr w:rsidR="0019300E" w:rsidRPr="00346674" w14:paraId="46616C76" w14:textId="77777777" w:rsidTr="0019300E">
        <w:trPr>
          <w:trHeight w:val="360"/>
        </w:trPr>
        <w:tc>
          <w:tcPr>
            <w:tcW w:w="562" w:type="dxa"/>
          </w:tcPr>
          <w:p w14:paraId="14645DB8" w14:textId="413EB743" w:rsidR="0019300E" w:rsidRPr="00346674" w:rsidRDefault="0019300E" w:rsidP="0019300E">
            <w:pPr>
              <w:ind w:left="0"/>
              <w:jc w:val="center"/>
              <w:rPr>
                <w:rFonts w:cs="Arial"/>
                <w:sz w:val="16"/>
                <w:szCs w:val="16"/>
              </w:rPr>
            </w:pPr>
            <w:r w:rsidRPr="00346674">
              <w:rPr>
                <w:rFonts w:cs="Arial" w:hint="eastAsia"/>
                <w:sz w:val="16"/>
                <w:szCs w:val="16"/>
              </w:rPr>
              <w:t>12</w:t>
            </w:r>
          </w:p>
        </w:tc>
        <w:tc>
          <w:tcPr>
            <w:tcW w:w="3544" w:type="dxa"/>
            <w:vAlign w:val="center"/>
          </w:tcPr>
          <w:p w14:paraId="3C1C32B3" w14:textId="67BAC336" w:rsidR="0019300E" w:rsidRPr="00346674" w:rsidRDefault="0019300E" w:rsidP="0019300E">
            <w:pPr>
              <w:ind w:left="0"/>
              <w:rPr>
                <w:rFonts w:cs="Arial"/>
                <w:sz w:val="16"/>
                <w:szCs w:val="16"/>
              </w:rPr>
            </w:pPr>
            <w:r w:rsidRPr="00346674">
              <w:rPr>
                <w:rFonts w:cs="Arial"/>
                <w:sz w:val="16"/>
                <w:szCs w:val="16"/>
              </w:rPr>
              <w:t xml:space="preserve">Lead Instrument </w:t>
            </w:r>
            <w:r w:rsidRPr="00346674">
              <w:rPr>
                <w:rFonts w:cs="Arial" w:hint="eastAsia"/>
                <w:sz w:val="16"/>
                <w:szCs w:val="16"/>
              </w:rPr>
              <w:t xml:space="preserve">&amp; Control </w:t>
            </w:r>
            <w:r w:rsidRPr="00346674">
              <w:rPr>
                <w:rFonts w:cs="Arial"/>
                <w:sz w:val="16"/>
                <w:szCs w:val="16"/>
              </w:rPr>
              <w:t>Engineer</w:t>
            </w:r>
          </w:p>
        </w:tc>
        <w:tc>
          <w:tcPr>
            <w:tcW w:w="1619" w:type="dxa"/>
            <w:vAlign w:val="center"/>
          </w:tcPr>
          <w:p w14:paraId="20D1C496" w14:textId="439DC121" w:rsidR="0019300E" w:rsidRPr="00346674" w:rsidRDefault="0019300E" w:rsidP="0019300E">
            <w:pPr>
              <w:ind w:left="0"/>
              <w:jc w:val="center"/>
              <w:rPr>
                <w:rFonts w:cs="Arial"/>
                <w:sz w:val="16"/>
                <w:szCs w:val="16"/>
              </w:rPr>
            </w:pPr>
            <w:r w:rsidRPr="00346674">
              <w:rPr>
                <w:rFonts w:cs="Arial"/>
                <w:sz w:val="16"/>
                <w:szCs w:val="16"/>
              </w:rPr>
              <w:t>Jung-Tae Lee</w:t>
            </w:r>
          </w:p>
        </w:tc>
        <w:tc>
          <w:tcPr>
            <w:tcW w:w="1577" w:type="dxa"/>
            <w:vAlign w:val="center"/>
          </w:tcPr>
          <w:p w14:paraId="2A6F73E1" w14:textId="2014E57B" w:rsidR="0019300E" w:rsidRPr="00346674" w:rsidRDefault="0019300E" w:rsidP="0019300E">
            <w:pPr>
              <w:ind w:left="0"/>
              <w:jc w:val="center"/>
              <w:rPr>
                <w:rFonts w:cs="Arial"/>
                <w:sz w:val="16"/>
                <w:szCs w:val="16"/>
              </w:rPr>
            </w:pPr>
            <w:r w:rsidRPr="00346674">
              <w:rPr>
                <w:rFonts w:cs="Arial"/>
                <w:sz w:val="16"/>
                <w:szCs w:val="16"/>
              </w:rPr>
              <w:t>Seung-</w:t>
            </w:r>
            <w:r w:rsidR="00543770" w:rsidRPr="00346674">
              <w:rPr>
                <w:rFonts w:cs="Arial" w:hint="eastAsia"/>
                <w:sz w:val="16"/>
                <w:szCs w:val="16"/>
              </w:rPr>
              <w:t>H</w:t>
            </w:r>
            <w:r w:rsidRPr="00346674">
              <w:rPr>
                <w:rFonts w:cs="Arial"/>
                <w:sz w:val="16"/>
                <w:szCs w:val="16"/>
              </w:rPr>
              <w:t>oi Kim</w:t>
            </w:r>
          </w:p>
        </w:tc>
        <w:tc>
          <w:tcPr>
            <w:tcW w:w="1503" w:type="dxa"/>
            <w:vAlign w:val="center"/>
          </w:tcPr>
          <w:p w14:paraId="10BD39DC" w14:textId="77777777" w:rsidR="0019300E" w:rsidRPr="00346674" w:rsidRDefault="0019300E" w:rsidP="0019300E">
            <w:pPr>
              <w:ind w:left="0"/>
              <w:rPr>
                <w:rFonts w:cs="Arial"/>
                <w:sz w:val="16"/>
                <w:szCs w:val="16"/>
              </w:rPr>
            </w:pPr>
          </w:p>
        </w:tc>
      </w:tr>
      <w:tr w:rsidR="0019300E" w:rsidRPr="00346674" w14:paraId="6BCEAAF5" w14:textId="77777777" w:rsidTr="0019300E">
        <w:trPr>
          <w:trHeight w:val="360"/>
        </w:trPr>
        <w:tc>
          <w:tcPr>
            <w:tcW w:w="562" w:type="dxa"/>
          </w:tcPr>
          <w:p w14:paraId="47F6F07A" w14:textId="5EFA3816" w:rsidR="0019300E" w:rsidRPr="00346674" w:rsidRDefault="0019300E" w:rsidP="0019300E">
            <w:pPr>
              <w:ind w:left="0"/>
              <w:jc w:val="center"/>
              <w:rPr>
                <w:rFonts w:cs="Arial"/>
                <w:sz w:val="16"/>
                <w:szCs w:val="16"/>
              </w:rPr>
            </w:pPr>
            <w:r w:rsidRPr="00346674">
              <w:rPr>
                <w:rFonts w:cs="Arial" w:hint="eastAsia"/>
                <w:sz w:val="16"/>
                <w:szCs w:val="16"/>
              </w:rPr>
              <w:t>13</w:t>
            </w:r>
          </w:p>
        </w:tc>
        <w:tc>
          <w:tcPr>
            <w:tcW w:w="3544" w:type="dxa"/>
            <w:vAlign w:val="center"/>
          </w:tcPr>
          <w:p w14:paraId="6EB32B12" w14:textId="6ED714B4" w:rsidR="0019300E" w:rsidRPr="00346674" w:rsidRDefault="0019300E" w:rsidP="0019300E">
            <w:pPr>
              <w:ind w:left="0"/>
              <w:rPr>
                <w:rFonts w:cs="Arial"/>
                <w:sz w:val="16"/>
                <w:szCs w:val="16"/>
              </w:rPr>
            </w:pPr>
            <w:r w:rsidRPr="00346674">
              <w:rPr>
                <w:rFonts w:cs="Arial"/>
                <w:sz w:val="16"/>
                <w:szCs w:val="16"/>
              </w:rPr>
              <w:t>Lead Civil Engineer</w:t>
            </w:r>
          </w:p>
        </w:tc>
        <w:tc>
          <w:tcPr>
            <w:tcW w:w="1619" w:type="dxa"/>
            <w:vAlign w:val="center"/>
          </w:tcPr>
          <w:p w14:paraId="6A88508A" w14:textId="54A5ACA0" w:rsidR="0019300E" w:rsidRPr="00346674" w:rsidRDefault="0019300E" w:rsidP="0019300E">
            <w:pPr>
              <w:ind w:left="0"/>
              <w:jc w:val="center"/>
              <w:rPr>
                <w:rFonts w:cs="Arial"/>
                <w:sz w:val="16"/>
                <w:szCs w:val="16"/>
              </w:rPr>
            </w:pPr>
            <w:r w:rsidRPr="00346674">
              <w:rPr>
                <w:rFonts w:cs="Arial"/>
                <w:sz w:val="16"/>
                <w:szCs w:val="16"/>
              </w:rPr>
              <w:t>Seong-Yeon Won</w:t>
            </w:r>
          </w:p>
        </w:tc>
        <w:tc>
          <w:tcPr>
            <w:tcW w:w="1577" w:type="dxa"/>
            <w:vAlign w:val="center"/>
          </w:tcPr>
          <w:p w14:paraId="0A86B9D8" w14:textId="09FCFC82" w:rsidR="0019300E" w:rsidRPr="00346674" w:rsidRDefault="0019300E" w:rsidP="0019300E">
            <w:pPr>
              <w:ind w:left="0"/>
              <w:jc w:val="center"/>
              <w:rPr>
                <w:rFonts w:cs="Arial"/>
                <w:sz w:val="16"/>
                <w:szCs w:val="16"/>
              </w:rPr>
            </w:pPr>
            <w:r w:rsidRPr="00346674">
              <w:rPr>
                <w:rFonts w:cs="Arial"/>
                <w:sz w:val="16"/>
                <w:szCs w:val="16"/>
              </w:rPr>
              <w:t>Sang-Jin Hong</w:t>
            </w:r>
          </w:p>
        </w:tc>
        <w:tc>
          <w:tcPr>
            <w:tcW w:w="1503" w:type="dxa"/>
            <w:vAlign w:val="center"/>
          </w:tcPr>
          <w:p w14:paraId="6D9442AC" w14:textId="77777777" w:rsidR="0019300E" w:rsidRPr="00346674" w:rsidRDefault="0019300E" w:rsidP="0019300E">
            <w:pPr>
              <w:ind w:left="0"/>
              <w:rPr>
                <w:rFonts w:cs="Arial"/>
                <w:sz w:val="16"/>
                <w:szCs w:val="16"/>
              </w:rPr>
            </w:pPr>
          </w:p>
        </w:tc>
      </w:tr>
      <w:tr w:rsidR="0019300E" w:rsidRPr="00346674" w14:paraId="1B3B5855" w14:textId="77777777" w:rsidTr="0019300E">
        <w:trPr>
          <w:trHeight w:val="360"/>
        </w:trPr>
        <w:tc>
          <w:tcPr>
            <w:tcW w:w="562" w:type="dxa"/>
          </w:tcPr>
          <w:p w14:paraId="555DB521" w14:textId="1FDDD476" w:rsidR="0019300E" w:rsidRPr="00346674" w:rsidRDefault="0019300E" w:rsidP="0019300E">
            <w:pPr>
              <w:ind w:left="0"/>
              <w:jc w:val="center"/>
              <w:rPr>
                <w:rFonts w:cs="Arial"/>
                <w:sz w:val="16"/>
                <w:szCs w:val="16"/>
              </w:rPr>
            </w:pPr>
            <w:r w:rsidRPr="00346674">
              <w:rPr>
                <w:rFonts w:cs="Arial" w:hint="eastAsia"/>
                <w:sz w:val="16"/>
                <w:szCs w:val="16"/>
              </w:rPr>
              <w:t>14</w:t>
            </w:r>
          </w:p>
        </w:tc>
        <w:tc>
          <w:tcPr>
            <w:tcW w:w="3544" w:type="dxa"/>
            <w:vAlign w:val="center"/>
          </w:tcPr>
          <w:p w14:paraId="6FD4971E" w14:textId="6E50B049" w:rsidR="0019300E" w:rsidRPr="00346674" w:rsidRDefault="0019300E" w:rsidP="0019300E">
            <w:pPr>
              <w:ind w:left="0"/>
              <w:rPr>
                <w:rFonts w:cs="Arial"/>
                <w:sz w:val="16"/>
                <w:szCs w:val="16"/>
              </w:rPr>
            </w:pPr>
            <w:r w:rsidRPr="00346674">
              <w:rPr>
                <w:rFonts w:cs="Arial"/>
                <w:sz w:val="16"/>
                <w:szCs w:val="16"/>
              </w:rPr>
              <w:t>Lead Arch. and Str. Engineer</w:t>
            </w:r>
          </w:p>
        </w:tc>
        <w:tc>
          <w:tcPr>
            <w:tcW w:w="1619" w:type="dxa"/>
            <w:vAlign w:val="center"/>
          </w:tcPr>
          <w:p w14:paraId="49B64293" w14:textId="5EFB55D2" w:rsidR="0019300E" w:rsidRPr="00346674" w:rsidRDefault="0019300E" w:rsidP="0019300E">
            <w:pPr>
              <w:ind w:left="0"/>
              <w:jc w:val="center"/>
              <w:rPr>
                <w:rFonts w:cs="Arial"/>
                <w:sz w:val="16"/>
                <w:szCs w:val="16"/>
              </w:rPr>
            </w:pPr>
            <w:r w:rsidRPr="00346674">
              <w:rPr>
                <w:rFonts w:cs="Arial"/>
                <w:sz w:val="16"/>
                <w:szCs w:val="16"/>
              </w:rPr>
              <w:t>Jae-Dong Kim</w:t>
            </w:r>
          </w:p>
        </w:tc>
        <w:tc>
          <w:tcPr>
            <w:tcW w:w="1577" w:type="dxa"/>
            <w:vAlign w:val="center"/>
          </w:tcPr>
          <w:p w14:paraId="7024D1CC" w14:textId="1A460C79" w:rsidR="0019300E" w:rsidRPr="00346674" w:rsidRDefault="0019300E" w:rsidP="0019300E">
            <w:pPr>
              <w:ind w:left="0"/>
              <w:jc w:val="center"/>
              <w:rPr>
                <w:rFonts w:cs="Arial"/>
                <w:sz w:val="16"/>
                <w:szCs w:val="16"/>
              </w:rPr>
            </w:pPr>
            <w:r w:rsidRPr="00346674">
              <w:rPr>
                <w:rFonts w:cs="Arial"/>
                <w:sz w:val="16"/>
                <w:szCs w:val="16"/>
              </w:rPr>
              <w:t>Won-Suk Lee</w:t>
            </w:r>
          </w:p>
        </w:tc>
        <w:tc>
          <w:tcPr>
            <w:tcW w:w="1503" w:type="dxa"/>
            <w:vAlign w:val="center"/>
          </w:tcPr>
          <w:p w14:paraId="4F917B7D" w14:textId="77777777" w:rsidR="0019300E" w:rsidRPr="00346674" w:rsidRDefault="0019300E" w:rsidP="0019300E">
            <w:pPr>
              <w:ind w:left="0"/>
              <w:rPr>
                <w:rFonts w:cs="Arial"/>
                <w:sz w:val="16"/>
                <w:szCs w:val="16"/>
              </w:rPr>
            </w:pPr>
          </w:p>
        </w:tc>
      </w:tr>
      <w:tr w:rsidR="0019300E" w:rsidRPr="00346674" w14:paraId="197C36BC" w14:textId="77777777" w:rsidTr="0019300E">
        <w:trPr>
          <w:trHeight w:val="360"/>
        </w:trPr>
        <w:tc>
          <w:tcPr>
            <w:tcW w:w="562" w:type="dxa"/>
          </w:tcPr>
          <w:p w14:paraId="62079615" w14:textId="7D0A6A4D" w:rsidR="0019300E" w:rsidRPr="00346674" w:rsidRDefault="0019300E" w:rsidP="0019300E">
            <w:pPr>
              <w:ind w:left="0"/>
              <w:jc w:val="center"/>
              <w:rPr>
                <w:rFonts w:cs="Arial"/>
                <w:sz w:val="16"/>
                <w:szCs w:val="16"/>
              </w:rPr>
            </w:pPr>
            <w:r w:rsidRPr="00346674">
              <w:rPr>
                <w:rFonts w:cs="Arial" w:hint="eastAsia"/>
                <w:sz w:val="16"/>
                <w:szCs w:val="16"/>
              </w:rPr>
              <w:t>15</w:t>
            </w:r>
          </w:p>
        </w:tc>
        <w:tc>
          <w:tcPr>
            <w:tcW w:w="3544" w:type="dxa"/>
            <w:vAlign w:val="center"/>
          </w:tcPr>
          <w:p w14:paraId="4B09DBE4" w14:textId="0B700618" w:rsidR="0019300E" w:rsidRPr="00346674" w:rsidRDefault="0019300E" w:rsidP="0019300E">
            <w:pPr>
              <w:ind w:left="0"/>
              <w:rPr>
                <w:rFonts w:cs="Arial"/>
                <w:sz w:val="16"/>
                <w:szCs w:val="16"/>
              </w:rPr>
            </w:pPr>
            <w:r w:rsidRPr="00346674">
              <w:rPr>
                <w:rFonts w:cs="Arial"/>
                <w:sz w:val="16"/>
                <w:szCs w:val="16"/>
              </w:rPr>
              <w:t>Lead Environment</w:t>
            </w:r>
            <w:r w:rsidRPr="00346674">
              <w:rPr>
                <w:rFonts w:cs="Arial" w:hint="eastAsia"/>
                <w:sz w:val="16"/>
                <w:szCs w:val="16"/>
              </w:rPr>
              <w:t>al</w:t>
            </w:r>
            <w:r w:rsidRPr="00346674">
              <w:rPr>
                <w:rFonts w:cs="Arial"/>
                <w:sz w:val="16"/>
                <w:szCs w:val="16"/>
              </w:rPr>
              <w:t xml:space="preserve"> Engineer</w:t>
            </w:r>
          </w:p>
        </w:tc>
        <w:tc>
          <w:tcPr>
            <w:tcW w:w="1619" w:type="dxa"/>
            <w:vAlign w:val="center"/>
          </w:tcPr>
          <w:p w14:paraId="54458E0C" w14:textId="579EA068" w:rsidR="0019300E" w:rsidRPr="00346674" w:rsidRDefault="0019300E" w:rsidP="0019300E">
            <w:pPr>
              <w:ind w:left="0"/>
              <w:jc w:val="center"/>
              <w:rPr>
                <w:rFonts w:cs="Arial"/>
                <w:sz w:val="16"/>
                <w:szCs w:val="16"/>
              </w:rPr>
            </w:pPr>
            <w:r w:rsidRPr="00346674">
              <w:rPr>
                <w:rFonts w:cs="Arial"/>
                <w:sz w:val="16"/>
                <w:szCs w:val="16"/>
              </w:rPr>
              <w:t>Kwang-Je Lee</w:t>
            </w:r>
          </w:p>
        </w:tc>
        <w:tc>
          <w:tcPr>
            <w:tcW w:w="1577" w:type="dxa"/>
            <w:vAlign w:val="center"/>
          </w:tcPr>
          <w:p w14:paraId="0B67427F" w14:textId="7425DDDD" w:rsidR="0019300E" w:rsidRPr="00346674" w:rsidRDefault="0019300E" w:rsidP="0019300E">
            <w:pPr>
              <w:ind w:left="0"/>
              <w:jc w:val="center"/>
              <w:rPr>
                <w:rFonts w:cs="Arial"/>
                <w:sz w:val="16"/>
                <w:szCs w:val="16"/>
              </w:rPr>
            </w:pPr>
            <w:r w:rsidRPr="00346674">
              <w:rPr>
                <w:rFonts w:cs="Arial"/>
                <w:sz w:val="16"/>
                <w:szCs w:val="16"/>
              </w:rPr>
              <w:t>Hong-Jin Chae</w:t>
            </w:r>
          </w:p>
        </w:tc>
        <w:tc>
          <w:tcPr>
            <w:tcW w:w="1503" w:type="dxa"/>
            <w:vAlign w:val="center"/>
          </w:tcPr>
          <w:p w14:paraId="136EB757" w14:textId="77777777" w:rsidR="0019300E" w:rsidRPr="00346674" w:rsidRDefault="0019300E" w:rsidP="0019300E">
            <w:pPr>
              <w:ind w:left="0"/>
              <w:rPr>
                <w:rFonts w:cs="Arial"/>
                <w:sz w:val="16"/>
                <w:szCs w:val="16"/>
              </w:rPr>
            </w:pPr>
          </w:p>
        </w:tc>
      </w:tr>
      <w:tr w:rsidR="00F05945" w:rsidRPr="00346674" w14:paraId="47ADF857" w14:textId="77777777" w:rsidTr="0019300E">
        <w:trPr>
          <w:trHeight w:val="360"/>
        </w:trPr>
        <w:tc>
          <w:tcPr>
            <w:tcW w:w="562" w:type="dxa"/>
          </w:tcPr>
          <w:p w14:paraId="135EEA15" w14:textId="06682DCB" w:rsidR="00F05945" w:rsidRPr="00346674" w:rsidRDefault="00F05945" w:rsidP="00F05945">
            <w:pPr>
              <w:ind w:left="0"/>
              <w:jc w:val="center"/>
              <w:rPr>
                <w:rFonts w:cs="Arial"/>
                <w:sz w:val="16"/>
                <w:szCs w:val="16"/>
              </w:rPr>
            </w:pPr>
            <w:r w:rsidRPr="00346674">
              <w:rPr>
                <w:rFonts w:cs="Arial" w:hint="eastAsia"/>
                <w:sz w:val="16"/>
                <w:szCs w:val="16"/>
              </w:rPr>
              <w:t>16</w:t>
            </w:r>
          </w:p>
        </w:tc>
        <w:tc>
          <w:tcPr>
            <w:tcW w:w="3544" w:type="dxa"/>
            <w:vAlign w:val="center"/>
          </w:tcPr>
          <w:p w14:paraId="4DF90F84" w14:textId="664F3E01" w:rsidR="00F05945" w:rsidRPr="00346674" w:rsidRDefault="00F05945" w:rsidP="00F05945">
            <w:pPr>
              <w:ind w:left="0"/>
              <w:rPr>
                <w:rFonts w:cs="Arial"/>
                <w:sz w:val="16"/>
                <w:szCs w:val="16"/>
              </w:rPr>
            </w:pPr>
            <w:r w:rsidRPr="00346674">
              <w:rPr>
                <w:rFonts w:cs="Arial"/>
                <w:sz w:val="16"/>
                <w:szCs w:val="16"/>
              </w:rPr>
              <w:t>Project Control Manager</w:t>
            </w:r>
          </w:p>
        </w:tc>
        <w:tc>
          <w:tcPr>
            <w:tcW w:w="1619" w:type="dxa"/>
            <w:vAlign w:val="center"/>
          </w:tcPr>
          <w:p w14:paraId="66D51983" w14:textId="7C45E5AA" w:rsidR="00F05945" w:rsidRPr="00346674" w:rsidRDefault="00F05945" w:rsidP="00F05945">
            <w:pPr>
              <w:ind w:left="0"/>
              <w:jc w:val="center"/>
              <w:rPr>
                <w:rFonts w:cs="Arial"/>
                <w:sz w:val="16"/>
                <w:szCs w:val="16"/>
              </w:rPr>
            </w:pPr>
            <w:r w:rsidRPr="00346674">
              <w:rPr>
                <w:rFonts w:cs="Arial"/>
                <w:sz w:val="16"/>
                <w:szCs w:val="16"/>
              </w:rPr>
              <w:t>Se</w:t>
            </w:r>
            <w:r w:rsidR="006D320D" w:rsidRPr="00346674">
              <w:rPr>
                <w:rFonts w:cs="Arial" w:hint="eastAsia"/>
                <w:sz w:val="16"/>
                <w:szCs w:val="16"/>
              </w:rPr>
              <w:t>o</w:t>
            </w:r>
            <w:r w:rsidRPr="00346674">
              <w:rPr>
                <w:rFonts w:cs="Arial"/>
                <w:sz w:val="16"/>
                <w:szCs w:val="16"/>
              </w:rPr>
              <w:t>ng</w:t>
            </w:r>
            <w:r w:rsidR="006D320D" w:rsidRPr="00346674">
              <w:rPr>
                <w:rFonts w:cs="Arial" w:hint="eastAsia"/>
                <w:sz w:val="16"/>
                <w:szCs w:val="16"/>
              </w:rPr>
              <w:t>-Jun Park</w:t>
            </w:r>
          </w:p>
        </w:tc>
        <w:tc>
          <w:tcPr>
            <w:tcW w:w="1577" w:type="dxa"/>
            <w:vAlign w:val="center"/>
          </w:tcPr>
          <w:p w14:paraId="18409946" w14:textId="558E2DF8" w:rsidR="0098209F" w:rsidRPr="00346674" w:rsidRDefault="0098209F" w:rsidP="006D320D">
            <w:pPr>
              <w:ind w:left="0"/>
              <w:jc w:val="center"/>
              <w:rPr>
                <w:rFonts w:cs="Arial"/>
                <w:sz w:val="16"/>
                <w:szCs w:val="16"/>
              </w:rPr>
            </w:pPr>
            <w:r w:rsidRPr="00346674">
              <w:rPr>
                <w:rFonts w:cs="Arial" w:hint="eastAsia"/>
                <w:sz w:val="16"/>
                <w:szCs w:val="16"/>
              </w:rPr>
              <w:t>Young-Su Kim</w:t>
            </w:r>
          </w:p>
        </w:tc>
        <w:tc>
          <w:tcPr>
            <w:tcW w:w="1503" w:type="dxa"/>
            <w:vAlign w:val="center"/>
          </w:tcPr>
          <w:p w14:paraId="0144CE60" w14:textId="77777777" w:rsidR="00F05945" w:rsidRPr="00346674" w:rsidRDefault="00F05945" w:rsidP="00F05945">
            <w:pPr>
              <w:ind w:left="0"/>
              <w:rPr>
                <w:rFonts w:cs="Arial"/>
                <w:sz w:val="16"/>
                <w:szCs w:val="16"/>
              </w:rPr>
            </w:pPr>
          </w:p>
        </w:tc>
      </w:tr>
      <w:tr w:rsidR="00F05945" w:rsidRPr="00346674" w14:paraId="5D7460CC" w14:textId="77777777" w:rsidTr="0019300E">
        <w:trPr>
          <w:trHeight w:val="360"/>
        </w:trPr>
        <w:tc>
          <w:tcPr>
            <w:tcW w:w="562" w:type="dxa"/>
          </w:tcPr>
          <w:p w14:paraId="1FF34A19" w14:textId="761E4FCA" w:rsidR="00F05945" w:rsidRPr="00346674" w:rsidRDefault="00F05945" w:rsidP="00F05945">
            <w:pPr>
              <w:ind w:left="0"/>
              <w:jc w:val="center"/>
              <w:rPr>
                <w:rFonts w:cs="Arial"/>
                <w:sz w:val="16"/>
                <w:szCs w:val="16"/>
              </w:rPr>
            </w:pPr>
            <w:r w:rsidRPr="00346674">
              <w:rPr>
                <w:rFonts w:cs="Arial" w:hint="eastAsia"/>
                <w:sz w:val="16"/>
                <w:szCs w:val="16"/>
              </w:rPr>
              <w:t>17</w:t>
            </w:r>
          </w:p>
        </w:tc>
        <w:tc>
          <w:tcPr>
            <w:tcW w:w="3544" w:type="dxa"/>
            <w:vAlign w:val="center"/>
          </w:tcPr>
          <w:p w14:paraId="202D93FE" w14:textId="73CB5496" w:rsidR="00F05945" w:rsidRPr="00346674" w:rsidRDefault="00F05945" w:rsidP="00F05945">
            <w:pPr>
              <w:ind w:left="0"/>
              <w:rPr>
                <w:rFonts w:cs="Arial"/>
                <w:sz w:val="16"/>
                <w:szCs w:val="16"/>
              </w:rPr>
            </w:pPr>
            <w:r w:rsidRPr="00346674">
              <w:rPr>
                <w:rFonts w:cs="Arial"/>
                <w:sz w:val="16"/>
                <w:szCs w:val="16"/>
              </w:rPr>
              <w:t>Planning Manager</w:t>
            </w:r>
          </w:p>
        </w:tc>
        <w:tc>
          <w:tcPr>
            <w:tcW w:w="1619" w:type="dxa"/>
            <w:vAlign w:val="center"/>
          </w:tcPr>
          <w:p w14:paraId="0F933C49" w14:textId="6B54CF3F" w:rsidR="00F05945" w:rsidRPr="00346674" w:rsidRDefault="00F05945" w:rsidP="00F05945">
            <w:pPr>
              <w:ind w:left="0"/>
              <w:jc w:val="center"/>
              <w:rPr>
                <w:rFonts w:cs="Arial"/>
                <w:sz w:val="16"/>
                <w:szCs w:val="16"/>
              </w:rPr>
            </w:pPr>
            <w:r w:rsidRPr="00346674">
              <w:rPr>
                <w:rFonts w:cs="Arial"/>
                <w:sz w:val="16"/>
                <w:szCs w:val="16"/>
              </w:rPr>
              <w:t>Hyung-Kuk Kim</w:t>
            </w:r>
          </w:p>
        </w:tc>
        <w:tc>
          <w:tcPr>
            <w:tcW w:w="1577" w:type="dxa"/>
            <w:vAlign w:val="center"/>
          </w:tcPr>
          <w:p w14:paraId="1E7C7B29" w14:textId="1AB76006" w:rsidR="00F05945" w:rsidRPr="00346674" w:rsidRDefault="00F05945" w:rsidP="00F05945">
            <w:pPr>
              <w:ind w:left="0"/>
              <w:jc w:val="center"/>
              <w:rPr>
                <w:rFonts w:cs="Arial"/>
                <w:sz w:val="16"/>
                <w:szCs w:val="16"/>
              </w:rPr>
            </w:pPr>
            <w:r w:rsidRPr="00346674">
              <w:rPr>
                <w:rFonts w:cs="Arial"/>
                <w:sz w:val="16"/>
                <w:szCs w:val="16"/>
              </w:rPr>
              <w:t>Kwang-Uk Seon</w:t>
            </w:r>
          </w:p>
        </w:tc>
        <w:tc>
          <w:tcPr>
            <w:tcW w:w="1503" w:type="dxa"/>
            <w:vAlign w:val="center"/>
          </w:tcPr>
          <w:p w14:paraId="288DA80A" w14:textId="77777777" w:rsidR="00F05945" w:rsidRPr="00346674" w:rsidRDefault="00F05945" w:rsidP="00F05945">
            <w:pPr>
              <w:ind w:left="0"/>
              <w:rPr>
                <w:rFonts w:cs="Arial"/>
                <w:sz w:val="16"/>
                <w:szCs w:val="16"/>
              </w:rPr>
            </w:pPr>
          </w:p>
        </w:tc>
      </w:tr>
      <w:tr w:rsidR="00F05945" w:rsidRPr="00346674" w14:paraId="0424AD55" w14:textId="77777777" w:rsidTr="0019300E">
        <w:trPr>
          <w:trHeight w:val="360"/>
        </w:trPr>
        <w:tc>
          <w:tcPr>
            <w:tcW w:w="562" w:type="dxa"/>
          </w:tcPr>
          <w:p w14:paraId="72EFCC5C" w14:textId="6CB07CED" w:rsidR="00F05945" w:rsidRPr="00346674" w:rsidRDefault="00F05945" w:rsidP="00F05945">
            <w:pPr>
              <w:ind w:left="0"/>
              <w:jc w:val="center"/>
              <w:rPr>
                <w:rFonts w:cs="Arial"/>
                <w:sz w:val="16"/>
                <w:szCs w:val="16"/>
              </w:rPr>
            </w:pPr>
            <w:r w:rsidRPr="00346674">
              <w:rPr>
                <w:rFonts w:cs="Arial" w:hint="eastAsia"/>
                <w:sz w:val="16"/>
                <w:szCs w:val="16"/>
              </w:rPr>
              <w:t>18</w:t>
            </w:r>
          </w:p>
        </w:tc>
        <w:tc>
          <w:tcPr>
            <w:tcW w:w="3544" w:type="dxa"/>
            <w:vAlign w:val="center"/>
          </w:tcPr>
          <w:p w14:paraId="2E603B19" w14:textId="5370E2AF" w:rsidR="00F05945" w:rsidRPr="00346674" w:rsidRDefault="00F05945" w:rsidP="00F05945">
            <w:pPr>
              <w:ind w:left="0"/>
              <w:rPr>
                <w:rFonts w:cs="Arial"/>
                <w:sz w:val="16"/>
                <w:szCs w:val="16"/>
              </w:rPr>
            </w:pPr>
            <w:r w:rsidRPr="00346674">
              <w:rPr>
                <w:rFonts w:cs="Arial"/>
                <w:sz w:val="16"/>
                <w:szCs w:val="16"/>
              </w:rPr>
              <w:t>Procurement Manager</w:t>
            </w:r>
          </w:p>
        </w:tc>
        <w:tc>
          <w:tcPr>
            <w:tcW w:w="1619" w:type="dxa"/>
            <w:vAlign w:val="center"/>
          </w:tcPr>
          <w:p w14:paraId="3CC805C0" w14:textId="706D4AC7" w:rsidR="00F05945" w:rsidRPr="00346674" w:rsidRDefault="00F05945" w:rsidP="00F05945">
            <w:pPr>
              <w:ind w:left="0"/>
              <w:jc w:val="center"/>
              <w:rPr>
                <w:rFonts w:cs="Arial"/>
                <w:sz w:val="16"/>
                <w:szCs w:val="16"/>
              </w:rPr>
            </w:pPr>
            <w:r w:rsidRPr="00346674">
              <w:rPr>
                <w:rFonts w:cs="Arial"/>
                <w:sz w:val="16"/>
                <w:szCs w:val="16"/>
              </w:rPr>
              <w:t>Keon-Hee Won</w:t>
            </w:r>
          </w:p>
        </w:tc>
        <w:tc>
          <w:tcPr>
            <w:tcW w:w="1577" w:type="dxa"/>
            <w:vAlign w:val="center"/>
          </w:tcPr>
          <w:p w14:paraId="60915E28" w14:textId="7DDB7A05" w:rsidR="00F05945" w:rsidRPr="00346674" w:rsidRDefault="00F05945" w:rsidP="00F05945">
            <w:pPr>
              <w:ind w:left="0"/>
              <w:jc w:val="center"/>
              <w:rPr>
                <w:rFonts w:cs="Arial"/>
                <w:sz w:val="16"/>
                <w:szCs w:val="16"/>
              </w:rPr>
            </w:pPr>
            <w:r w:rsidRPr="00346674">
              <w:rPr>
                <w:rFonts w:cs="Arial" w:hint="eastAsia"/>
                <w:sz w:val="16"/>
                <w:szCs w:val="16"/>
              </w:rPr>
              <w:t>Kyung-Ho Kim</w:t>
            </w:r>
          </w:p>
        </w:tc>
        <w:tc>
          <w:tcPr>
            <w:tcW w:w="1503" w:type="dxa"/>
            <w:vAlign w:val="center"/>
          </w:tcPr>
          <w:p w14:paraId="43D60257" w14:textId="77777777" w:rsidR="00F05945" w:rsidRPr="00346674" w:rsidRDefault="00F05945" w:rsidP="00F05945">
            <w:pPr>
              <w:ind w:left="0"/>
              <w:rPr>
                <w:rFonts w:cs="Arial"/>
                <w:sz w:val="16"/>
                <w:szCs w:val="16"/>
              </w:rPr>
            </w:pPr>
          </w:p>
        </w:tc>
      </w:tr>
      <w:tr w:rsidR="00F05945" w:rsidRPr="00346674" w14:paraId="609E0657" w14:textId="77777777" w:rsidTr="0019300E">
        <w:trPr>
          <w:trHeight w:val="360"/>
        </w:trPr>
        <w:tc>
          <w:tcPr>
            <w:tcW w:w="562" w:type="dxa"/>
          </w:tcPr>
          <w:p w14:paraId="21AFD0D3" w14:textId="3FB594FF" w:rsidR="00F05945" w:rsidRPr="00346674" w:rsidRDefault="00F05945" w:rsidP="00F05945">
            <w:pPr>
              <w:ind w:left="0"/>
              <w:jc w:val="center"/>
              <w:rPr>
                <w:rFonts w:cs="Arial"/>
                <w:sz w:val="16"/>
                <w:szCs w:val="16"/>
              </w:rPr>
            </w:pPr>
            <w:r w:rsidRPr="00346674">
              <w:rPr>
                <w:rFonts w:cs="Arial" w:hint="eastAsia"/>
                <w:sz w:val="16"/>
                <w:szCs w:val="16"/>
              </w:rPr>
              <w:t>19</w:t>
            </w:r>
          </w:p>
        </w:tc>
        <w:tc>
          <w:tcPr>
            <w:tcW w:w="3544" w:type="dxa"/>
            <w:vAlign w:val="center"/>
          </w:tcPr>
          <w:p w14:paraId="010CD7B7" w14:textId="104E8497" w:rsidR="00F05945" w:rsidRPr="00346674" w:rsidRDefault="00F05945" w:rsidP="00F05945">
            <w:pPr>
              <w:ind w:left="0"/>
              <w:rPr>
                <w:rFonts w:cs="Arial"/>
                <w:sz w:val="16"/>
                <w:szCs w:val="16"/>
              </w:rPr>
            </w:pPr>
            <w:r w:rsidRPr="00346674">
              <w:rPr>
                <w:rFonts w:cs="Arial"/>
                <w:sz w:val="16"/>
                <w:szCs w:val="16"/>
              </w:rPr>
              <w:t>Construction Manager</w:t>
            </w:r>
          </w:p>
        </w:tc>
        <w:tc>
          <w:tcPr>
            <w:tcW w:w="1619" w:type="dxa"/>
            <w:vAlign w:val="center"/>
          </w:tcPr>
          <w:p w14:paraId="64BC291F" w14:textId="57FFD203" w:rsidR="00F05945" w:rsidRPr="00346674" w:rsidRDefault="00F05945" w:rsidP="00F05945">
            <w:pPr>
              <w:ind w:left="0"/>
              <w:jc w:val="center"/>
              <w:rPr>
                <w:rFonts w:cs="Arial"/>
                <w:sz w:val="16"/>
                <w:szCs w:val="16"/>
              </w:rPr>
            </w:pPr>
            <w:r w:rsidRPr="00346674">
              <w:rPr>
                <w:rFonts w:cs="Arial"/>
                <w:sz w:val="16"/>
                <w:szCs w:val="16"/>
              </w:rPr>
              <w:t>Jin-Won Jung</w:t>
            </w:r>
          </w:p>
        </w:tc>
        <w:tc>
          <w:tcPr>
            <w:tcW w:w="1577" w:type="dxa"/>
            <w:vAlign w:val="center"/>
          </w:tcPr>
          <w:p w14:paraId="21827975" w14:textId="0BD41E67" w:rsidR="00F05945" w:rsidRPr="00346674" w:rsidRDefault="00F05945" w:rsidP="00F05945">
            <w:pPr>
              <w:ind w:left="0"/>
              <w:jc w:val="center"/>
              <w:rPr>
                <w:rFonts w:cs="Arial"/>
                <w:sz w:val="16"/>
                <w:szCs w:val="16"/>
              </w:rPr>
            </w:pPr>
            <w:r w:rsidRPr="00346674">
              <w:rPr>
                <w:rFonts w:cs="Arial"/>
                <w:sz w:val="16"/>
                <w:szCs w:val="16"/>
              </w:rPr>
              <w:t>Yong-Kil Jeong</w:t>
            </w:r>
          </w:p>
        </w:tc>
        <w:tc>
          <w:tcPr>
            <w:tcW w:w="1503" w:type="dxa"/>
            <w:vAlign w:val="center"/>
          </w:tcPr>
          <w:p w14:paraId="257A51BA" w14:textId="77777777" w:rsidR="00F05945" w:rsidRPr="00346674" w:rsidRDefault="00F05945" w:rsidP="00F05945">
            <w:pPr>
              <w:ind w:left="0"/>
              <w:rPr>
                <w:rFonts w:cs="Arial"/>
                <w:sz w:val="16"/>
                <w:szCs w:val="16"/>
              </w:rPr>
            </w:pPr>
          </w:p>
        </w:tc>
      </w:tr>
      <w:tr w:rsidR="00F05945" w:rsidRPr="00346674" w14:paraId="24EE9279" w14:textId="77777777" w:rsidTr="0019300E">
        <w:trPr>
          <w:trHeight w:val="360"/>
        </w:trPr>
        <w:tc>
          <w:tcPr>
            <w:tcW w:w="562" w:type="dxa"/>
          </w:tcPr>
          <w:p w14:paraId="3513490D" w14:textId="792FB7A4" w:rsidR="00F05945" w:rsidRPr="00346674" w:rsidRDefault="00F05945" w:rsidP="00F05945">
            <w:pPr>
              <w:ind w:left="0"/>
              <w:jc w:val="center"/>
              <w:rPr>
                <w:rFonts w:cs="Arial"/>
                <w:sz w:val="16"/>
                <w:szCs w:val="16"/>
              </w:rPr>
            </w:pPr>
            <w:r w:rsidRPr="00346674">
              <w:rPr>
                <w:rFonts w:cs="Arial" w:hint="eastAsia"/>
                <w:sz w:val="16"/>
                <w:szCs w:val="16"/>
              </w:rPr>
              <w:t>20</w:t>
            </w:r>
          </w:p>
        </w:tc>
        <w:tc>
          <w:tcPr>
            <w:tcW w:w="3544" w:type="dxa"/>
            <w:vAlign w:val="center"/>
          </w:tcPr>
          <w:p w14:paraId="2D60C442" w14:textId="7143EDB8" w:rsidR="00F05945" w:rsidRPr="00346674" w:rsidRDefault="00F05945" w:rsidP="00F05945">
            <w:pPr>
              <w:ind w:left="0"/>
              <w:rPr>
                <w:rFonts w:cs="Arial"/>
                <w:sz w:val="16"/>
                <w:szCs w:val="16"/>
              </w:rPr>
            </w:pPr>
            <w:r w:rsidRPr="00346674">
              <w:rPr>
                <w:rFonts w:cs="Arial"/>
                <w:sz w:val="16"/>
                <w:szCs w:val="16"/>
              </w:rPr>
              <w:t>QA/QC Manager</w:t>
            </w:r>
          </w:p>
        </w:tc>
        <w:tc>
          <w:tcPr>
            <w:tcW w:w="1619" w:type="dxa"/>
            <w:vAlign w:val="center"/>
          </w:tcPr>
          <w:p w14:paraId="7455D664" w14:textId="6A35C78E" w:rsidR="00F05945" w:rsidRPr="00346674" w:rsidRDefault="00F05945" w:rsidP="00F05945">
            <w:pPr>
              <w:ind w:left="0"/>
              <w:jc w:val="center"/>
              <w:rPr>
                <w:rFonts w:cs="Arial"/>
                <w:sz w:val="16"/>
                <w:szCs w:val="16"/>
              </w:rPr>
            </w:pPr>
            <w:r w:rsidRPr="00346674">
              <w:rPr>
                <w:rFonts w:cs="Arial"/>
                <w:sz w:val="16"/>
                <w:szCs w:val="16"/>
              </w:rPr>
              <w:t>Kyung-Min Bae</w:t>
            </w:r>
          </w:p>
        </w:tc>
        <w:tc>
          <w:tcPr>
            <w:tcW w:w="1577" w:type="dxa"/>
            <w:vAlign w:val="center"/>
          </w:tcPr>
          <w:p w14:paraId="1C0E9FEF" w14:textId="1C5BD76E" w:rsidR="00F05945" w:rsidRPr="00346674" w:rsidRDefault="00F05945" w:rsidP="00F05945">
            <w:pPr>
              <w:ind w:left="0"/>
              <w:jc w:val="center"/>
              <w:rPr>
                <w:rFonts w:cs="Arial"/>
                <w:sz w:val="16"/>
                <w:szCs w:val="16"/>
              </w:rPr>
            </w:pPr>
            <w:r w:rsidRPr="00346674">
              <w:rPr>
                <w:rFonts w:cs="Arial" w:hint="eastAsia"/>
                <w:sz w:val="16"/>
                <w:szCs w:val="16"/>
              </w:rPr>
              <w:t>Hyung-Jin Kim</w:t>
            </w:r>
          </w:p>
        </w:tc>
        <w:tc>
          <w:tcPr>
            <w:tcW w:w="1503" w:type="dxa"/>
            <w:vAlign w:val="center"/>
          </w:tcPr>
          <w:p w14:paraId="781A52FC" w14:textId="77777777" w:rsidR="00F05945" w:rsidRPr="00346674" w:rsidRDefault="00F05945" w:rsidP="00F05945">
            <w:pPr>
              <w:ind w:left="0"/>
              <w:rPr>
                <w:rFonts w:cs="Arial"/>
                <w:sz w:val="16"/>
                <w:szCs w:val="16"/>
              </w:rPr>
            </w:pPr>
          </w:p>
        </w:tc>
      </w:tr>
    </w:tbl>
    <w:p w14:paraId="2E372BA5" w14:textId="135F1700" w:rsidR="00751B55" w:rsidRPr="00346674" w:rsidRDefault="00751B55" w:rsidP="00010B21"/>
    <w:p w14:paraId="49FEA362" w14:textId="77777777" w:rsidR="00751B55" w:rsidRPr="00346674" w:rsidRDefault="00751B55">
      <w:pPr>
        <w:ind w:left="0"/>
        <w:jc w:val="left"/>
      </w:pPr>
      <w:r w:rsidRPr="00346674">
        <w:br w:type="page"/>
      </w:r>
    </w:p>
    <w:p w14:paraId="5EE8D582" w14:textId="4B5D2051" w:rsidR="00C406D5" w:rsidRPr="00346674" w:rsidRDefault="008640D1" w:rsidP="00794BA6">
      <w:pPr>
        <w:pStyle w:val="T2abcd"/>
      </w:pPr>
      <w:bookmarkStart w:id="8" w:name="_Toc239456428"/>
      <w:r w:rsidRPr="00346674">
        <w:rPr>
          <w:rFonts w:hint="eastAsia"/>
        </w:rPr>
        <w:t xml:space="preserve">c) </w:t>
      </w:r>
      <w:r w:rsidR="00C406D5" w:rsidRPr="00346674">
        <w:t>Mobilization and Manpower</w:t>
      </w:r>
      <w:bookmarkEnd w:id="8"/>
    </w:p>
    <w:p w14:paraId="1BA401E2" w14:textId="0E341027" w:rsidR="00D1416F" w:rsidRPr="00346674" w:rsidRDefault="008B10D4" w:rsidP="008B10D4">
      <w:pPr>
        <w:rPr>
          <w:noProof/>
        </w:rPr>
      </w:pPr>
      <w:r w:rsidRPr="00346674">
        <w:t xml:space="preserve">Please refer to the Bidder’s </w:t>
      </w:r>
      <w:r w:rsidRPr="00346674">
        <w:rPr>
          <w:rFonts w:hint="eastAsia"/>
        </w:rPr>
        <w:t>preliminary</w:t>
      </w:r>
      <w:r w:rsidRPr="00346674">
        <w:t xml:space="preserve"> manpower mobilization plan as presented below.</w:t>
      </w:r>
    </w:p>
    <w:p w14:paraId="36C4AB2B" w14:textId="702B556D" w:rsidR="007223D6" w:rsidRPr="00346674" w:rsidRDefault="007223D6" w:rsidP="008B10D4"/>
    <w:p w14:paraId="716EC7B4" w14:textId="3E269CE4" w:rsidR="00216E06" w:rsidRPr="00346674" w:rsidRDefault="00216E06" w:rsidP="00216E06">
      <w:r w:rsidRPr="00346674">
        <w:rPr>
          <w:noProof/>
        </w:rPr>
        <w:drawing>
          <wp:inline distT="0" distB="0" distL="0" distR="0" wp14:anchorId="32152D12" wp14:editId="7D0BE328">
            <wp:extent cx="5448300" cy="3144009"/>
            <wp:effectExtent l="0" t="0" r="0" b="0"/>
            <wp:docPr id="167876346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1995" cy="3146141"/>
                    </a:xfrm>
                    <a:prstGeom prst="rect">
                      <a:avLst/>
                    </a:prstGeom>
                    <a:noFill/>
                    <a:ln>
                      <a:noFill/>
                    </a:ln>
                  </pic:spPr>
                </pic:pic>
              </a:graphicData>
            </a:graphic>
          </wp:inline>
        </w:drawing>
      </w:r>
    </w:p>
    <w:p w14:paraId="794E2CD5" w14:textId="273F87A4" w:rsidR="002D2D34" w:rsidRPr="00346674" w:rsidRDefault="00D1416F" w:rsidP="004A001F">
      <w:pPr>
        <w:pStyle w:val="Figure"/>
        <w:ind w:left="0" w:hanging="10"/>
      </w:pPr>
      <w:r w:rsidRPr="00346674">
        <w:rPr>
          <w:rFonts w:hint="eastAsia"/>
        </w:rPr>
        <w:t>Manpower Mobil</w:t>
      </w:r>
      <w:r w:rsidR="00274D7F" w:rsidRPr="00346674">
        <w:rPr>
          <w:rFonts w:hint="eastAsia"/>
        </w:rPr>
        <w:t>ization Plan (</w:t>
      </w:r>
      <w:commentRangeStart w:id="9"/>
      <w:r w:rsidR="00274D7F" w:rsidRPr="00346674">
        <w:rPr>
          <w:rFonts w:hint="eastAsia"/>
        </w:rPr>
        <w:t>Preliminary</w:t>
      </w:r>
      <w:commentRangeEnd w:id="9"/>
      <w:r w:rsidR="008A2840" w:rsidRPr="00346674">
        <w:rPr>
          <w:rStyle w:val="CommentReference"/>
          <w:rFonts w:hint="eastAsia"/>
          <w:sz w:val="16"/>
          <w:szCs w:val="14"/>
        </w:rPr>
        <w:commentReference w:id="9"/>
      </w:r>
      <w:r w:rsidR="00274D7F" w:rsidRPr="00346674">
        <w:rPr>
          <w:rFonts w:hint="eastAsia"/>
        </w:rPr>
        <w:t>)</w:t>
      </w:r>
    </w:p>
    <w:p w14:paraId="3A588304" w14:textId="77777777" w:rsidR="007D2834" w:rsidRPr="00346674" w:rsidRDefault="007D2834" w:rsidP="00E65677">
      <w:pPr>
        <w:pStyle w:val="a1"/>
      </w:pPr>
    </w:p>
    <w:p w14:paraId="2553C2CE" w14:textId="790E3EC6" w:rsidR="00C406D5" w:rsidRPr="00346674" w:rsidRDefault="008640D1" w:rsidP="00794BA6">
      <w:pPr>
        <w:pStyle w:val="T2abcd"/>
      </w:pPr>
      <w:bookmarkStart w:id="10" w:name="_Toc239456429"/>
      <w:r w:rsidRPr="00346674">
        <w:rPr>
          <w:rFonts w:hint="eastAsia"/>
        </w:rPr>
        <w:t xml:space="preserve">d) </w:t>
      </w:r>
      <w:r w:rsidR="00C406D5" w:rsidRPr="00346674">
        <w:t>Project Management</w:t>
      </w:r>
      <w:bookmarkEnd w:id="10"/>
    </w:p>
    <w:p w14:paraId="3E958C17" w14:textId="25ED51FA" w:rsidR="006D1A91" w:rsidRPr="00346674" w:rsidRDefault="006D1A91" w:rsidP="00010B21">
      <w:r w:rsidRPr="00346674">
        <w:t xml:space="preserve">The Project will be executed under a structured and integrated Project Management framework that aligns with recognized industry best practices and the </w:t>
      </w:r>
      <w:r w:rsidRPr="00346674">
        <w:rPr>
          <w:rFonts w:hint="eastAsia"/>
        </w:rPr>
        <w:t>Employer</w:t>
      </w:r>
      <w:r w:rsidRPr="00346674">
        <w:t xml:space="preserve">’s requirements. The objective is to ensure that scope, schedule, cost, quality, and risk are effectively controlled, while establishing a solid basis for a seamless roll-over into the </w:t>
      </w:r>
      <w:r w:rsidRPr="00346674">
        <w:rPr>
          <w:rFonts w:hint="eastAsia"/>
        </w:rPr>
        <w:t>P</w:t>
      </w:r>
      <w:r w:rsidRPr="00346674">
        <w:t>hase</w:t>
      </w:r>
      <w:r w:rsidRPr="00346674">
        <w:rPr>
          <w:rFonts w:hint="eastAsia"/>
        </w:rPr>
        <w:t xml:space="preserve"> 2</w:t>
      </w:r>
      <w:r w:rsidRPr="00346674">
        <w:t>.</w:t>
      </w:r>
    </w:p>
    <w:p w14:paraId="2BA39FC1" w14:textId="77777777" w:rsidR="00601CE7" w:rsidRPr="00346674" w:rsidRDefault="00601CE7" w:rsidP="00010B21"/>
    <w:p w14:paraId="0A2C1CBC" w14:textId="0E0A13E7" w:rsidR="006D1A91" w:rsidRPr="00346674" w:rsidRDefault="006D1A91" w:rsidP="007F6E4B">
      <w:pPr>
        <w:pStyle w:val="x0"/>
      </w:pPr>
      <w:r w:rsidRPr="00346674">
        <w:t>Engagement of the Project Management Team staffed by experienced personnel</w:t>
      </w:r>
    </w:p>
    <w:p w14:paraId="59570B9F" w14:textId="08D1BCA8" w:rsidR="006D1A91" w:rsidRPr="00346674" w:rsidRDefault="006D1A91" w:rsidP="00010B21">
      <w:pPr>
        <w:pStyle w:val="x1"/>
      </w:pPr>
      <w:r w:rsidRPr="00346674">
        <w:t xml:space="preserve">At the commencement of the Project, a dedicated Project Management Team (PMT) with experienced personnel will be established, led by a qualified Project Manager with clear authority and responsibility for </w:t>
      </w:r>
      <w:r w:rsidR="002222C4" w:rsidRPr="00346674">
        <w:rPr>
          <w:rFonts w:hint="eastAsia"/>
        </w:rPr>
        <w:t>the Project</w:t>
      </w:r>
      <w:r w:rsidRPr="00346674">
        <w:t>. The PMT will include functional leads for engineering, project controls, procurement, quality, and interface management, each with defined roles and reporting lines documented in an organizational chart. Formal governance will be maintained through the regular progress reviews, and stage-gate approvals at key milestones.</w:t>
      </w:r>
    </w:p>
    <w:p w14:paraId="1EF2B262" w14:textId="77777777" w:rsidR="00BE0FE9" w:rsidRPr="00346674" w:rsidRDefault="00BE0FE9" w:rsidP="00010B21"/>
    <w:p w14:paraId="503C156B" w14:textId="77777777" w:rsidR="00751B55" w:rsidRPr="00346674" w:rsidRDefault="00751B55" w:rsidP="00010B21"/>
    <w:p w14:paraId="7A5CB448" w14:textId="77777777" w:rsidR="00196896" w:rsidRPr="00346674" w:rsidRDefault="00196896" w:rsidP="00010B21"/>
    <w:p w14:paraId="7B65BCDB" w14:textId="333FE633" w:rsidR="006D1A91" w:rsidRPr="00346674" w:rsidRDefault="006D1A91" w:rsidP="007F6E4B">
      <w:pPr>
        <w:pStyle w:val="x0"/>
      </w:pPr>
      <w:r w:rsidRPr="00346674">
        <w:t>Optimization of Schedule</w:t>
      </w:r>
      <w:r w:rsidR="001A0EB2" w:rsidRPr="00346674">
        <w:rPr>
          <w:rFonts w:hint="eastAsia"/>
        </w:rPr>
        <w:t xml:space="preserve"> </w:t>
      </w:r>
    </w:p>
    <w:p w14:paraId="090B258F" w14:textId="2592AEB3" w:rsidR="006D1A91" w:rsidRPr="00346674" w:rsidRDefault="006D1A91" w:rsidP="00010B21">
      <w:pPr>
        <w:pStyle w:val="x1"/>
      </w:pPr>
      <w:r w:rsidRPr="00346674">
        <w:t xml:space="preserve">A baseline schedule will be developed at the outset, reflecting the full scope, key interfaces, and the </w:t>
      </w:r>
      <w:r w:rsidR="00804789" w:rsidRPr="00346674">
        <w:rPr>
          <w:rFonts w:hint="eastAsia"/>
        </w:rPr>
        <w:t>Employer</w:t>
      </w:r>
      <w:r w:rsidRPr="00346674">
        <w:t xml:space="preserve">’s milestones, structured at an appropriate level of detail for effective monitoring. The schedule will incorporate critical engineering activities, risk response actions, and </w:t>
      </w:r>
      <w:r w:rsidR="00BC6DC0" w:rsidRPr="00346674">
        <w:rPr>
          <w:rFonts w:hint="eastAsia"/>
        </w:rPr>
        <w:t>the Employer</w:t>
      </w:r>
      <w:r w:rsidR="00BC6DC0" w:rsidRPr="00346674">
        <w:t>’</w:t>
      </w:r>
      <w:r w:rsidR="00BC6DC0" w:rsidRPr="00346674">
        <w:rPr>
          <w:rFonts w:hint="eastAsia"/>
        </w:rPr>
        <w:t>s milestone</w:t>
      </w:r>
      <w:r w:rsidRPr="00346674">
        <w:t>. Progress will be controlled through periodic schedule updates, variance analysis, critical-path monitoring, and forecasting of completion dates, enabling timely implementation of recovery or acceleration measures where necessary.</w:t>
      </w:r>
    </w:p>
    <w:p w14:paraId="00BDC81A" w14:textId="77777777" w:rsidR="00500188" w:rsidRPr="00346674" w:rsidRDefault="00500188" w:rsidP="00010B21">
      <w:pPr>
        <w:pStyle w:val="x1"/>
      </w:pPr>
    </w:p>
    <w:p w14:paraId="21F2E77C" w14:textId="3BE3E18C" w:rsidR="00500188" w:rsidRPr="00346674" w:rsidRDefault="00500188" w:rsidP="005244EC">
      <w:pPr>
        <w:pStyle w:val="x0"/>
      </w:pPr>
      <w:r w:rsidRPr="00346674">
        <w:t>Early Site Engagement and Engineering Set-up</w:t>
      </w:r>
    </w:p>
    <w:p w14:paraId="05F0528C" w14:textId="1410FC91" w:rsidR="001650B6" w:rsidRPr="00346674" w:rsidRDefault="001650B6" w:rsidP="001650B6">
      <w:pPr>
        <w:pStyle w:val="x1"/>
      </w:pPr>
      <w:del w:id="11" w:author="임영훈(Younghoon Lim)" w:date="2026-10-22T17:49:00Z" w16du:dateUtc="2026-10-22T08:49:00Z">
        <w:r w:rsidRPr="00346674" w:rsidDel="00353706">
          <w:delText xml:space="preserve">To facilitate close coordination with the Employer and enable prompt resolution of project and engineering matters, one (1) dedicated Project Engineer will be mobilized to the </w:delText>
        </w:r>
        <w:r w:rsidR="00970AAE" w:rsidRPr="00346674" w:rsidDel="00353706">
          <w:delText xml:space="preserve">site </w:delText>
        </w:r>
        <w:r w:rsidRPr="00346674" w:rsidDel="00353706">
          <w:delText xml:space="preserve">during Phase 1 as the Bidder’s focal point for coordination with the Employer. In addition, </w:delText>
        </w:r>
      </w:del>
      <w:r w:rsidR="00353706" w:rsidRPr="00346674">
        <w:t xml:space="preserve">Key </w:t>
      </w:r>
      <w:r w:rsidRPr="00346674">
        <w:t xml:space="preserve">discipline engineers will be mobilized to the </w:t>
      </w:r>
      <w:r w:rsidR="00B073A3" w:rsidRPr="00346674">
        <w:t>s</w:t>
      </w:r>
      <w:r w:rsidR="00B073A3" w:rsidRPr="00346674">
        <w:rPr>
          <w:rFonts w:hint="eastAsia"/>
        </w:rPr>
        <w:t>i</w:t>
      </w:r>
      <w:r w:rsidR="00B073A3" w:rsidRPr="00346674">
        <w:t xml:space="preserve">te </w:t>
      </w:r>
      <w:r w:rsidRPr="00346674">
        <w:t>for one (1) week during the early stage of Phase 1 to conduct site surveys, verify existing conditions and interfaces, and establish the engineering design basis and set-up.</w:t>
      </w:r>
    </w:p>
    <w:p w14:paraId="7260D176" w14:textId="3D0AB9E4" w:rsidR="001650B6" w:rsidRPr="00346674" w:rsidRDefault="001650B6" w:rsidP="001650B6">
      <w:pPr>
        <w:pStyle w:val="x1"/>
      </w:pPr>
      <w:r w:rsidRPr="00346674">
        <w:t>This early site engagement will enhance the Bidder’s understanding of the existing MMGP facilities, facilitate effective implementation of the re-use design strategy, identify potential interfaces and constraints at an early stage, and minimize subsequent design changes and schedule impacts, thereby supporting the accelerated Phase 1 schedule and seamless transition into Phase 2 EPC execution.</w:t>
      </w:r>
    </w:p>
    <w:p w14:paraId="0825B92C" w14:textId="77777777" w:rsidR="00B966CA" w:rsidRPr="00346674" w:rsidRDefault="00B966CA" w:rsidP="00010B21"/>
    <w:p w14:paraId="0BAC8624" w14:textId="35C720BE" w:rsidR="006D1A91" w:rsidRPr="00346674" w:rsidRDefault="006D1A91" w:rsidP="007F6E4B">
      <w:pPr>
        <w:pStyle w:val="x0"/>
      </w:pPr>
      <w:r w:rsidRPr="00346674">
        <w:t>Risk, Interface and Stakeholder Management</w:t>
      </w:r>
    </w:p>
    <w:p w14:paraId="74A2C67A" w14:textId="3D0C2040" w:rsidR="006D1A91" w:rsidRPr="00346674" w:rsidRDefault="006D1A91" w:rsidP="00010B21">
      <w:pPr>
        <w:pStyle w:val="x1"/>
      </w:pPr>
      <w:r w:rsidRPr="00346674">
        <w:t>Project risks will be systematically identified, assessed, and treated through a living risk register, with mitigation and contingency measures integrated into the schedule and cost plans. Interfaces between disciplines, packages, licensors, and third parties will be managed through clearly defined interface points, responsibility matrices, and coordination meetings to prevent gaps or overlaps in scope</w:t>
      </w:r>
      <w:r w:rsidR="00282FD3" w:rsidRPr="00346674">
        <w:rPr>
          <w:rFonts w:hint="eastAsia"/>
        </w:rPr>
        <w:t xml:space="preserve">. </w:t>
      </w:r>
      <w:r w:rsidR="00282FD3" w:rsidRPr="00346674">
        <w:t>Stakeholder expectations, including those of the Employer and OEM, will be effectively addressed through structured communication, timely reporting, and early alignment on key technical and execution decisions.</w:t>
      </w:r>
    </w:p>
    <w:p w14:paraId="1AD9D734" w14:textId="77777777" w:rsidR="00C344B8" w:rsidRPr="00346674" w:rsidRDefault="00C344B8" w:rsidP="00010B21"/>
    <w:p w14:paraId="23A52764" w14:textId="52D3D337" w:rsidR="006D1A91" w:rsidRPr="00346674" w:rsidRDefault="006D1A91" w:rsidP="007F6E4B">
      <w:pPr>
        <w:pStyle w:val="x0"/>
      </w:pPr>
      <w:r w:rsidRPr="00346674">
        <w:t>S</w:t>
      </w:r>
      <w:r w:rsidR="00A805C9" w:rsidRPr="00346674">
        <w:rPr>
          <w:rFonts w:hint="eastAsia"/>
        </w:rPr>
        <w:t xml:space="preserve">eamless </w:t>
      </w:r>
      <w:r w:rsidRPr="00346674">
        <w:t>Roll-over</w:t>
      </w:r>
      <w:r w:rsidR="002177B8" w:rsidRPr="00346674">
        <w:rPr>
          <w:rFonts w:hint="eastAsia"/>
        </w:rPr>
        <w:t xml:space="preserve"> to EPC</w:t>
      </w:r>
    </w:p>
    <w:p w14:paraId="7EDC78D0" w14:textId="2F7C44A6" w:rsidR="009A302C" w:rsidRPr="00346674" w:rsidRDefault="009A302C" w:rsidP="00010B21">
      <w:pPr>
        <w:pStyle w:val="x1"/>
      </w:pPr>
      <w:r w:rsidRPr="00346674">
        <w:t xml:space="preserve">Project performance will be continuously monitored and communicated through standardized </w:t>
      </w:r>
      <w:r w:rsidR="001B285B" w:rsidRPr="00346674">
        <w:rPr>
          <w:rFonts w:hint="eastAsia"/>
        </w:rPr>
        <w:t>regular</w:t>
      </w:r>
      <w:r w:rsidRPr="00346674">
        <w:t xml:space="preserve"> reports, providing clear and transparent visibility of progress, schedule, cost, and key issues to the Employer.</w:t>
      </w:r>
    </w:p>
    <w:p w14:paraId="2C7A36A6" w14:textId="77777777" w:rsidR="00751B55" w:rsidRPr="00346674" w:rsidRDefault="00751B55" w:rsidP="00010B21">
      <w:pPr>
        <w:pStyle w:val="x1"/>
      </w:pPr>
    </w:p>
    <w:p w14:paraId="41B05CBD" w14:textId="58EB6002" w:rsidR="00A97DA4" w:rsidRPr="00346674" w:rsidRDefault="00A97DA4" w:rsidP="00010B21">
      <w:pPr>
        <w:pStyle w:val="x1"/>
      </w:pPr>
      <w:r w:rsidRPr="00346674">
        <w:t xml:space="preserve">Considering the accelerated </w:t>
      </w:r>
      <w:del w:id="12" w:author="임영훈(Younghoon Lim)" w:date="2026-10-22T17:49:00Z" w16du:dateUtc="2026-10-22T08:49:00Z">
        <w:r w:rsidRPr="00346674" w:rsidDel="006E6582">
          <w:delText xml:space="preserve">three </w:delText>
        </w:r>
      </w:del>
      <w:ins w:id="13" w:author="임영훈(Younghoon Lim)" w:date="2026-10-22T17:49:00Z" w16du:dateUtc="2026-10-22T08:49:00Z">
        <w:r w:rsidR="006E6582">
          <w:rPr>
            <w:rFonts w:hint="eastAsia"/>
          </w:rPr>
          <w:t>six</w:t>
        </w:r>
        <w:r w:rsidR="006E6582" w:rsidRPr="00346674">
          <w:t xml:space="preserve"> </w:t>
        </w:r>
      </w:ins>
      <w:r w:rsidRPr="00346674">
        <w:t>(</w:t>
      </w:r>
      <w:del w:id="14" w:author="임영훈(Younghoon Lim)" w:date="2026-10-22T17:49:00Z" w16du:dateUtc="2026-10-22T08:49:00Z">
        <w:r w:rsidRPr="00346674" w:rsidDel="006E6582">
          <w:delText>3</w:delText>
        </w:r>
      </w:del>
      <w:ins w:id="15" w:author="임영훈(Younghoon Lim)" w:date="2026-10-22T17:49:00Z" w16du:dateUtc="2026-10-22T08:49:00Z">
        <w:r w:rsidR="006E6582">
          <w:rPr>
            <w:rFonts w:hint="eastAsia"/>
          </w:rPr>
          <w:t>6</w:t>
        </w:r>
      </w:ins>
      <w:r w:rsidRPr="00346674">
        <w:t>) month duration of Phase 1, the engineering activities will be focused on the minimum deliverables required to support the OBE, key technical decisions, and readiness for Phase 2 EPC execution. Rather than developing a complete set of new engineering deliverables during Phase 1, the Bidder will maximize the use of the existing MMGP as-built engineering documentation, designs, MTOs, vendor data, and other available information provided by the Employer.</w:t>
      </w:r>
    </w:p>
    <w:p w14:paraId="7A540338" w14:textId="77777777" w:rsidR="00751B55" w:rsidRPr="00346674" w:rsidRDefault="00751B55" w:rsidP="00010B21">
      <w:pPr>
        <w:pStyle w:val="x1"/>
      </w:pPr>
    </w:p>
    <w:p w14:paraId="00DEB9BA" w14:textId="56629DA8" w:rsidR="00A97DA4" w:rsidRPr="00346674" w:rsidRDefault="00A97DA4" w:rsidP="00010B21">
      <w:pPr>
        <w:pStyle w:val="x1"/>
      </w:pPr>
      <w:r w:rsidRPr="00346674">
        <w:t>A re-use design strategy will be applied wherever practicable, whereby the existing MMGP design will be reviewed, validated, and adapted to the Project-specific requirements. Engineering developed during Phase 1 will be progressively carried forward and further developed during Phase 2, thereby minimizing duplicated engineering efforts and supporting a seamless transition into EPC execution.</w:t>
      </w:r>
    </w:p>
    <w:p w14:paraId="1177D97B" w14:textId="77777777" w:rsidR="00751B55" w:rsidRPr="00346674" w:rsidRDefault="00751B55" w:rsidP="00010B21">
      <w:pPr>
        <w:pStyle w:val="x1"/>
      </w:pPr>
    </w:p>
    <w:p w14:paraId="372FF5F8" w14:textId="77777777" w:rsidR="00751B55" w:rsidRPr="00346674" w:rsidRDefault="0053123A" w:rsidP="00292519">
      <w:pPr>
        <w:pStyle w:val="x1"/>
      </w:pPr>
      <w:r w:rsidRPr="00346674">
        <w:t>Particular</w:t>
      </w:r>
      <w:r w:rsidR="00140E93" w:rsidRPr="00346674">
        <w:rPr>
          <w:rFonts w:hint="eastAsia"/>
        </w:rPr>
        <w:t xml:space="preserve"> </w:t>
      </w:r>
      <w:r w:rsidRPr="00346674">
        <w:t>emphasis will be placed on the early alignment of key technical decisions, constructability considerations, procurement strategies</w:t>
      </w:r>
      <w:r w:rsidR="00292519" w:rsidRPr="00346674">
        <w:rPr>
          <w:rFonts w:hint="eastAsia"/>
        </w:rPr>
        <w:t xml:space="preserve">, </w:t>
      </w:r>
      <w:r w:rsidR="00292519" w:rsidRPr="00346674">
        <w:t>long-lead items, and major interfaces</w:t>
      </w:r>
      <w:r w:rsidR="00292519" w:rsidRPr="00346674">
        <w:rPr>
          <w:rFonts w:hint="eastAsia"/>
        </w:rPr>
        <w:t xml:space="preserve"> </w:t>
      </w:r>
      <w:r w:rsidRPr="00346674">
        <w:t xml:space="preserve"> during Phase 1</w:t>
      </w:r>
      <w:r w:rsidR="00292519" w:rsidRPr="00346674">
        <w:rPr>
          <w:rFonts w:hint="eastAsia"/>
        </w:rPr>
        <w:t xml:space="preserve">. </w:t>
      </w:r>
      <w:r w:rsidR="00292519" w:rsidRPr="00346674">
        <w:t>This approach will enable the Bidder to identify and address critical issues early while preparing an execution-ready foundation for Phase 2.</w:t>
      </w:r>
    </w:p>
    <w:p w14:paraId="62315609" w14:textId="734BC25B" w:rsidR="00292519" w:rsidRPr="00346674" w:rsidRDefault="0053123A" w:rsidP="00292519">
      <w:pPr>
        <w:pStyle w:val="x1"/>
        <w:rPr>
          <w:rFonts w:eastAsiaTheme="minorEastAsia" w:cs="Arial"/>
          <w:szCs w:val="20"/>
        </w:rPr>
      </w:pPr>
      <w:r w:rsidRPr="00346674">
        <w:br/>
      </w:r>
      <w:r w:rsidR="7721C77B" w:rsidRPr="005244EC">
        <w:rPr>
          <w:rFonts w:eastAsia="Arial" w:cs="Arial"/>
          <w:szCs w:val="20"/>
        </w:rPr>
        <w:t xml:space="preserve">To further facilitate a seamless roll-over into Phase 2, the Bidder will discuss and align with the Employer during Phase 1 on practical arrangements to enable early commencement of </w:t>
      </w:r>
      <w:r w:rsidR="002C58B7" w:rsidRPr="00346674">
        <w:rPr>
          <w:rFonts w:eastAsiaTheme="minorEastAsia" w:cs="Arial" w:hint="eastAsia"/>
          <w:szCs w:val="20"/>
        </w:rPr>
        <w:t xml:space="preserve">topography survey, </w:t>
      </w:r>
      <w:r w:rsidR="7721C77B" w:rsidRPr="005244EC">
        <w:rPr>
          <w:rFonts w:eastAsia="Arial" w:cs="Arial"/>
          <w:szCs w:val="20"/>
        </w:rPr>
        <w:t xml:space="preserve">geotechnical investigation and temporary office </w:t>
      </w:r>
      <w:r w:rsidR="002C58B7" w:rsidRPr="00346674">
        <w:rPr>
          <w:rFonts w:eastAsia="Arial" w:cs="Arial"/>
          <w:szCs w:val="20"/>
        </w:rPr>
        <w:t>work</w:t>
      </w:r>
      <w:r w:rsidR="7721C77B" w:rsidRPr="005244EC">
        <w:rPr>
          <w:rFonts w:eastAsia="Arial" w:cs="Arial"/>
          <w:szCs w:val="20"/>
        </w:rPr>
        <w:t>. Early execution of these activities will support the timely availability of site data, facilitate early issuance of construction drawings, and enable continuous progression of subsequent construction activities without unnecessary interruption between Phase 1 and Phase 2.</w:t>
      </w:r>
    </w:p>
    <w:p w14:paraId="43911B9B" w14:textId="77777777" w:rsidR="00751B55" w:rsidRPr="005244EC" w:rsidRDefault="00751B55" w:rsidP="00292519">
      <w:pPr>
        <w:pStyle w:val="x1"/>
        <w:rPr>
          <w:rFonts w:eastAsiaTheme="minorEastAsia"/>
        </w:rPr>
      </w:pPr>
    </w:p>
    <w:p w14:paraId="21A8F5FA" w14:textId="77777777" w:rsidR="00FA73CA" w:rsidRPr="00346674" w:rsidRDefault="00FA73CA" w:rsidP="00FA73CA">
      <w:pPr>
        <w:pStyle w:val="x1"/>
      </w:pPr>
      <w:r w:rsidRPr="00346674">
        <w:t>Through the effective utilization of the existing MMGP design, focused engineering development, and proactive project controls, risk, and interface management, the Bidder will establish a practical and efficient foundation for the seamless roll-over from Phase 1 into Phase 2 EPC execution, while minimizing schedule impact and unnecessary re-engineering.</w:t>
      </w:r>
    </w:p>
    <w:p w14:paraId="12AC6F80" w14:textId="77777777" w:rsidR="00604AC7" w:rsidRPr="00346674" w:rsidRDefault="00604AC7" w:rsidP="00010B21">
      <w:pPr>
        <w:pStyle w:val="x1"/>
      </w:pPr>
    </w:p>
    <w:p w14:paraId="196525DD" w14:textId="6456EDA0" w:rsidR="00C406D5" w:rsidRPr="00346674" w:rsidRDefault="008640D1" w:rsidP="00794BA6">
      <w:pPr>
        <w:pStyle w:val="T2abcd"/>
      </w:pPr>
      <w:bookmarkStart w:id="16" w:name="_Toc239456430"/>
      <w:r w:rsidRPr="00346674">
        <w:rPr>
          <w:rFonts w:hint="eastAsia"/>
        </w:rPr>
        <w:t xml:space="preserve">e) </w:t>
      </w:r>
      <w:r w:rsidR="00C406D5" w:rsidRPr="00346674">
        <w:t>Project Control</w:t>
      </w:r>
      <w:bookmarkEnd w:id="16"/>
    </w:p>
    <w:p w14:paraId="790D06F5" w14:textId="69694053" w:rsidR="006E03D5" w:rsidRPr="00346674" w:rsidRDefault="006E03D5" w:rsidP="006E03D5">
      <w:r w:rsidRPr="00346674">
        <w:t xml:space="preserve">The Bidder will implement a structured approach to meet the Project control requirements during the execution stage. The Bidder’s </w:t>
      </w:r>
      <w:r w:rsidR="00FA1A13" w:rsidRPr="00346674">
        <w:t>Project Control Group</w:t>
      </w:r>
      <w:r w:rsidRPr="00346674">
        <w:t xml:space="preserve"> will operate as an integrated group under the leadership of the Project Controls Manager throughout Phase 1, providing accurate setup, regular updates, and reliable trend analysis to support successful project execution.</w:t>
      </w:r>
    </w:p>
    <w:p w14:paraId="03D0E775" w14:textId="77777777" w:rsidR="006E03D5" w:rsidRPr="00346674" w:rsidRDefault="006E03D5" w:rsidP="006E03D5">
      <w:r w:rsidRPr="00346674">
        <w:t>Established engineering, procurement, and construction procedures will be applied to develop baseline Phase 1 progress measurements, schedule, and staffing plans. These baselines will be used to monitor performance, report status, and provide forecasting and trend analysis.</w:t>
      </w:r>
    </w:p>
    <w:p w14:paraId="4ED31C52" w14:textId="77530FA6" w:rsidR="006E03D5" w:rsidRPr="00346674" w:rsidRDefault="006E03D5" w:rsidP="006E03D5">
      <w:r w:rsidRPr="00346674">
        <w:t xml:space="preserve">This </w:t>
      </w:r>
      <w:r w:rsidR="00075823" w:rsidRPr="00346674">
        <w:t xml:space="preserve">project controls plan </w:t>
      </w:r>
      <w:r w:rsidRPr="00346674">
        <w:t>outlines the implementation strategy, processes, tools, and information that will be applied by the Bidder to effectively manage and control the Project during Phase 1, including those to be communicated to the Employer in relation to the following Project Controls elements:</w:t>
      </w:r>
    </w:p>
    <w:p w14:paraId="64FD5340" w14:textId="77777777" w:rsidR="003D039D" w:rsidRPr="00346674" w:rsidRDefault="003D039D" w:rsidP="006E03D5"/>
    <w:p w14:paraId="77EDF669" w14:textId="18CC7616" w:rsidR="00326489" w:rsidRPr="00346674" w:rsidRDefault="00326489" w:rsidP="00326489">
      <w:pPr>
        <w:pStyle w:val="a"/>
      </w:pPr>
      <w:r w:rsidRPr="00346674">
        <w:t>Control of Projects Organization</w:t>
      </w:r>
    </w:p>
    <w:p w14:paraId="6E5C0F17" w14:textId="5CBBCD5B" w:rsidR="00AA0C44" w:rsidRPr="00346674" w:rsidRDefault="00AA0C44" w:rsidP="00326489">
      <w:pPr>
        <w:pStyle w:val="a"/>
      </w:pPr>
      <w:r w:rsidRPr="00346674">
        <w:t>Staff Planning and Forecasting</w:t>
      </w:r>
    </w:p>
    <w:p w14:paraId="7F130118" w14:textId="7BCDE6E8" w:rsidR="00326489" w:rsidRPr="00346674" w:rsidRDefault="00AA0C44" w:rsidP="00326489">
      <w:pPr>
        <w:pStyle w:val="a"/>
      </w:pPr>
      <w:r w:rsidRPr="00346674">
        <w:rPr>
          <w:rFonts w:hint="eastAsia"/>
        </w:rPr>
        <w:t>Planning</w:t>
      </w:r>
      <w:r w:rsidR="00326489" w:rsidRPr="00346674">
        <w:t xml:space="preserve"> Management</w:t>
      </w:r>
    </w:p>
    <w:p w14:paraId="171DE5BD" w14:textId="77777777" w:rsidR="00326489" w:rsidRPr="00346674" w:rsidRDefault="00326489" w:rsidP="00326489">
      <w:pPr>
        <w:pStyle w:val="a"/>
      </w:pPr>
      <w:r w:rsidRPr="00346674">
        <w:t>Progress Measurement</w:t>
      </w:r>
    </w:p>
    <w:p w14:paraId="269766A9" w14:textId="217C369C" w:rsidR="00326489" w:rsidRPr="00346674" w:rsidRDefault="00326489" w:rsidP="00326489">
      <w:pPr>
        <w:pStyle w:val="a"/>
      </w:pPr>
      <w:r w:rsidRPr="00346674">
        <w:t>Cost Control</w:t>
      </w:r>
    </w:p>
    <w:p w14:paraId="1EB49D80" w14:textId="60F19556" w:rsidR="007C1FD5" w:rsidRPr="00346674" w:rsidRDefault="00FC3AB5">
      <w:pPr>
        <w:pStyle w:val="a"/>
      </w:pPr>
      <w:r w:rsidRPr="00346674">
        <w:rPr>
          <w:rFonts w:hint="eastAsia"/>
        </w:rPr>
        <w:t>Estimati</w:t>
      </w:r>
      <w:r w:rsidR="00CE10F8" w:rsidRPr="00346674">
        <w:rPr>
          <w:rFonts w:hint="eastAsia"/>
        </w:rPr>
        <w:t>ng (including OBE)</w:t>
      </w:r>
    </w:p>
    <w:p w14:paraId="796DA9D3" w14:textId="4E607665" w:rsidR="00E679E5" w:rsidRPr="00346674" w:rsidRDefault="00E679E5" w:rsidP="00326489">
      <w:pPr>
        <w:pStyle w:val="a"/>
      </w:pPr>
      <w:r w:rsidRPr="00346674">
        <w:rPr>
          <w:rFonts w:hint="eastAsia"/>
        </w:rPr>
        <w:t xml:space="preserve">Document </w:t>
      </w:r>
      <w:r w:rsidRPr="00346674">
        <w:t>Control</w:t>
      </w:r>
    </w:p>
    <w:p w14:paraId="194A2775" w14:textId="025465E2" w:rsidR="00326489" w:rsidRPr="00346674" w:rsidRDefault="007837C4" w:rsidP="00326489">
      <w:pPr>
        <w:pStyle w:val="a"/>
      </w:pPr>
      <w:r w:rsidRPr="00346674">
        <w:rPr>
          <w:rFonts w:hint="eastAsia"/>
        </w:rPr>
        <w:t>Change</w:t>
      </w:r>
      <w:r w:rsidR="00326489" w:rsidRPr="00346674">
        <w:t xml:space="preserve"> Management </w:t>
      </w:r>
    </w:p>
    <w:p w14:paraId="4CD8609C" w14:textId="77777777" w:rsidR="00326489" w:rsidRPr="00346674" w:rsidRDefault="00326489" w:rsidP="00326489">
      <w:pPr>
        <w:pStyle w:val="a"/>
      </w:pPr>
      <w:r w:rsidRPr="00346674">
        <w:t>Risk Management</w:t>
      </w:r>
    </w:p>
    <w:p w14:paraId="23FF27DA" w14:textId="77777777" w:rsidR="00326489" w:rsidRPr="00346674" w:rsidRDefault="00326489" w:rsidP="00326489">
      <w:pPr>
        <w:pStyle w:val="a"/>
      </w:pPr>
      <w:r w:rsidRPr="00346674">
        <w:t>Reporting</w:t>
      </w:r>
    </w:p>
    <w:p w14:paraId="0EA88E3F" w14:textId="77777777" w:rsidR="00326489" w:rsidRPr="00346674" w:rsidRDefault="00326489" w:rsidP="00326489">
      <w:pPr>
        <w:pStyle w:val="a"/>
      </w:pPr>
      <w:r w:rsidRPr="00346674">
        <w:t>Forecasting</w:t>
      </w:r>
    </w:p>
    <w:p w14:paraId="2DC645BD" w14:textId="77777777" w:rsidR="002119AB" w:rsidRPr="00346674" w:rsidRDefault="002119AB" w:rsidP="005244EC">
      <w:pPr>
        <w:pStyle w:val="a"/>
        <w:numPr>
          <w:ilvl w:val="0"/>
          <w:numId w:val="0"/>
        </w:numPr>
        <w:ind w:left="1134"/>
      </w:pPr>
    </w:p>
    <w:p w14:paraId="7907920D" w14:textId="6B4538EA" w:rsidR="00604AC7" w:rsidRPr="00346674" w:rsidRDefault="003C36A3" w:rsidP="003D039D">
      <w:r w:rsidRPr="00346674">
        <w:t xml:space="preserve">For successful completion of the </w:t>
      </w:r>
      <w:r w:rsidR="003D7346" w:rsidRPr="00346674">
        <w:t>Project</w:t>
      </w:r>
      <w:r w:rsidRPr="00346674">
        <w:t xml:space="preserve">, “Monitoring and Control” of schedule on regular basis is essential. This requires all personnel associated with the </w:t>
      </w:r>
      <w:r w:rsidR="003D7346" w:rsidRPr="00346674">
        <w:t xml:space="preserve">Project </w:t>
      </w:r>
      <w:r w:rsidRPr="00346674">
        <w:t xml:space="preserve">to participate in this program as a unified team. The </w:t>
      </w:r>
      <w:r w:rsidR="00FA1A13" w:rsidRPr="00346674">
        <w:t>Project Control Group</w:t>
      </w:r>
      <w:r w:rsidRPr="00346674">
        <w:t xml:space="preserve"> assigned to the project will be responsible for determining the project control strategy and overall project control.</w:t>
      </w:r>
    </w:p>
    <w:p w14:paraId="59E8597D" w14:textId="77777777" w:rsidR="000F5062" w:rsidRPr="00346674" w:rsidRDefault="000F5062" w:rsidP="003D039D"/>
    <w:p w14:paraId="1637B13E" w14:textId="77777777" w:rsidR="009248B2" w:rsidRPr="00346674" w:rsidRDefault="009248B2" w:rsidP="00794BA6">
      <w:pPr>
        <w:pStyle w:val="T2Underbar"/>
      </w:pPr>
      <w:r w:rsidRPr="00346674">
        <w:t>Planning</w:t>
      </w:r>
    </w:p>
    <w:p w14:paraId="50AB5C35" w14:textId="79B950C9" w:rsidR="00515DB5" w:rsidRPr="00346674" w:rsidRDefault="00515DB5">
      <w:pPr>
        <w:pStyle w:val="x0"/>
        <w:numPr>
          <w:ilvl w:val="0"/>
          <w:numId w:val="15"/>
        </w:numPr>
        <w:ind w:left="851" w:hanging="284"/>
      </w:pPr>
      <w:r w:rsidRPr="00346674">
        <w:t>Schedule Baseline</w:t>
      </w:r>
    </w:p>
    <w:p w14:paraId="7D24B453" w14:textId="77777777" w:rsidR="009E5373" w:rsidRPr="00346674" w:rsidRDefault="009E5373" w:rsidP="009E5373">
      <w:pPr>
        <w:pStyle w:val="x1"/>
      </w:pPr>
      <w:r w:rsidRPr="00346674">
        <w:t>A Phase 1 schedule baseline will be established for the Project. The Project will be continuously monitored against this baseline, which comprises the approved scope of work, work breakdown structure (WBS), schedule, and progress measurement methodology, providing a reliable basis for effective project control.</w:t>
      </w:r>
    </w:p>
    <w:p w14:paraId="0426C094" w14:textId="77777777" w:rsidR="009E5373" w:rsidRPr="00346674" w:rsidRDefault="009E5373" w:rsidP="009E5373">
      <w:pPr>
        <w:pStyle w:val="x1"/>
      </w:pPr>
      <w:r w:rsidRPr="00346674">
        <w:t>Baseline revisions will be strictly managed through the change control process. Only approved changes to the scope of work may result in updates to the baseline. At any given time, the current project budget will be defined as the approved baseline estimate plus all authorized scope changes.</w:t>
      </w:r>
    </w:p>
    <w:p w14:paraId="5DB69AF2" w14:textId="22B46DF2" w:rsidR="009E5373" w:rsidRPr="00346674" w:rsidRDefault="009E5373" w:rsidP="009E5373">
      <w:pPr>
        <w:pStyle w:val="x1"/>
      </w:pPr>
      <w:r w:rsidRPr="00346674">
        <w:t xml:space="preserve">The Phase 1 schedule baseline may be adjusted in response to changes in scope or execution strategy, subject to mutual agreement between the Employer and the Bidder. However, the original baseline will be maintained for reference unless </w:t>
      </w:r>
      <w:r w:rsidR="00D11471" w:rsidRPr="00346674">
        <w:t>formal</w:t>
      </w:r>
      <w:r w:rsidRPr="00346674">
        <w:t xml:space="preserve"> re-baselining of the Project is approved.</w:t>
      </w:r>
    </w:p>
    <w:p w14:paraId="1087A8D0" w14:textId="4163240F" w:rsidR="009E5373" w:rsidRPr="00346674" w:rsidRDefault="009E5373" w:rsidP="009E5373">
      <w:pPr>
        <w:pStyle w:val="x1"/>
      </w:pPr>
      <w:r w:rsidRPr="00346674">
        <w:t>Approved project baselines may also be revised at predefined project milestones or when significant changes in scope or execution approach justify such revisions, subject to the Employer’s approval.</w:t>
      </w:r>
    </w:p>
    <w:p w14:paraId="0F33F66B" w14:textId="3A9251A1" w:rsidR="00515DB5" w:rsidRPr="00346674" w:rsidRDefault="00515DB5" w:rsidP="00010B21"/>
    <w:p w14:paraId="57813133" w14:textId="33655A3F" w:rsidR="00515DB5" w:rsidRPr="00346674" w:rsidRDefault="00515DB5" w:rsidP="007F6E4B">
      <w:pPr>
        <w:pStyle w:val="x0"/>
      </w:pPr>
      <w:r w:rsidRPr="00346674">
        <w:t>Work Breakdown Structure (WBS)</w:t>
      </w:r>
    </w:p>
    <w:p w14:paraId="356D245E" w14:textId="34061E42" w:rsidR="00DE2750" w:rsidRPr="00346674" w:rsidRDefault="00DE2750" w:rsidP="00DE2750">
      <w:r w:rsidRPr="00346674">
        <w:t xml:space="preserve">A Project Work Breakdown Structure (WBS) </w:t>
      </w:r>
      <w:r w:rsidR="006A56E1" w:rsidRPr="00346674">
        <w:rPr>
          <w:rFonts w:hint="eastAsia"/>
        </w:rPr>
        <w:t>will be</w:t>
      </w:r>
      <w:r w:rsidRPr="00346674">
        <w:t xml:space="preserve"> established to divide the overall Project scope into discrete, manageable work elements aligned with the defined project deliverables. The WBS incorporates a logical coding structure that enables effective tracking of progress, cost, man-hours, and schedule.</w:t>
      </w:r>
    </w:p>
    <w:p w14:paraId="371905DD" w14:textId="178EB3F0" w:rsidR="00DE2750" w:rsidRPr="00346674" w:rsidRDefault="00DE2750" w:rsidP="00DE2750">
      <w:r w:rsidRPr="00346674">
        <w:t xml:space="preserve">The level of detail of the WBS will be appropriately defined to support efficient project execution, performance monitoring, and the collection of relevant historical data for future </w:t>
      </w:r>
      <w:r w:rsidR="00917D8E" w:rsidRPr="00346674">
        <w:t>references</w:t>
      </w:r>
      <w:r w:rsidRPr="00346674">
        <w:t>.</w:t>
      </w:r>
    </w:p>
    <w:p w14:paraId="21F11A68" w14:textId="109303F6" w:rsidR="00515DB5" w:rsidRPr="00346674" w:rsidRDefault="00515DB5" w:rsidP="00010B21">
      <w:r w:rsidRPr="00346674">
        <w:t>Phase 1 Work Breakdown Structure</w:t>
      </w:r>
      <w:r w:rsidR="00D10EF9" w:rsidRPr="00346674">
        <w:rPr>
          <w:rFonts w:hint="eastAsia"/>
        </w:rPr>
        <w:t>:</w:t>
      </w:r>
    </w:p>
    <w:p w14:paraId="398ED52F" w14:textId="216978B0" w:rsidR="00515DB5" w:rsidRPr="00346674" w:rsidRDefault="00515DB5" w:rsidP="00D10EF9">
      <w:pPr>
        <w:pStyle w:val="a"/>
      </w:pPr>
      <w:r w:rsidRPr="00346674">
        <w:t>Level 1 Contract</w:t>
      </w:r>
    </w:p>
    <w:p w14:paraId="379537E7" w14:textId="663D168A" w:rsidR="00515DB5" w:rsidRPr="00346674" w:rsidRDefault="00515DB5" w:rsidP="00D10EF9">
      <w:pPr>
        <w:pStyle w:val="a"/>
      </w:pPr>
      <w:r w:rsidRPr="00346674">
        <w:t>Level 2 Package</w:t>
      </w:r>
    </w:p>
    <w:p w14:paraId="728E6BDC" w14:textId="3E1C3F66" w:rsidR="00515DB5" w:rsidRPr="00346674" w:rsidRDefault="00515DB5" w:rsidP="00D10EF9">
      <w:pPr>
        <w:pStyle w:val="a"/>
      </w:pPr>
      <w:r w:rsidRPr="00346674">
        <w:t>Level 3 Phase</w:t>
      </w:r>
    </w:p>
    <w:p w14:paraId="5CCCDA0C" w14:textId="4140B292" w:rsidR="00515DB5" w:rsidRPr="00346674" w:rsidRDefault="00515DB5" w:rsidP="00D10EF9">
      <w:pPr>
        <w:pStyle w:val="a"/>
      </w:pPr>
      <w:r w:rsidRPr="00346674">
        <w:t>Level 4 Discipline/Craft</w:t>
      </w:r>
    </w:p>
    <w:p w14:paraId="39D5D367" w14:textId="6B1F6319" w:rsidR="00515DB5" w:rsidRPr="00346674" w:rsidRDefault="00515DB5" w:rsidP="00D10EF9">
      <w:pPr>
        <w:pStyle w:val="a"/>
      </w:pPr>
      <w:r w:rsidRPr="00346674">
        <w:t>Level 5 Work Package</w:t>
      </w:r>
    </w:p>
    <w:p w14:paraId="5B1BF67A" w14:textId="77777777" w:rsidR="00515DB5" w:rsidRPr="00346674" w:rsidRDefault="00515DB5" w:rsidP="00010B21"/>
    <w:p w14:paraId="5ACB7AEA" w14:textId="7B2D7625" w:rsidR="00515DB5" w:rsidRPr="00346674" w:rsidRDefault="00515DB5" w:rsidP="007F6E4B">
      <w:pPr>
        <w:pStyle w:val="x0"/>
      </w:pPr>
      <w:r w:rsidRPr="00346674">
        <w:t>Schedule Control</w:t>
      </w:r>
    </w:p>
    <w:p w14:paraId="4B373F9E" w14:textId="2B0E8306" w:rsidR="00515DB5" w:rsidRPr="00346674" w:rsidRDefault="00515DB5" w:rsidP="00D10EF9">
      <w:pPr>
        <w:pStyle w:val="UNDERBAR"/>
      </w:pPr>
      <w:r w:rsidRPr="00346674">
        <w:t>Schedule Objectives and Roles</w:t>
      </w:r>
    </w:p>
    <w:p w14:paraId="7A5B5B9F" w14:textId="77777777" w:rsidR="008E68EB" w:rsidRPr="00346674" w:rsidRDefault="008E68EB" w:rsidP="008E68EB">
      <w:pPr>
        <w:pStyle w:val="x1"/>
      </w:pPr>
      <w:r w:rsidRPr="00346674">
        <w:t>Planning and scheduling have a major impact on Project cost. When the Employer achieves the goal of putting the new facilities into operation, the value of being one day ahead of or behind schedule can result in substantial additional or lost profit per day. All personnel involved in the development and analysis of the Bidder’s schedules will keep this economic perspective clearly in mind.</w:t>
      </w:r>
    </w:p>
    <w:p w14:paraId="1DD6E0B8" w14:textId="77777777" w:rsidR="008E68EB" w:rsidRPr="00346674" w:rsidRDefault="008E68EB" w:rsidP="008E68EB">
      <w:pPr>
        <w:pStyle w:val="x1"/>
      </w:pPr>
      <w:r w:rsidRPr="00346674">
        <w:t>In Phase 1, the Project Controls Group has responsibility for establishing and maintaining the Phase 1 schedule baseline. In addition, they will provide functional leadership in Project planning efforts and reporting on areas of most significant concern to the Bidder’s Project Management Team.</w:t>
      </w:r>
    </w:p>
    <w:p w14:paraId="66B83DCD" w14:textId="77777777" w:rsidR="00AC0674" w:rsidRPr="00346674" w:rsidRDefault="00AC0674" w:rsidP="008E68EB">
      <w:pPr>
        <w:pStyle w:val="x1"/>
      </w:pPr>
    </w:p>
    <w:p w14:paraId="16C76B83" w14:textId="67B7B638" w:rsidR="00515DB5" w:rsidRPr="00346674" w:rsidRDefault="00515DB5" w:rsidP="00D10EF9">
      <w:pPr>
        <w:pStyle w:val="UNDERBAR"/>
      </w:pPr>
      <w:r w:rsidRPr="00346674">
        <w:t>Schedule Development</w:t>
      </w:r>
    </w:p>
    <w:p w14:paraId="342B1600" w14:textId="427E53D5" w:rsidR="00950A3A" w:rsidRPr="00346674" w:rsidRDefault="00950A3A" w:rsidP="00950A3A">
      <w:pPr>
        <w:pStyle w:val="x1"/>
      </w:pPr>
      <w:r w:rsidRPr="00346674">
        <w:t xml:space="preserve">Phase 1 </w:t>
      </w:r>
      <w:r w:rsidR="00BA4F4B" w:rsidRPr="00346674">
        <w:rPr>
          <w:rFonts w:hint="eastAsia"/>
        </w:rPr>
        <w:t>FEED</w:t>
      </w:r>
      <w:r w:rsidRPr="00346674">
        <w:t xml:space="preserve"> Schedule will outline all deliverables agreed to within the scope of the Phase 1 effort and the activities required to achieve them, including key milestones, particularly those designated as payment milestones.</w:t>
      </w:r>
    </w:p>
    <w:p w14:paraId="73F7CEFF" w14:textId="77777777" w:rsidR="00950A3A" w:rsidRPr="00346674" w:rsidRDefault="00950A3A" w:rsidP="00950A3A">
      <w:pPr>
        <w:pStyle w:val="x1"/>
      </w:pPr>
      <w:r w:rsidRPr="00346674">
        <w:t>The planning function requires tools specialized for developing reliable schedules and integrating schedules from other parties involved in the Project. The Bidder will use Primavera Project Planner (P6) as the standard schedule development tool for the Project.</w:t>
      </w:r>
    </w:p>
    <w:p w14:paraId="04CCF40B" w14:textId="375DFC5B" w:rsidR="00950A3A" w:rsidRPr="00346674" w:rsidRDefault="00950A3A" w:rsidP="00950A3A">
      <w:pPr>
        <w:pStyle w:val="x1"/>
      </w:pPr>
      <w:r w:rsidRPr="00346674">
        <w:t xml:space="preserve">In addition to such software tools, schedule development requires access to the latest estimating and progress information, which will be shared within the Project Controls </w:t>
      </w:r>
      <w:r w:rsidR="00021394" w:rsidRPr="00346674">
        <w:rPr>
          <w:rFonts w:hint="eastAsia"/>
        </w:rPr>
        <w:t>Group</w:t>
      </w:r>
      <w:r w:rsidRPr="00346674">
        <w:t xml:space="preserve">. Schedule development </w:t>
      </w:r>
      <w:r w:rsidR="00021394" w:rsidRPr="00346674">
        <w:rPr>
          <w:rFonts w:hint="eastAsia"/>
        </w:rPr>
        <w:t>will</w:t>
      </w:r>
      <w:r w:rsidRPr="00346674">
        <w:t xml:space="preserve"> be carried out with the cooperation of multiple disciplines responsible for executing various portions of the work, particularly where the exchange of information between disciplines must be properly scheduled.</w:t>
      </w:r>
    </w:p>
    <w:p w14:paraId="4AC396B8" w14:textId="45BAF096" w:rsidR="00950A3A" w:rsidRPr="00346674" w:rsidRDefault="00950A3A" w:rsidP="00950A3A">
      <w:pPr>
        <w:pStyle w:val="x1"/>
      </w:pPr>
      <w:r w:rsidRPr="00346674">
        <w:t>The network includes activities representing the Project scope in terms of:</w:t>
      </w:r>
    </w:p>
    <w:p w14:paraId="509C4401" w14:textId="7AA9FDAF" w:rsidR="00515DB5" w:rsidRPr="00346674" w:rsidRDefault="00515DB5" w:rsidP="003D6524">
      <w:pPr>
        <w:pStyle w:val="a"/>
      </w:pPr>
      <w:r w:rsidRPr="00346674">
        <w:t xml:space="preserve">Activity ID (incorporating the requirement for Smart Activity ID in Scheduling Guidelines provided by </w:t>
      </w:r>
      <w:r w:rsidR="00B0738E" w:rsidRPr="00346674">
        <w:rPr>
          <w:rFonts w:hint="eastAsia"/>
        </w:rPr>
        <w:t>the Employer</w:t>
      </w:r>
      <w:r w:rsidRPr="00346674">
        <w:t>)</w:t>
      </w:r>
    </w:p>
    <w:p w14:paraId="15E9B87A" w14:textId="684979E3" w:rsidR="00515DB5" w:rsidRPr="00346674" w:rsidRDefault="00515DB5" w:rsidP="003D6524">
      <w:pPr>
        <w:pStyle w:val="a"/>
      </w:pPr>
      <w:r w:rsidRPr="00346674">
        <w:t xml:space="preserve">Activity </w:t>
      </w:r>
      <w:r w:rsidR="004F78F8" w:rsidRPr="00346674">
        <w:t>Title</w:t>
      </w:r>
      <w:r w:rsidRPr="00346674">
        <w:t>/</w:t>
      </w:r>
      <w:r w:rsidR="004F78F8" w:rsidRPr="00346674">
        <w:t>Description</w:t>
      </w:r>
    </w:p>
    <w:p w14:paraId="4256D931" w14:textId="77777777" w:rsidR="00515DB5" w:rsidRPr="00346674" w:rsidRDefault="00515DB5" w:rsidP="003D6524">
      <w:pPr>
        <w:pStyle w:val="a"/>
      </w:pPr>
      <w:r w:rsidRPr="00346674">
        <w:t>Duration of working days to provide an estimate of the time required to complete the activity</w:t>
      </w:r>
    </w:p>
    <w:p w14:paraId="18D70179" w14:textId="54AFD2D7" w:rsidR="00515DB5" w:rsidRPr="00346674" w:rsidRDefault="00515DB5" w:rsidP="003D6524">
      <w:pPr>
        <w:pStyle w:val="a"/>
      </w:pPr>
      <w:r w:rsidRPr="00346674">
        <w:t xml:space="preserve">Activity </w:t>
      </w:r>
      <w:r w:rsidR="004F78F8" w:rsidRPr="00346674">
        <w:t>start</w:t>
      </w:r>
      <w:r w:rsidRPr="00346674">
        <w:t xml:space="preserve"> date and activity finish date (forecast)</w:t>
      </w:r>
    </w:p>
    <w:p w14:paraId="0B603C2D" w14:textId="1116CC2B" w:rsidR="00515DB5" w:rsidRPr="00346674" w:rsidRDefault="00515DB5" w:rsidP="003D6524">
      <w:pPr>
        <w:pStyle w:val="a"/>
      </w:pPr>
      <w:r w:rsidRPr="00346674">
        <w:t xml:space="preserve">WBS and coding structure permitting aggregation of data for reporting </w:t>
      </w:r>
      <w:r w:rsidR="004F78F8" w:rsidRPr="00346674">
        <w:t>purposes</w:t>
      </w:r>
    </w:p>
    <w:p w14:paraId="05F14D30" w14:textId="77777777" w:rsidR="00515DB5" w:rsidRPr="00346674" w:rsidRDefault="00515DB5" w:rsidP="003D6524">
      <w:pPr>
        <w:pStyle w:val="a"/>
      </w:pPr>
      <w:r w:rsidRPr="00346674">
        <w:t>Resource allocation in terms of resource assignments</w:t>
      </w:r>
    </w:p>
    <w:p w14:paraId="152ADED1" w14:textId="77777777" w:rsidR="00515DB5" w:rsidRPr="00346674" w:rsidRDefault="00515DB5" w:rsidP="00010B21"/>
    <w:p w14:paraId="28B2AA21" w14:textId="77777777" w:rsidR="00515DB5" w:rsidRPr="00346674" w:rsidRDefault="00515DB5" w:rsidP="008D2578">
      <w:pPr>
        <w:pStyle w:val="UNDERBAR"/>
      </w:pPr>
      <w:r w:rsidRPr="00346674">
        <w:t>Golden rules for schedule network developments:</w:t>
      </w:r>
    </w:p>
    <w:p w14:paraId="0B67A18A" w14:textId="11C7F536" w:rsidR="005A4A6A" w:rsidRPr="00346674" w:rsidRDefault="005A4A6A" w:rsidP="005A4A6A">
      <w:pPr>
        <w:pStyle w:val="a"/>
      </w:pPr>
      <w:r w:rsidRPr="00346674">
        <w:t xml:space="preserve">Minimal </w:t>
      </w:r>
      <w:r w:rsidR="001877AA" w:rsidRPr="00346674">
        <w:t xml:space="preserve">Use </w:t>
      </w:r>
      <w:r w:rsidRPr="00346674">
        <w:t xml:space="preserve">of </w:t>
      </w:r>
      <w:r w:rsidR="001877AA" w:rsidRPr="00346674">
        <w:t xml:space="preserve">Constraints </w:t>
      </w:r>
      <w:r w:rsidRPr="00346674">
        <w:t>– each constraint in the schedule will be reviewed by the Project Management Team.</w:t>
      </w:r>
    </w:p>
    <w:p w14:paraId="21ACD099" w14:textId="4793C498" w:rsidR="005A4A6A" w:rsidRPr="00346674" w:rsidRDefault="005A4A6A" w:rsidP="005A4A6A">
      <w:pPr>
        <w:pStyle w:val="a"/>
      </w:pPr>
      <w:r w:rsidRPr="00346674">
        <w:t xml:space="preserve">Minimal </w:t>
      </w:r>
      <w:r w:rsidR="001877AA" w:rsidRPr="00346674">
        <w:t xml:space="preserve">Use </w:t>
      </w:r>
      <w:r w:rsidRPr="00346674">
        <w:t xml:space="preserve">of </w:t>
      </w:r>
      <w:r w:rsidR="001877AA" w:rsidRPr="00346674">
        <w:t xml:space="preserve">Lags </w:t>
      </w:r>
      <w:r w:rsidRPr="00346674">
        <w:t>– the goal is to develop a logic-driven schedule rather than relying on long lags between activities.</w:t>
      </w:r>
    </w:p>
    <w:p w14:paraId="7DCB5086" w14:textId="4F62A987" w:rsidR="005A4A6A" w:rsidRPr="00346674" w:rsidRDefault="005A4A6A" w:rsidP="005A4A6A">
      <w:pPr>
        <w:pStyle w:val="a"/>
      </w:pPr>
      <w:r w:rsidRPr="00346674">
        <w:t xml:space="preserve">Resource </w:t>
      </w:r>
      <w:r w:rsidR="001877AA" w:rsidRPr="00346674">
        <w:t xml:space="preserve">Loading </w:t>
      </w:r>
      <w:r w:rsidRPr="00346674">
        <w:t xml:space="preserve">– resources derived from the cost estimating process will be loaded into the schedule at the activity level. Major quantities, such as the number of drawings, </w:t>
      </w:r>
      <w:r w:rsidR="00C41D42" w:rsidRPr="00346674">
        <w:rPr>
          <w:rFonts w:hint="eastAsia"/>
        </w:rPr>
        <w:t>volume of concrete/</w:t>
      </w:r>
      <w:r w:rsidRPr="00346674">
        <w:t>steel structure</w:t>
      </w:r>
      <w:r w:rsidR="00C41D42" w:rsidRPr="00346674">
        <w:rPr>
          <w:rFonts w:hint="eastAsia"/>
        </w:rPr>
        <w:t>/piping</w:t>
      </w:r>
      <w:r w:rsidRPr="00346674">
        <w:t>, will be used as key inputs for resource allocation.</w:t>
      </w:r>
    </w:p>
    <w:p w14:paraId="7BDD27CD" w14:textId="11C07B0B" w:rsidR="005A4A6A" w:rsidRPr="00346674" w:rsidRDefault="005A4A6A" w:rsidP="005A4A6A">
      <w:pPr>
        <w:pStyle w:val="a"/>
      </w:pPr>
      <w:r w:rsidRPr="00346674">
        <w:t xml:space="preserve">Recognizable </w:t>
      </w:r>
      <w:r w:rsidR="001877AA" w:rsidRPr="00346674">
        <w:t xml:space="preserve">Activity </w:t>
      </w:r>
      <w:r w:rsidRPr="00346674">
        <w:t>IDs – this allows for easy identification of activities.</w:t>
      </w:r>
    </w:p>
    <w:p w14:paraId="226F7A50" w14:textId="4B80D4EA" w:rsidR="005A4A6A" w:rsidRPr="00346674" w:rsidRDefault="005A4A6A" w:rsidP="005A4A6A">
      <w:pPr>
        <w:pStyle w:val="a"/>
      </w:pPr>
      <w:r w:rsidRPr="00346674">
        <w:t xml:space="preserve">Review of </w:t>
      </w:r>
      <w:r w:rsidR="001877AA" w:rsidRPr="00346674">
        <w:t xml:space="preserve">Open Ends </w:t>
      </w:r>
      <w:r w:rsidRPr="00346674">
        <w:t>– there should be only two open ends within the schedule, one at the beginning and one at the end. Activities with successors having only “Start-to-Start” or “Start-to-Finish” relationships shall be considered open-ended and will not be allowed.</w:t>
      </w:r>
    </w:p>
    <w:p w14:paraId="7EC9AB68" w14:textId="77777777" w:rsidR="00FD1D64" w:rsidRPr="00346674" w:rsidRDefault="00FD1D64" w:rsidP="00010B21"/>
    <w:p w14:paraId="09F28A2A" w14:textId="32939039" w:rsidR="00515DB5" w:rsidRPr="00346674" w:rsidRDefault="00515DB5" w:rsidP="00D10EF9">
      <w:pPr>
        <w:pStyle w:val="UNDERBAR"/>
      </w:pPr>
      <w:r w:rsidRPr="00346674">
        <w:t>Phase 1 Schedules and their Updates</w:t>
      </w:r>
    </w:p>
    <w:p w14:paraId="4FAEDDA4" w14:textId="35E042E1" w:rsidR="00C312B5" w:rsidRPr="00346674" w:rsidRDefault="00C312B5" w:rsidP="00D966AB">
      <w:pPr>
        <w:pStyle w:val="x1"/>
      </w:pPr>
      <w:r w:rsidRPr="00346674">
        <w:t xml:space="preserve">An effective Phase 1 schedule organizes sequential work functions, activities, and tasks within a defined timeframe. The Phase 1 schedule will be developed at a Level </w:t>
      </w:r>
      <w:r w:rsidR="00F34B31" w:rsidRPr="00346674">
        <w:rPr>
          <w:rFonts w:hint="eastAsia"/>
        </w:rPr>
        <w:t>2</w:t>
      </w:r>
      <w:r w:rsidRPr="00346674">
        <w:t xml:space="preserve"> detail and prepared using the Critical Path Method (CPM), representing the overall project plan and continuously monitored to ensure that schedule objectives are achieved.</w:t>
      </w:r>
    </w:p>
    <w:p w14:paraId="020AA66B" w14:textId="77777777" w:rsidR="005E2AB4" w:rsidRPr="00346674" w:rsidRDefault="005E2AB4" w:rsidP="00D966AB">
      <w:pPr>
        <w:pStyle w:val="x1"/>
      </w:pPr>
    </w:p>
    <w:p w14:paraId="71B368E4" w14:textId="718BA9F1" w:rsidR="00D966AB" w:rsidRPr="00346674" w:rsidRDefault="003A30BB" w:rsidP="00A42C83">
      <w:pPr>
        <w:pStyle w:val="x1"/>
      </w:pPr>
      <w:r w:rsidRPr="00346674">
        <w:rPr>
          <w:rFonts w:hint="eastAsia"/>
        </w:rPr>
        <w:t>S</w:t>
      </w:r>
      <w:r w:rsidR="00D966AB" w:rsidRPr="00346674">
        <w:t xml:space="preserve">chedule updates will include the following information: </w:t>
      </w:r>
    </w:p>
    <w:p w14:paraId="0ACBF642" w14:textId="4B8DCD78" w:rsidR="00D966AB" w:rsidRPr="00346674" w:rsidRDefault="00D966AB" w:rsidP="00A42C83">
      <w:pPr>
        <w:pStyle w:val="a"/>
      </w:pPr>
      <w:r w:rsidRPr="00346674">
        <w:t>Comparison of updated schedule activity bars with baseline activity bars</w:t>
      </w:r>
    </w:p>
    <w:p w14:paraId="4DB2E62B" w14:textId="7BE63038" w:rsidR="00D966AB" w:rsidRPr="00346674" w:rsidRDefault="00D966AB" w:rsidP="00A42C83">
      <w:pPr>
        <w:pStyle w:val="a"/>
      </w:pPr>
      <w:r w:rsidRPr="00346674">
        <w:t>Variance between updated forecast dates and baseline dates (start and finish)</w:t>
      </w:r>
    </w:p>
    <w:p w14:paraId="6334CF31" w14:textId="5157D193" w:rsidR="00D966AB" w:rsidRPr="00346674" w:rsidRDefault="00D966AB" w:rsidP="00A42C83">
      <w:pPr>
        <w:pStyle w:val="a"/>
      </w:pPr>
      <w:r w:rsidRPr="00346674">
        <w:t>Total float</w:t>
      </w:r>
    </w:p>
    <w:p w14:paraId="479647B0" w14:textId="77777777" w:rsidR="00A42C83" w:rsidRPr="00346674" w:rsidRDefault="00A42C83" w:rsidP="00A42C83">
      <w:pPr>
        <w:pStyle w:val="a"/>
        <w:numPr>
          <w:ilvl w:val="0"/>
          <w:numId w:val="0"/>
        </w:numPr>
        <w:ind w:left="1134"/>
      </w:pPr>
    </w:p>
    <w:p w14:paraId="7BFD8741" w14:textId="77777777" w:rsidR="00D966AB" w:rsidRPr="00346674" w:rsidRDefault="00D966AB" w:rsidP="00D966AB">
      <w:pPr>
        <w:pStyle w:val="x1"/>
      </w:pPr>
      <w:r w:rsidRPr="00346674">
        <w:t>Reporting will begin at the lowest established level of detail (project/control level) and will be rolled up into the executive-level schedule. Progress analyses will be performed, particularly along critical and near-critical paths, and the results will support ongoing schedule control across all management levels.</w:t>
      </w:r>
    </w:p>
    <w:p w14:paraId="23230C05" w14:textId="77777777" w:rsidR="00515DB5" w:rsidRPr="00346674" w:rsidRDefault="00515DB5" w:rsidP="004A4119"/>
    <w:p w14:paraId="30633579" w14:textId="77777777" w:rsidR="009248B2" w:rsidRPr="00346674" w:rsidRDefault="009248B2" w:rsidP="00794BA6">
      <w:pPr>
        <w:pStyle w:val="T2Underbar"/>
      </w:pPr>
      <w:r w:rsidRPr="00346674">
        <w:rPr>
          <w:rFonts w:hint="eastAsia"/>
        </w:rPr>
        <w:t xml:space="preserve">Cost </w:t>
      </w:r>
      <w:r w:rsidRPr="00346674">
        <w:t>Control</w:t>
      </w:r>
    </w:p>
    <w:p w14:paraId="61836149" w14:textId="79DC75A3" w:rsidR="006C4B56" w:rsidRPr="00346674" w:rsidRDefault="0041058B" w:rsidP="00010B21">
      <w:pPr>
        <w:pStyle w:val="a1"/>
      </w:pPr>
      <w:r w:rsidRPr="00346674">
        <w:rPr>
          <w:rFonts w:hint="eastAsia"/>
        </w:rPr>
        <w:t xml:space="preserve">The </w:t>
      </w:r>
      <w:r w:rsidR="006C4B56" w:rsidRPr="00346674">
        <w:t xml:space="preserve">Bidder </w:t>
      </w:r>
      <w:r w:rsidR="006C4B56" w:rsidRPr="00346674">
        <w:rPr>
          <w:rFonts w:hint="eastAsia"/>
        </w:rPr>
        <w:t xml:space="preserve">will </w:t>
      </w:r>
      <w:r w:rsidR="006C4B56" w:rsidRPr="00346674">
        <w:t>establish and maintain cost control as an ongoing activity from the inception of Project to its completion. Cost control is an early identification and communication of actual and potential cost deviations from an established scope. One of its objectives is to early detect problem areas and to minimize potential cost overruns before actual occurrence of serious deviations.</w:t>
      </w:r>
    </w:p>
    <w:p w14:paraId="08382A0E" w14:textId="02E9F577" w:rsidR="006C4B56" w:rsidRPr="00346674" w:rsidRDefault="006C4B56">
      <w:pPr>
        <w:pStyle w:val="x0"/>
        <w:numPr>
          <w:ilvl w:val="0"/>
          <w:numId w:val="10"/>
        </w:numPr>
        <w:ind w:left="851" w:hanging="284"/>
      </w:pPr>
      <w:r w:rsidRPr="00346674">
        <w:t>Planning</w:t>
      </w:r>
    </w:p>
    <w:p w14:paraId="6DB20A37" w14:textId="77777777" w:rsidR="006C4B56" w:rsidRPr="00346674" w:rsidRDefault="006C4B56" w:rsidP="00010B21">
      <w:pPr>
        <w:pStyle w:val="x1"/>
      </w:pPr>
      <w:r w:rsidRPr="00346674">
        <w:t xml:space="preserve">The first step of cost control is to study Contract document; hence, it provides a foundation for cost control. It is important that the Project Control Group reviews, in depth, the approved contractual documents for areas of cost exposure and future risks. The Project Control Group collects a control estimate of proposal and all relevant information on the Project. </w:t>
      </w:r>
    </w:p>
    <w:p w14:paraId="31544DF2" w14:textId="0DB2B0CA" w:rsidR="004A4119" w:rsidRPr="00346674" w:rsidRDefault="006C4B56" w:rsidP="00010B21">
      <w:pPr>
        <w:pStyle w:val="x1"/>
      </w:pPr>
      <w:r w:rsidRPr="00346674">
        <w:t>With the given data and information on the Project, the cost control strategy is established and developed by the Project Control Group. At this planning stage, the following matters are defined and prepared</w:t>
      </w:r>
      <w:r w:rsidR="0017666C" w:rsidRPr="00346674">
        <w:rPr>
          <w:rFonts w:hint="eastAsia"/>
        </w:rPr>
        <w:t>.</w:t>
      </w:r>
    </w:p>
    <w:p w14:paraId="1CDE4E48" w14:textId="1A43CC07" w:rsidR="006C4B56" w:rsidRPr="00346674" w:rsidRDefault="006C4B56" w:rsidP="00062451">
      <w:pPr>
        <w:pStyle w:val="x0"/>
        <w:spacing w:before="240"/>
      </w:pPr>
      <w:r w:rsidRPr="00346674">
        <w:t>Budgeting</w:t>
      </w:r>
    </w:p>
    <w:p w14:paraId="176DD8A8" w14:textId="4CD64AB3" w:rsidR="006C4B56" w:rsidRPr="00346674" w:rsidRDefault="006C4B56" w:rsidP="00010B21">
      <w:pPr>
        <w:pStyle w:val="x1"/>
      </w:pPr>
      <w:r w:rsidRPr="00346674">
        <w:t xml:space="preserve">Using definitive estimation method, an execution budget is prepared by the Project Control Group for the purpose of internal control. They assign a specific cost code for all Project activities based on </w:t>
      </w:r>
      <w:r w:rsidRPr="00346674">
        <w:rPr>
          <w:rFonts w:hint="eastAsia"/>
        </w:rPr>
        <w:t>Bidder</w:t>
      </w:r>
      <w:r w:rsidRPr="00346674">
        <w:t>’s standard cost code system. This execution budget is used as the basis of the Project cost control. They gather and utilize the following information to prepare the execution budget: Man-hours and Man-hour cost of each discipline and function, and project expenses, etc.</w:t>
      </w:r>
    </w:p>
    <w:p w14:paraId="76FB8C64" w14:textId="6996BD45" w:rsidR="004A4119" w:rsidRDefault="006C4B56" w:rsidP="00010B21">
      <w:pPr>
        <w:pStyle w:val="x1"/>
      </w:pPr>
      <w:r w:rsidRPr="00346674">
        <w:t xml:space="preserve">The established execution budget is revised only to reflect agreed and authorized deviations/changes from the </w:t>
      </w:r>
      <w:r w:rsidR="005C789F" w:rsidRPr="00346674">
        <w:rPr>
          <w:rFonts w:hint="eastAsia"/>
        </w:rPr>
        <w:t>Bidde</w:t>
      </w:r>
      <w:r w:rsidR="00C21C23" w:rsidRPr="00346674">
        <w:rPr>
          <w:rFonts w:hint="eastAsia"/>
        </w:rPr>
        <w:t>r</w:t>
      </w:r>
      <w:r w:rsidR="00C21C23" w:rsidRPr="00346674">
        <w:t>’</w:t>
      </w:r>
      <w:r w:rsidR="00C21C23" w:rsidRPr="00346674">
        <w:rPr>
          <w:rFonts w:hint="eastAsia"/>
        </w:rPr>
        <w:t xml:space="preserve">s </w:t>
      </w:r>
      <w:r w:rsidRPr="00346674">
        <w:t>original scope of work.</w:t>
      </w:r>
    </w:p>
    <w:p w14:paraId="730BFE65" w14:textId="77777777" w:rsidR="007F7DAB" w:rsidRDefault="007F7DAB" w:rsidP="00010B21">
      <w:pPr>
        <w:pStyle w:val="x1"/>
      </w:pPr>
    </w:p>
    <w:p w14:paraId="497A78C5" w14:textId="77777777" w:rsidR="007F7DAB" w:rsidRDefault="007F7DAB" w:rsidP="00010B21">
      <w:pPr>
        <w:pStyle w:val="x1"/>
      </w:pPr>
    </w:p>
    <w:p w14:paraId="35615E8B" w14:textId="77777777" w:rsidR="007F7DAB" w:rsidRPr="00346674" w:rsidRDefault="007F7DAB" w:rsidP="00010B21">
      <w:pPr>
        <w:pStyle w:val="x1"/>
      </w:pPr>
    </w:p>
    <w:p w14:paraId="3C9A07BE" w14:textId="52763CD8" w:rsidR="006C4B56" w:rsidRPr="00346674" w:rsidRDefault="00ED26DD" w:rsidP="00062451">
      <w:pPr>
        <w:pStyle w:val="x0"/>
        <w:spacing w:before="240"/>
      </w:pPr>
      <w:r w:rsidRPr="00346674">
        <w:rPr>
          <w:rFonts w:hint="eastAsia"/>
        </w:rPr>
        <w:t>C</w:t>
      </w:r>
      <w:r w:rsidR="006C4B56" w:rsidRPr="00346674">
        <w:t>hange Order and Invoicing</w:t>
      </w:r>
    </w:p>
    <w:p w14:paraId="7C27EB59" w14:textId="72FE43AB" w:rsidR="006C4B56" w:rsidRPr="00346674" w:rsidRDefault="006C4B56" w:rsidP="00010B21">
      <w:pPr>
        <w:pStyle w:val="x1"/>
      </w:pPr>
      <w:r w:rsidRPr="00346674">
        <w:t xml:space="preserve">Based on the Contract documents, the Project Control Group will prepare the Change order procedure and Invoicing procedure which establish the practices to be used between </w:t>
      </w:r>
      <w:r w:rsidR="00484FD8" w:rsidRPr="00346674">
        <w:rPr>
          <w:rFonts w:hint="eastAsia"/>
        </w:rPr>
        <w:t>the Employer</w:t>
      </w:r>
      <w:r w:rsidRPr="00346674">
        <w:t xml:space="preserve"> and </w:t>
      </w:r>
      <w:r w:rsidR="00484FD8" w:rsidRPr="00346674">
        <w:rPr>
          <w:rFonts w:hint="eastAsia"/>
        </w:rPr>
        <w:t xml:space="preserve">the </w:t>
      </w:r>
      <w:r w:rsidRPr="00346674">
        <w:t xml:space="preserve">Bidder for the Project. </w:t>
      </w:r>
    </w:p>
    <w:p w14:paraId="2F16F5C8" w14:textId="242DB547" w:rsidR="004A4119" w:rsidRPr="00346674" w:rsidRDefault="006C4B56" w:rsidP="00010B21">
      <w:pPr>
        <w:pStyle w:val="x1"/>
      </w:pPr>
      <w:r w:rsidRPr="00346674">
        <w:t>The Project Control Group will prepare the cash-flow and payment schedule for the Project.</w:t>
      </w:r>
    </w:p>
    <w:p w14:paraId="22535CDD" w14:textId="5126D361" w:rsidR="006C4B56" w:rsidRPr="00346674" w:rsidRDefault="006C4B56" w:rsidP="00062451">
      <w:pPr>
        <w:pStyle w:val="x0"/>
        <w:spacing w:before="240"/>
      </w:pPr>
      <w:r w:rsidRPr="00346674">
        <w:t>Analyzing and Forecasting</w:t>
      </w:r>
    </w:p>
    <w:p w14:paraId="731E5D27" w14:textId="77777777" w:rsidR="006C4B56" w:rsidRPr="00346674" w:rsidRDefault="006C4B56" w:rsidP="00010B21">
      <w:pPr>
        <w:pStyle w:val="x1"/>
      </w:pPr>
      <w:r w:rsidRPr="00346674">
        <w:t>The Project Control Group will compare actual costs with established budget costs; furthermore, they will continuously monitor and analyze current cost status and cost variance. When a significant cost variance is seen, they shall look into the causes and suggest corrective action to minimize the variance. The Project Control Group will evaluate and record all changes as potential cost and the appropriate cost trends. They shall make predictions for the final Project cost at completion.</w:t>
      </w:r>
    </w:p>
    <w:p w14:paraId="0F88293A" w14:textId="77777777" w:rsidR="008544BB" w:rsidRPr="00346674" w:rsidRDefault="008544BB" w:rsidP="00010B21">
      <w:pPr>
        <w:pStyle w:val="x1"/>
      </w:pPr>
    </w:p>
    <w:p w14:paraId="69072F62" w14:textId="77777777" w:rsidR="009248B2" w:rsidRPr="00346674" w:rsidRDefault="009248B2" w:rsidP="00794BA6">
      <w:pPr>
        <w:pStyle w:val="T2Underbar"/>
      </w:pPr>
      <w:r w:rsidRPr="00346674">
        <w:t>Document Control</w:t>
      </w:r>
    </w:p>
    <w:p w14:paraId="533DC7CA" w14:textId="1F607D8D" w:rsidR="00C77612" w:rsidRPr="00346674" w:rsidRDefault="00C77612" w:rsidP="00010B21">
      <w:r w:rsidRPr="00346674">
        <w:t xml:space="preserve">The document control activity is for a proper exchange of correspondence and technical documentation between </w:t>
      </w:r>
      <w:r w:rsidR="00C014C0" w:rsidRPr="00346674">
        <w:rPr>
          <w:rFonts w:hint="eastAsia"/>
        </w:rPr>
        <w:t>the Employer</w:t>
      </w:r>
      <w:r w:rsidRPr="00346674">
        <w:t xml:space="preserve"> </w:t>
      </w:r>
      <w:r w:rsidR="00C014C0" w:rsidRPr="00346674">
        <w:rPr>
          <w:rFonts w:hint="eastAsia"/>
        </w:rPr>
        <w:t xml:space="preserve">and the Bidder </w:t>
      </w:r>
      <w:r w:rsidRPr="00346674">
        <w:t>for the Project.</w:t>
      </w:r>
    </w:p>
    <w:p w14:paraId="6DC7500E" w14:textId="79D9A40D" w:rsidR="00C77612" w:rsidRPr="00346674" w:rsidRDefault="00C77612" w:rsidP="00010B21">
      <w:r w:rsidRPr="00346674">
        <w:t xml:space="preserve">All official engineering deliverables, </w:t>
      </w:r>
      <w:r w:rsidR="000E684A" w:rsidRPr="00346674">
        <w:t xml:space="preserve">vendor </w:t>
      </w:r>
      <w:r w:rsidRPr="00346674">
        <w:t>documentation and correspondence will be English language.</w:t>
      </w:r>
      <w:r w:rsidR="0018721A" w:rsidRPr="00346674">
        <w:rPr>
          <w:rFonts w:hint="eastAsia"/>
        </w:rPr>
        <w:t xml:space="preserve"> </w:t>
      </w:r>
      <w:r w:rsidR="0018721A" w:rsidRPr="00346674">
        <w:t xml:space="preserve">To ensure efficient </w:t>
      </w:r>
      <w:r w:rsidR="0018721A" w:rsidRPr="00346674">
        <w:rPr>
          <w:rFonts w:hint="eastAsia"/>
        </w:rPr>
        <w:t>control</w:t>
      </w:r>
      <w:r w:rsidR="0018721A" w:rsidRPr="00346674">
        <w:t xml:space="preserve"> of the latest documents, the Bidder </w:t>
      </w:r>
      <w:r w:rsidR="00E33DA9" w:rsidRPr="00346674">
        <w:t>will</w:t>
      </w:r>
      <w:r w:rsidR="00E33DA9" w:rsidRPr="00346674">
        <w:rPr>
          <w:rFonts w:hint="eastAsia"/>
        </w:rPr>
        <w:t xml:space="preserve"> </w:t>
      </w:r>
      <w:r w:rsidR="0018721A" w:rsidRPr="00346674">
        <w:t>utilize its internal document control systems. These systems are introduced as follows</w:t>
      </w:r>
      <w:r w:rsidR="0018721A" w:rsidRPr="00346674">
        <w:rPr>
          <w:rFonts w:hint="eastAsia"/>
        </w:rPr>
        <w:t>.</w:t>
      </w:r>
    </w:p>
    <w:p w14:paraId="6826E9BA" w14:textId="77777777" w:rsidR="000F5062" w:rsidRPr="00346674" w:rsidRDefault="000F5062" w:rsidP="00010B21"/>
    <w:p w14:paraId="4740D589" w14:textId="05DA766F" w:rsidR="0018721A" w:rsidRPr="00346674" w:rsidRDefault="005D75FD" w:rsidP="00AB3683">
      <w:pPr>
        <w:pStyle w:val="x0"/>
        <w:numPr>
          <w:ilvl w:val="0"/>
          <w:numId w:val="11"/>
        </w:numPr>
        <w:ind w:left="851" w:hanging="284"/>
      </w:pPr>
      <w:r w:rsidRPr="00346674">
        <w:t>Electronic Document Management System (EDMS)</w:t>
      </w:r>
    </w:p>
    <w:p w14:paraId="0FEE740C" w14:textId="47BC56A8" w:rsidR="003C7A60" w:rsidRPr="00346674" w:rsidRDefault="003C7A60" w:rsidP="00010B21">
      <w:pPr>
        <w:pStyle w:val="x1"/>
      </w:pPr>
      <w:r w:rsidRPr="00346674">
        <w:t>The Electronic Document Management System (EDMS) is an essential component throughout the project lifecycle, ensuring the proper flow, control, and availability of information and documentation among the Owner, Bidder, OEM, vendors, and subcontractors.</w:t>
      </w:r>
    </w:p>
    <w:p w14:paraId="0ACC93D1" w14:textId="77777777" w:rsidR="00862B7E" w:rsidRPr="00346674" w:rsidRDefault="003C7A60" w:rsidP="00862B7E">
      <w:pPr>
        <w:pStyle w:val="x1"/>
      </w:pPr>
      <w:r w:rsidRPr="00346674">
        <w:t xml:space="preserve">During the Project, the Bidder will utilize its dedicated internal EDMS for document control and management, including submission and transmission of documents to the </w:t>
      </w:r>
      <w:r w:rsidR="000C0092" w:rsidRPr="00346674">
        <w:rPr>
          <w:rFonts w:hint="eastAsia"/>
        </w:rPr>
        <w:t>Employer</w:t>
      </w:r>
      <w:r w:rsidRPr="00346674">
        <w:t>.</w:t>
      </w:r>
      <w:r w:rsidR="00862B7E" w:rsidRPr="00346674">
        <w:rPr>
          <w:rFonts w:hint="eastAsia"/>
        </w:rPr>
        <w:t xml:space="preserve"> </w:t>
      </w:r>
      <w:r w:rsidR="00862B7E" w:rsidRPr="00346674">
        <w:t>The EDMS will be used throughout Phase 1; however, it is anticipated to be primarily utilized during Phase 2 EPC execution, when a significantly higher volume of engineering, procurement, construction, vendor, and site documentation will be generated and managed.</w:t>
      </w:r>
    </w:p>
    <w:p w14:paraId="3B063BDE" w14:textId="3307F94F" w:rsidR="00465F15" w:rsidRDefault="003C7A60" w:rsidP="00010B21">
      <w:pPr>
        <w:pStyle w:val="x1"/>
      </w:pPr>
      <w:r w:rsidRPr="00346674">
        <w:t>All documents will be made available to relevant project stakeholders (both internal and external) in accordance with established document distribution matrices. These matrices will be defined and agreed upon at the beginning of the Project, reflecting the Employer’s requirements and incorporating the Bidder’s expertise in project management.</w:t>
      </w:r>
    </w:p>
    <w:p w14:paraId="689B52A4" w14:textId="77777777" w:rsidR="007F7DAB" w:rsidRDefault="007F7DAB" w:rsidP="00010B21">
      <w:pPr>
        <w:pStyle w:val="x1"/>
      </w:pPr>
    </w:p>
    <w:p w14:paraId="797F84E8" w14:textId="77777777" w:rsidR="007F7DAB" w:rsidRDefault="007F7DAB" w:rsidP="00010B21">
      <w:pPr>
        <w:pStyle w:val="x1"/>
      </w:pPr>
    </w:p>
    <w:p w14:paraId="46BC3432" w14:textId="77777777" w:rsidR="007F7DAB" w:rsidRPr="00346674" w:rsidRDefault="007F7DAB" w:rsidP="00010B21">
      <w:pPr>
        <w:pStyle w:val="x1"/>
      </w:pPr>
    </w:p>
    <w:p w14:paraId="4F33C20E" w14:textId="77777777" w:rsidR="00C04451" w:rsidRPr="00346674" w:rsidRDefault="00C04451" w:rsidP="007F6E4B">
      <w:pPr>
        <w:pStyle w:val="x0"/>
      </w:pPr>
      <w:r w:rsidRPr="00346674">
        <w:t>Ensemble+</w:t>
      </w:r>
    </w:p>
    <w:p w14:paraId="0141423E" w14:textId="77777777" w:rsidR="00062FC0" w:rsidRPr="00346674" w:rsidRDefault="00062FC0" w:rsidP="00010B21">
      <w:pPr>
        <w:pStyle w:val="x1"/>
      </w:pPr>
      <w:r w:rsidRPr="00346674">
        <w:t>Ensemble+ is the Bidder’s web-based centralized platform for managing all project-related electronic documents in both native and PDF formats. The system enables efficient issuance, storage, distribution, review, and tracking of documents, ensuring effective control of document flow and facilitating information reuse.</w:t>
      </w:r>
    </w:p>
    <w:p w14:paraId="42FFB7E9" w14:textId="3F96F72D" w:rsidR="00C04451" w:rsidRPr="00346674" w:rsidRDefault="00062FC0" w:rsidP="00010B21">
      <w:pPr>
        <w:pStyle w:val="x1"/>
      </w:pPr>
      <w:r w:rsidRPr="00346674">
        <w:t>Ensemble+ classifies project-related electronic documents into three (3) categories and manages them accordingly.</w:t>
      </w:r>
    </w:p>
    <w:p w14:paraId="37A0B110" w14:textId="77777777" w:rsidR="007F0A65" w:rsidRPr="00346674" w:rsidRDefault="007F0A65" w:rsidP="00010B21">
      <w:pPr>
        <w:pStyle w:val="x1"/>
      </w:pPr>
    </w:p>
    <w:p w14:paraId="2B743F5B" w14:textId="77777777" w:rsidR="007F0A65" w:rsidRPr="00346674" w:rsidRDefault="007F0A65" w:rsidP="0053458E">
      <w:pPr>
        <w:pStyle w:val="UNDERBAR"/>
      </w:pPr>
      <w:r w:rsidRPr="00346674">
        <w:t>CCS : Correspondence Control System</w:t>
      </w:r>
    </w:p>
    <w:p w14:paraId="25AF3E68" w14:textId="77777777" w:rsidR="007F0A65" w:rsidRPr="00346674" w:rsidRDefault="007F0A65" w:rsidP="00010B21">
      <w:pPr>
        <w:pStyle w:val="x1"/>
      </w:pPr>
      <w:r w:rsidRPr="00346674">
        <w:t>CCS Provides users with management capabilities of correspondence acquisition, distribution, reviewing and status monitoring in an efficient and effective manner.</w:t>
      </w:r>
    </w:p>
    <w:p w14:paraId="4EF9E609" w14:textId="78BB917F" w:rsidR="007F0A65" w:rsidRPr="00346674" w:rsidRDefault="00C11F82" w:rsidP="00010B21">
      <w:pPr>
        <w:pStyle w:val="x1"/>
      </w:pPr>
      <w:r w:rsidRPr="00346674">
        <w:rPr>
          <w:rFonts w:hint="eastAsia"/>
        </w:rPr>
        <w:t>All</w:t>
      </w:r>
      <w:r w:rsidR="007F0A65" w:rsidRPr="00346674">
        <w:t xml:space="preserve"> data of received or sent through </w:t>
      </w:r>
      <w:r w:rsidR="00062451" w:rsidRPr="00346674">
        <w:t>correspondence</w:t>
      </w:r>
      <w:r w:rsidR="007F0A65" w:rsidRPr="00346674">
        <w:t xml:space="preserve"> is stored in CCS right after its receipt or sending. Stored data can be viewed and monitored by engineers who have an authority to access this system.</w:t>
      </w:r>
    </w:p>
    <w:p w14:paraId="63FAC155" w14:textId="77777777" w:rsidR="007F0A65" w:rsidRPr="00346674" w:rsidRDefault="007F0A65" w:rsidP="002119AB">
      <w:pPr>
        <w:pStyle w:val="x1"/>
        <w:ind w:left="848" w:firstLineChars="100" w:firstLine="200"/>
      </w:pPr>
      <w:r w:rsidRPr="00346674">
        <w:rPr>
          <w:noProof/>
        </w:rPr>
        <w:drawing>
          <wp:inline distT="0" distB="0" distL="0" distR="0" wp14:anchorId="3B5B4D9F" wp14:editId="6FEF9A41">
            <wp:extent cx="4184815" cy="2232994"/>
            <wp:effectExtent l="19050" t="19050" r="25400" b="1524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3530" cy="2258988"/>
                    </a:xfrm>
                    <a:prstGeom prst="rect">
                      <a:avLst/>
                    </a:prstGeom>
                    <a:ln>
                      <a:solidFill>
                        <a:schemeClr val="bg1">
                          <a:lumMod val="85000"/>
                        </a:schemeClr>
                      </a:solidFill>
                    </a:ln>
                  </pic:spPr>
                </pic:pic>
              </a:graphicData>
            </a:graphic>
          </wp:inline>
        </w:drawing>
      </w:r>
    </w:p>
    <w:p w14:paraId="25D7C075" w14:textId="3D7A0368" w:rsidR="007F0A65" w:rsidRPr="00346674" w:rsidRDefault="007F0A65" w:rsidP="00062451">
      <w:pPr>
        <w:pStyle w:val="Figure"/>
        <w:ind w:left="0" w:hanging="10"/>
      </w:pPr>
      <w:r w:rsidRPr="00346674">
        <w:t>CCS(Correspondence Control System)</w:t>
      </w:r>
    </w:p>
    <w:p w14:paraId="35A92443" w14:textId="77777777" w:rsidR="00E34C31" w:rsidRPr="00346674" w:rsidRDefault="00E34C31" w:rsidP="0053458E">
      <w:pPr>
        <w:pStyle w:val="UNDERBAR"/>
      </w:pPr>
    </w:p>
    <w:p w14:paraId="60FF1587" w14:textId="3FD6FCB3" w:rsidR="007F0A65" w:rsidRPr="00346674" w:rsidRDefault="007F0A65" w:rsidP="0053458E">
      <w:pPr>
        <w:pStyle w:val="UNDERBAR"/>
      </w:pPr>
      <w:r w:rsidRPr="00346674">
        <w:t>EDCS : Engineering Deliverable Control System</w:t>
      </w:r>
    </w:p>
    <w:p w14:paraId="34E9D1C2" w14:textId="7B467F16" w:rsidR="007F0A65" w:rsidRPr="00346674" w:rsidRDefault="007F0A65" w:rsidP="00010B21">
      <w:pPr>
        <w:pStyle w:val="x1"/>
      </w:pPr>
      <w:r w:rsidRPr="00346674">
        <w:t xml:space="preserve">EDCS provides users with capability to manage the status of engineering documents such as drawing, specification, calculation, BM, MR, TBE, procedure and manual. This is a web-based system and stores </w:t>
      </w:r>
      <w:r w:rsidR="00AE321A" w:rsidRPr="00346674">
        <w:t>all</w:t>
      </w:r>
      <w:r w:rsidRPr="00346674">
        <w:t xml:space="preserve"> necessary data of engineering documents in it and helps engineers to control data and prevents delay of submission. It also provides various kinds of necessary reports.</w:t>
      </w:r>
    </w:p>
    <w:p w14:paraId="0920C0AB" w14:textId="77777777" w:rsidR="007F0A65" w:rsidRPr="00346674" w:rsidRDefault="007F0A65" w:rsidP="00010B21">
      <w:pPr>
        <w:pStyle w:val="x1"/>
      </w:pPr>
      <w:r w:rsidRPr="00346674">
        <w:rPr>
          <w:noProof/>
        </w:rPr>
        <w:drawing>
          <wp:inline distT="0" distB="0" distL="0" distR="0" wp14:anchorId="600903F8" wp14:editId="6FF5F205">
            <wp:extent cx="5391398" cy="2565861"/>
            <wp:effectExtent l="0" t="0" r="0" b="635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5189" cy="2572424"/>
                    </a:xfrm>
                    <a:prstGeom prst="rect">
                      <a:avLst/>
                    </a:prstGeom>
                    <a:noFill/>
                  </pic:spPr>
                </pic:pic>
              </a:graphicData>
            </a:graphic>
          </wp:inline>
        </w:drawing>
      </w:r>
    </w:p>
    <w:p w14:paraId="488C14A5" w14:textId="5322F832" w:rsidR="007F0A65" w:rsidRPr="00346674" w:rsidRDefault="007F0A65" w:rsidP="004A001F">
      <w:pPr>
        <w:pStyle w:val="Figure"/>
        <w:ind w:left="0" w:hanging="10"/>
      </w:pPr>
      <w:r w:rsidRPr="00346674">
        <w:t>EDCS(Engineering Deliverable Control System)</w:t>
      </w:r>
    </w:p>
    <w:p w14:paraId="73FD2FE2" w14:textId="77777777" w:rsidR="00DB40B4" w:rsidRPr="00346674" w:rsidRDefault="00DB40B4" w:rsidP="002E4EFF">
      <w:pPr>
        <w:pStyle w:val="UNDERBAR"/>
      </w:pPr>
    </w:p>
    <w:p w14:paraId="5A48AF79" w14:textId="38C4E11F" w:rsidR="007F0A65" w:rsidRPr="00346674" w:rsidRDefault="007F0A65" w:rsidP="002E4EFF">
      <w:pPr>
        <w:pStyle w:val="UNDERBAR"/>
      </w:pPr>
      <w:r w:rsidRPr="00346674">
        <w:t>VPCS : Vendor Print Control System</w:t>
      </w:r>
    </w:p>
    <w:p w14:paraId="3180886E" w14:textId="50993DC0" w:rsidR="007F0A65" w:rsidRPr="00346674" w:rsidRDefault="007F0A65" w:rsidP="00010B21">
      <w:pPr>
        <w:pStyle w:val="x1"/>
      </w:pPr>
      <w:r w:rsidRPr="00346674">
        <w:t xml:space="preserve">VPCS provides users with capability to manage vendor prints acquisition, circulation, reviewing and status monitoring in an efficient and effective manner. Vendor should submit vendor prints via Internet to VPCS and all project members can access vendor prints. After submitting the vendor print, project </w:t>
      </w:r>
      <w:r w:rsidR="001A28B4" w:rsidRPr="00346674">
        <w:t>members</w:t>
      </w:r>
      <w:r w:rsidRPr="00346674">
        <w:t xml:space="preserve"> can circulate and review the vendor print through VPCS. And </w:t>
      </w:r>
      <w:r w:rsidR="00432FBD" w:rsidRPr="00346674">
        <w:t>vendors</w:t>
      </w:r>
      <w:r w:rsidRPr="00346674">
        <w:t xml:space="preserve"> can directly access VPCS through Internet to get information about vendor prints review results. </w:t>
      </w:r>
      <w:r w:rsidR="00432FBD" w:rsidRPr="00346674">
        <w:t>Users</w:t>
      </w:r>
      <w:r w:rsidRPr="00346674">
        <w:t xml:space="preserve"> can generate summary of vendor prints status and review result report.</w:t>
      </w:r>
    </w:p>
    <w:p w14:paraId="094F4E12" w14:textId="77777777" w:rsidR="0008528D" w:rsidRPr="00346674" w:rsidRDefault="0008528D" w:rsidP="00010B21">
      <w:pPr>
        <w:pStyle w:val="x1"/>
      </w:pPr>
    </w:p>
    <w:p w14:paraId="2AFEA4C7" w14:textId="523EAE52" w:rsidR="007F0A65" w:rsidRPr="00346674" w:rsidRDefault="007F0A65" w:rsidP="00010B21">
      <w:pPr>
        <w:pStyle w:val="x1"/>
      </w:pPr>
      <w:r w:rsidRPr="00346674">
        <w:t xml:space="preserve">Vendor print review procedure is totally digitalized. Once a vendor print is received from Vendor and stored in a vendor print folder, then automatic background process of Ensemble+ converts all vendor prints to online comment-able file, which should be distributed to each discipline engineer. They make markup on the digital vendor print and all digital comments should be returned to the responsible engineer in one excel file. This file </w:t>
      </w:r>
      <w:r w:rsidR="004C4CC9" w:rsidRPr="00346674">
        <w:rPr>
          <w:rFonts w:hint="eastAsia"/>
        </w:rPr>
        <w:t>is</w:t>
      </w:r>
      <w:r w:rsidRPr="00346674">
        <w:t xml:space="preserve"> returned to the vendor through the project administrator as a result of the review.</w:t>
      </w:r>
    </w:p>
    <w:p w14:paraId="6F5D036E" w14:textId="77777777" w:rsidR="0008528D" w:rsidRPr="00346674" w:rsidRDefault="0008528D" w:rsidP="00010B21">
      <w:pPr>
        <w:pStyle w:val="x1"/>
      </w:pPr>
    </w:p>
    <w:p w14:paraId="06041E58" w14:textId="66C65336" w:rsidR="007F0A65" w:rsidRPr="00346674" w:rsidRDefault="007F0A65" w:rsidP="00010B21">
      <w:pPr>
        <w:pStyle w:val="x1"/>
      </w:pPr>
      <w:r w:rsidRPr="00346674">
        <w:t xml:space="preserve">In the middle of vendor print review process, all </w:t>
      </w:r>
      <w:r w:rsidR="004C4CC9" w:rsidRPr="00346674">
        <w:t>workflows</w:t>
      </w:r>
      <w:r w:rsidRPr="00346674">
        <w:t xml:space="preserve"> </w:t>
      </w:r>
      <w:r w:rsidR="004C4CC9" w:rsidRPr="00346674">
        <w:rPr>
          <w:rFonts w:hint="eastAsia"/>
        </w:rPr>
        <w:t>will</w:t>
      </w:r>
      <w:r w:rsidRPr="00346674">
        <w:t xml:space="preserve"> be monitored and comments made by other member can be referred to reference in real time.</w:t>
      </w:r>
    </w:p>
    <w:p w14:paraId="78ABAEF3" w14:textId="77777777" w:rsidR="0008528D" w:rsidRPr="00346674" w:rsidRDefault="0008528D" w:rsidP="00010B21">
      <w:pPr>
        <w:pStyle w:val="x1"/>
      </w:pPr>
    </w:p>
    <w:p w14:paraId="4791384B" w14:textId="5A49C5C9" w:rsidR="00530B39" w:rsidRPr="00346674" w:rsidRDefault="00530B39" w:rsidP="00010B21">
      <w:pPr>
        <w:pStyle w:val="x1"/>
      </w:pPr>
      <w:r w:rsidRPr="00346674">
        <w:t xml:space="preserve">VPCS will be </w:t>
      </w:r>
      <w:r w:rsidRPr="00346674">
        <w:rPr>
          <w:rFonts w:hint="eastAsia"/>
        </w:rPr>
        <w:t xml:space="preserve">also </w:t>
      </w:r>
      <w:r w:rsidRPr="00346674">
        <w:t>primarily utilized during Phase 2, following the placement of Purchase Orders (POs), when Vendor Prints and other vendor documentation are received, reviewed, and managed as part of the procurement and detailed engineering processes.</w:t>
      </w:r>
    </w:p>
    <w:p w14:paraId="670CC459" w14:textId="0362E734" w:rsidR="007F0A65" w:rsidRPr="00346674" w:rsidRDefault="007F0A65" w:rsidP="00010B21">
      <w:pPr>
        <w:pStyle w:val="x1"/>
      </w:pPr>
      <w:r w:rsidRPr="00346674">
        <w:rPr>
          <w:noProof/>
        </w:rPr>
        <w:drawing>
          <wp:inline distT="0" distB="0" distL="0" distR="0" wp14:anchorId="3409B525" wp14:editId="4E17BCE3">
            <wp:extent cx="5368197" cy="2150668"/>
            <wp:effectExtent l="0" t="0" r="4445" b="254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8184" cy="2154669"/>
                    </a:xfrm>
                    <a:prstGeom prst="rect">
                      <a:avLst/>
                    </a:prstGeom>
                    <a:noFill/>
                  </pic:spPr>
                </pic:pic>
              </a:graphicData>
            </a:graphic>
          </wp:inline>
        </w:drawing>
      </w:r>
    </w:p>
    <w:p w14:paraId="6FD574E1" w14:textId="7F98832E" w:rsidR="007F0A65" w:rsidRPr="00346674" w:rsidRDefault="007F0A65" w:rsidP="004A001F">
      <w:pPr>
        <w:pStyle w:val="Figure"/>
        <w:ind w:left="0" w:hanging="10"/>
      </w:pPr>
      <w:r w:rsidRPr="00346674">
        <w:t>VPCS(Vendor Print Control System)</w:t>
      </w:r>
    </w:p>
    <w:p w14:paraId="6B24F468" w14:textId="77777777" w:rsidR="00EA7FCC" w:rsidRPr="00346674" w:rsidRDefault="00EA7FCC" w:rsidP="00010B21">
      <w:pPr>
        <w:pStyle w:val="x1"/>
      </w:pPr>
    </w:p>
    <w:p w14:paraId="577EED1D" w14:textId="0D8459E7" w:rsidR="007F0A65" w:rsidRPr="00346674" w:rsidRDefault="007F60F3" w:rsidP="00010B21">
      <w:pPr>
        <w:pStyle w:val="x1"/>
      </w:pPr>
      <w:r w:rsidRPr="00346674">
        <w:t>Strict version control within Ensemble+ enhances project execution quality by ensuring that all participants work with the most up-to-date documents. The workflow management functionality streamlines business processes and enables effective coordination among project stakeholders. It also facilitates the seamless exchange of transactional information and supports faster responses to changes in engineering status.</w:t>
      </w:r>
      <w:r w:rsidR="0025663D" w:rsidRPr="00346674">
        <w:rPr>
          <w:rFonts w:hint="eastAsia"/>
        </w:rPr>
        <w:t xml:space="preserve"> </w:t>
      </w:r>
      <w:r w:rsidR="007F0A65" w:rsidRPr="00346674">
        <w:t>Administrator defines the roles of various users, access control, level of document security and detail logs of activity at the beginning of project</w:t>
      </w:r>
    </w:p>
    <w:p w14:paraId="0D3AFFCE" w14:textId="77777777" w:rsidR="007F0A65" w:rsidRPr="00346674" w:rsidRDefault="007F0A65" w:rsidP="00010B21">
      <w:pPr>
        <w:pStyle w:val="x1"/>
      </w:pPr>
    </w:p>
    <w:p w14:paraId="53B1A6EE" w14:textId="77777777" w:rsidR="009248B2" w:rsidRPr="00346674" w:rsidRDefault="009248B2" w:rsidP="00BE303C">
      <w:pPr>
        <w:pStyle w:val="T2Underbar"/>
      </w:pPr>
      <w:r w:rsidRPr="00346674">
        <w:t>Progress Reporting</w:t>
      </w:r>
    </w:p>
    <w:p w14:paraId="5FEDA289" w14:textId="738C17E3" w:rsidR="00DE175C" w:rsidRPr="00346674" w:rsidRDefault="00974395" w:rsidP="00974395">
      <w:pPr>
        <w:pStyle w:val="x0"/>
        <w:numPr>
          <w:ilvl w:val="0"/>
          <w:numId w:val="13"/>
        </w:numPr>
        <w:ind w:left="851" w:hanging="284"/>
      </w:pPr>
      <w:r w:rsidRPr="00346674">
        <w:t xml:space="preserve">Progress Planning and Reporting </w:t>
      </w:r>
    </w:p>
    <w:p w14:paraId="0E0BDC7D" w14:textId="255671F3" w:rsidR="00DE175C" w:rsidRPr="00346674" w:rsidRDefault="00DE175C" w:rsidP="008C0067">
      <w:pPr>
        <w:pStyle w:val="UNDERBAR"/>
      </w:pPr>
      <w:r w:rsidRPr="00346674">
        <w:t>Progress Planning</w:t>
      </w:r>
    </w:p>
    <w:p w14:paraId="78166932" w14:textId="77777777" w:rsidR="00DE175C" w:rsidRPr="00346674" w:rsidRDefault="00DE175C" w:rsidP="002E4EFF">
      <w:pPr>
        <w:pStyle w:val="x1"/>
      </w:pPr>
      <w:r w:rsidRPr="00346674">
        <w:t xml:space="preserve">Manpower, quantities, production rates and time are inter-related parts of progress and planning that lie beneath all good schedules. Much of the management task to ensure on-time completion is simply to put the necessary resources to work at the right time and place. </w:t>
      </w:r>
    </w:p>
    <w:p w14:paraId="0ECE8F70" w14:textId="77777777" w:rsidR="00DE175C" w:rsidRPr="00346674" w:rsidRDefault="00DE175C" w:rsidP="002E4EFF">
      <w:pPr>
        <w:pStyle w:val="x1"/>
      </w:pPr>
      <w:r w:rsidRPr="00346674">
        <w:t>The measurement and reporting of actual progress and manpower provide direct feedback to management about the Project status.</w:t>
      </w:r>
    </w:p>
    <w:p w14:paraId="2561814C" w14:textId="77777777" w:rsidR="00DE175C" w:rsidRPr="00346674" w:rsidRDefault="00DE175C" w:rsidP="00010B21"/>
    <w:p w14:paraId="28AA10A2" w14:textId="5D296D38" w:rsidR="00DE175C" w:rsidRPr="00346674" w:rsidRDefault="00DE175C" w:rsidP="002E4EFF">
      <w:pPr>
        <w:pStyle w:val="UNDERBAR"/>
      </w:pPr>
      <w:r w:rsidRPr="00346674">
        <w:t>Manpower Histogram</w:t>
      </w:r>
    </w:p>
    <w:p w14:paraId="1F4CF065" w14:textId="77777777" w:rsidR="00DE175C" w:rsidRPr="00346674" w:rsidRDefault="00DE175C" w:rsidP="002E4EFF">
      <w:pPr>
        <w:pStyle w:val="x1"/>
      </w:pPr>
      <w:r w:rsidRPr="00346674">
        <w:t xml:space="preserve">Resource planning requires the development of staffing plans and histograms for Project Management, Engineering and Procurement. These staffing plans are based on the scope of work, and the time allowed by the schedule for accomplishing those tasks. The approved budget is used and then forecast work hours needed to accomplish the defined scope of work. The staffing plans and the manpower histograms are based on full- time equivalent (FTE) personnel. This means the total hours worked each period will be divided by the normal straight time hours available for the period to arrive at FTE values. </w:t>
      </w:r>
    </w:p>
    <w:p w14:paraId="65AF087D" w14:textId="77777777" w:rsidR="00DE175C" w:rsidRPr="00346674" w:rsidRDefault="00DE175C" w:rsidP="002E4EFF">
      <w:pPr>
        <w:pStyle w:val="x1"/>
      </w:pPr>
      <w:r w:rsidRPr="00346674">
        <w:t>Staffing histograms updated with actual data for each reporting period, will be issued monthly and will be re-forecasted if there are significant deviations from the original plans. In such cases, recovery efforts need to be developed, agreed and incorporated in the staffing plans.</w:t>
      </w:r>
    </w:p>
    <w:p w14:paraId="06E58D4A" w14:textId="77777777" w:rsidR="00DE175C" w:rsidRPr="00346674" w:rsidRDefault="00DE175C" w:rsidP="00010B21"/>
    <w:p w14:paraId="2F69F63F" w14:textId="382F8072" w:rsidR="00DE175C" w:rsidRPr="00346674" w:rsidRDefault="00DE175C" w:rsidP="002E4EFF">
      <w:pPr>
        <w:pStyle w:val="UNDERBAR"/>
      </w:pPr>
      <w:r w:rsidRPr="00346674">
        <w:t>Phase 1 Progress</w:t>
      </w:r>
    </w:p>
    <w:p w14:paraId="36974D71" w14:textId="77777777" w:rsidR="00701DA8" w:rsidRPr="00346674" w:rsidRDefault="00701DA8" w:rsidP="00A16E4A">
      <w:pPr>
        <w:pStyle w:val="x1"/>
        <w:rPr>
          <w:rFonts w:cs="Arial"/>
          <w:szCs w:val="20"/>
        </w:rPr>
      </w:pPr>
      <w:r w:rsidRPr="00346674">
        <w:rPr>
          <w:rFonts w:cs="Arial"/>
          <w:szCs w:val="20"/>
        </w:rPr>
        <w:t>Progress (percent complete) will be measured against the total FEED scope using weighted engineering manhours.</w:t>
      </w:r>
    </w:p>
    <w:p w14:paraId="708210B6" w14:textId="77777777" w:rsidR="00CE151D" w:rsidRPr="00346674" w:rsidRDefault="00CE151D" w:rsidP="00A16E4A">
      <w:pPr>
        <w:pStyle w:val="x1"/>
        <w:rPr>
          <w:rFonts w:cs="Arial"/>
          <w:szCs w:val="20"/>
        </w:rPr>
      </w:pPr>
    </w:p>
    <w:p w14:paraId="6582AF75" w14:textId="77777777" w:rsidR="00701DA8" w:rsidRPr="00346674" w:rsidRDefault="00701DA8" w:rsidP="00A16E4A">
      <w:pPr>
        <w:pStyle w:val="x1"/>
        <w:rPr>
          <w:rFonts w:cs="Arial"/>
          <w:szCs w:val="20"/>
        </w:rPr>
      </w:pPr>
      <w:r w:rsidRPr="00346674">
        <w:rPr>
          <w:rFonts w:cs="Arial"/>
          <w:szCs w:val="20"/>
        </w:rPr>
        <w:t>Phase 1 progress will encompass all FEED engineering, estimating, project management, and supporting activities required for completion of the Project scope. Progress measurement will be based on the engineering manhour budget established.</w:t>
      </w:r>
    </w:p>
    <w:p w14:paraId="679826F5" w14:textId="77777777" w:rsidR="00CE151D" w:rsidRPr="00346674" w:rsidRDefault="00CE151D" w:rsidP="00A16E4A">
      <w:pPr>
        <w:pStyle w:val="x1"/>
        <w:rPr>
          <w:rFonts w:cs="Arial"/>
          <w:szCs w:val="20"/>
        </w:rPr>
      </w:pPr>
    </w:p>
    <w:p w14:paraId="6191F950" w14:textId="77777777" w:rsidR="00701DA8" w:rsidRPr="00346674" w:rsidRDefault="00701DA8" w:rsidP="00A16E4A">
      <w:pPr>
        <w:pStyle w:val="x1"/>
        <w:rPr>
          <w:rFonts w:cs="Arial"/>
          <w:szCs w:val="20"/>
        </w:rPr>
      </w:pPr>
      <w:r w:rsidRPr="00346674">
        <w:rPr>
          <w:rFonts w:cs="Arial"/>
          <w:szCs w:val="20"/>
        </w:rPr>
        <w:t>The overall Project progress will be calculated by comparing actual expended manhours against the planned manhour budget. Each discipline will be assigned a weighted manhour allocation, and progress will be determined based on the proportion of manhours spent relative to the total budgeted manhours for the respective discipline and activity.</w:t>
      </w:r>
    </w:p>
    <w:p w14:paraId="055B1BCF" w14:textId="77777777" w:rsidR="00CE151D" w:rsidRPr="00346674" w:rsidRDefault="00CE151D" w:rsidP="00A16E4A">
      <w:pPr>
        <w:pStyle w:val="x1"/>
        <w:rPr>
          <w:rFonts w:cs="Arial"/>
          <w:szCs w:val="20"/>
        </w:rPr>
      </w:pPr>
    </w:p>
    <w:p w14:paraId="38165BCA" w14:textId="77777777" w:rsidR="00701DA8" w:rsidRPr="00346674" w:rsidRDefault="00701DA8" w:rsidP="00A16E4A">
      <w:pPr>
        <w:pStyle w:val="x1"/>
        <w:rPr>
          <w:rFonts w:cs="Arial"/>
          <w:szCs w:val="20"/>
        </w:rPr>
      </w:pPr>
      <w:r w:rsidRPr="00346674">
        <w:rPr>
          <w:rFonts w:cs="Arial"/>
          <w:szCs w:val="20"/>
        </w:rPr>
        <w:t>Progress will be consolidated and reported periodically to the responsible discipline leads and project management team. In the event of schedule delays, the responsible discipline lead will develop mitigation measures to recover the schedule, and the Project Manager will review and approve the proposed actions.</w:t>
      </w:r>
    </w:p>
    <w:p w14:paraId="46C7BDB9" w14:textId="77777777" w:rsidR="00CE151D" w:rsidRPr="00346674" w:rsidRDefault="00CE151D" w:rsidP="00A16E4A">
      <w:pPr>
        <w:pStyle w:val="x1"/>
        <w:rPr>
          <w:rFonts w:cs="Arial"/>
          <w:szCs w:val="20"/>
        </w:rPr>
      </w:pPr>
    </w:p>
    <w:p w14:paraId="7EC03C0A" w14:textId="01D7D328" w:rsidR="00DC5CF5" w:rsidRPr="00346674" w:rsidRDefault="00701DA8" w:rsidP="002E4EFF">
      <w:pPr>
        <w:pStyle w:val="x1"/>
      </w:pPr>
      <w:r w:rsidRPr="00346674">
        <w:rPr>
          <w:rFonts w:cs="Arial"/>
          <w:szCs w:val="20"/>
        </w:rPr>
        <w:t>The physical progress S-Curve shown below has been prepared based on the preliminary FEED execution plan and planned manhour distribution. As it has been developed during the bidding stage, it is preliminary in nature and intended for reference purposes only. The progress measurement methodology and associated S-Curve may be refined during Project execution as necessary.</w:t>
      </w:r>
    </w:p>
    <w:p w14:paraId="3BF6106A" w14:textId="77777777" w:rsidR="00B35A64" w:rsidRPr="00346674" w:rsidRDefault="00B35A64" w:rsidP="002E4EFF">
      <w:pPr>
        <w:pStyle w:val="x1"/>
      </w:pPr>
    </w:p>
    <w:p w14:paraId="19F707F6" w14:textId="5308C421" w:rsidR="00153E44" w:rsidRPr="00346674" w:rsidRDefault="00CE151D">
      <w:pPr>
        <w:pStyle w:val="x1"/>
        <w:pPrChange w:id="17" w:author="김형국(공정관리팀)" w:date="2026-10-23T11:24:00Z" w16du:dateUtc="2026-10-23T02:24:00Z">
          <w:pPr>
            <w:pStyle w:val="x1"/>
            <w:keepNext/>
          </w:pPr>
        </w:pPrChange>
      </w:pPr>
      <w:del w:id="18" w:author="김형국(공정관리팀)" w:date="2026-10-23T11:24:00Z" w16du:dateUtc="2026-10-23T02:24:00Z">
        <w:r w:rsidRPr="00346674" w:rsidDel="00364B1E">
          <w:delText xml:space="preserve"> </w:delText>
        </w:r>
        <w:r w:rsidRPr="00346674" w:rsidDel="00364B1E">
          <w:rPr>
            <w:noProof/>
          </w:rPr>
          <w:drawing>
            <wp:inline distT="0" distB="0" distL="0" distR="0" wp14:anchorId="72A4428A" wp14:editId="0AE03C6B">
              <wp:extent cx="5406886" cy="4013513"/>
              <wp:effectExtent l="0" t="0" r="3810" b="6350"/>
              <wp:docPr id="158036447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3117" cy="4025562"/>
                      </a:xfrm>
                      <a:prstGeom prst="rect">
                        <a:avLst/>
                      </a:prstGeom>
                      <a:noFill/>
                      <a:ln>
                        <a:noFill/>
                      </a:ln>
                    </pic:spPr>
                  </pic:pic>
                </a:graphicData>
              </a:graphic>
            </wp:inline>
          </w:drawing>
        </w:r>
      </w:del>
      <w:ins w:id="19" w:author="김형국(공정관리팀)" w:date="2026-10-23T11:23:00Z" w16du:dateUtc="2026-10-23T02:23:00Z">
        <w:r w:rsidR="00364B1E">
          <w:rPr>
            <w:noProof/>
          </w:rPr>
          <w:drawing>
            <wp:inline distT="0" distB="0" distL="0" distR="0" wp14:anchorId="7EE00630" wp14:editId="42384EEB">
              <wp:extent cx="5400000" cy="2961309"/>
              <wp:effectExtent l="0" t="0" r="0" b="0"/>
              <wp:docPr id="3" name="그림 2">
                <a:extLst xmlns:a="http://schemas.openxmlformats.org/drawingml/2006/main">
                  <a:ext uri="{FF2B5EF4-FFF2-40B4-BE49-F238E27FC236}">
                    <a16:creationId xmlns:a16="http://schemas.microsoft.com/office/drawing/2014/main" id="{966B4ACB-28B6-6096-4625-84F6F1E99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966B4ACB-28B6-6096-4625-84F6F1E994FF}"/>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2961309"/>
                      </a:xfrm>
                      <a:prstGeom prst="rect">
                        <a:avLst/>
                      </a:prstGeom>
                      <a:noFill/>
                    </pic:spPr>
                  </pic:pic>
                </a:graphicData>
              </a:graphic>
            </wp:inline>
          </w:drawing>
        </w:r>
      </w:ins>
    </w:p>
    <w:p w14:paraId="6A14C9A0" w14:textId="31697379" w:rsidR="002202F1" w:rsidRPr="00346674" w:rsidRDefault="00DC5CF5" w:rsidP="004A001F">
      <w:pPr>
        <w:pStyle w:val="Figure"/>
        <w:ind w:left="0" w:hanging="10"/>
      </w:pPr>
      <w:r w:rsidRPr="00346674">
        <w:t>Physical Progress S-</w:t>
      </w:r>
      <w:commentRangeStart w:id="20"/>
      <w:r w:rsidRPr="00346674">
        <w:t>Curve</w:t>
      </w:r>
      <w:commentRangeEnd w:id="20"/>
      <w:r w:rsidR="007F7DAB" w:rsidRPr="00346674">
        <w:rPr>
          <w:rStyle w:val="CommentReference"/>
          <w:rFonts w:eastAsiaTheme="minorEastAsia" w:hint="eastAsia"/>
          <w:sz w:val="16"/>
          <w:szCs w:val="14"/>
        </w:rPr>
        <w:commentReference w:id="20"/>
      </w:r>
      <w:r w:rsidRPr="00346674">
        <w:rPr>
          <w:rFonts w:eastAsiaTheme="minorEastAsia" w:hint="eastAsia"/>
        </w:rPr>
        <w:t xml:space="preserve"> (Preliminary)</w:t>
      </w:r>
    </w:p>
    <w:p w14:paraId="4EE6A958" w14:textId="0988671D" w:rsidR="00D61AA6" w:rsidRPr="00346674" w:rsidRDefault="00D61AA6" w:rsidP="002202F1">
      <w:pPr>
        <w:pStyle w:val="Caption"/>
        <w:ind w:left="567"/>
        <w:rPr>
          <w:b w:val="0"/>
          <w:bCs/>
          <w:sz w:val="16"/>
          <w:szCs w:val="14"/>
        </w:rPr>
      </w:pPr>
    </w:p>
    <w:p w14:paraId="0EF4A26A" w14:textId="181003E8" w:rsidR="00DE175C" w:rsidRPr="00346674" w:rsidRDefault="00DE175C" w:rsidP="002E4EFF">
      <w:pPr>
        <w:pStyle w:val="UNDERBAR"/>
      </w:pPr>
      <w:r w:rsidRPr="00346674">
        <w:t xml:space="preserve">Monthly Progress </w:t>
      </w:r>
      <w:r w:rsidR="007A10FE" w:rsidRPr="00346674">
        <w:t>Reports</w:t>
      </w:r>
    </w:p>
    <w:p w14:paraId="5A076AAA" w14:textId="53CB7D35" w:rsidR="00DE175C" w:rsidRPr="00346674" w:rsidRDefault="0025136A" w:rsidP="002E4EFF">
      <w:pPr>
        <w:pStyle w:val="x1"/>
      </w:pPr>
      <w:r w:rsidRPr="00346674">
        <w:t xml:space="preserve">The Monthly Progress Report will be issued monthly </w:t>
      </w:r>
      <w:r w:rsidR="00DE175C" w:rsidRPr="00346674">
        <w:t>and will be used as systematic basis for recording and presenting Project progress, expenditures and performance.</w:t>
      </w:r>
    </w:p>
    <w:p w14:paraId="6993D166" w14:textId="77777777" w:rsidR="00DE175C" w:rsidRPr="00346674" w:rsidRDefault="00DE175C" w:rsidP="002E4EFF">
      <w:pPr>
        <w:pStyle w:val="x1"/>
      </w:pPr>
      <w:r w:rsidRPr="00346674">
        <w:t xml:space="preserve">The uniform format of Monthly Progress Report will be provided. The contents of the reports will include the requirements described in the Contract and will be varied from month to month depending upon the phase of the Project and the items of management focus. </w:t>
      </w:r>
    </w:p>
    <w:p w14:paraId="30C837F5" w14:textId="77777777" w:rsidR="00DD33E4" w:rsidRPr="00346674" w:rsidRDefault="00DD33E4" w:rsidP="002E4EFF">
      <w:pPr>
        <w:pStyle w:val="x1"/>
      </w:pPr>
      <w:r w:rsidRPr="00346674">
        <w:t>The cut-off date for the Monthly Progress Report will be established and agreed upon at the early stage of Phase 1.</w:t>
      </w:r>
    </w:p>
    <w:p w14:paraId="68736908" w14:textId="77777777" w:rsidR="00DD33E4" w:rsidRPr="00346674" w:rsidRDefault="00DD33E4" w:rsidP="002E4EFF">
      <w:pPr>
        <w:pStyle w:val="x1"/>
      </w:pPr>
    </w:p>
    <w:p w14:paraId="586A5EA2" w14:textId="1E6B50F7" w:rsidR="00C406D5" w:rsidRPr="00346674" w:rsidRDefault="008640D1" w:rsidP="00794BA6">
      <w:pPr>
        <w:pStyle w:val="T2abcd"/>
      </w:pPr>
      <w:bookmarkStart w:id="21" w:name="_Toc239456431"/>
      <w:r w:rsidRPr="00346674">
        <w:rPr>
          <w:rFonts w:hint="eastAsia"/>
        </w:rPr>
        <w:t xml:space="preserve">f) </w:t>
      </w:r>
      <w:r w:rsidR="00C406D5" w:rsidRPr="00346674">
        <w:t>Basic and Detail Engineering</w:t>
      </w:r>
      <w:bookmarkEnd w:id="21"/>
    </w:p>
    <w:p w14:paraId="0C73BB2E" w14:textId="1F4B8E36" w:rsidR="00AE5425" w:rsidRPr="00346674" w:rsidRDefault="00AE5425" w:rsidP="00BE303C">
      <w:pPr>
        <w:pStyle w:val="T2Underbar"/>
      </w:pPr>
      <w:r w:rsidRPr="00346674">
        <w:t xml:space="preserve">Seamless </w:t>
      </w:r>
      <w:r w:rsidR="0030663D" w:rsidRPr="00346674">
        <w:t xml:space="preserve">Integration </w:t>
      </w:r>
      <w:r w:rsidRPr="00346674">
        <w:rPr>
          <w:rFonts w:hint="eastAsia"/>
        </w:rPr>
        <w:t xml:space="preserve">of </w:t>
      </w:r>
      <w:r w:rsidR="0030663D" w:rsidRPr="00346674">
        <w:rPr>
          <w:rFonts w:hint="eastAsia"/>
        </w:rPr>
        <w:t>Engineering between Phase 1 and Phase 2</w:t>
      </w:r>
    </w:p>
    <w:p w14:paraId="3B581BD1" w14:textId="44F1D48B" w:rsidR="00927CBC" w:rsidRPr="00346674" w:rsidRDefault="00927CBC" w:rsidP="00010B21">
      <w:r w:rsidRPr="00346674">
        <w:t xml:space="preserve">Seamless integration between </w:t>
      </w:r>
      <w:r w:rsidR="0039501B" w:rsidRPr="00346674">
        <w:rPr>
          <w:rFonts w:hint="eastAsia"/>
        </w:rPr>
        <w:t xml:space="preserve">engineering work during </w:t>
      </w:r>
      <w:r w:rsidR="0030200D" w:rsidRPr="00346674">
        <w:t xml:space="preserve">Phase </w:t>
      </w:r>
      <w:r w:rsidR="0039501B" w:rsidRPr="00346674">
        <w:rPr>
          <w:rFonts w:hint="eastAsia"/>
        </w:rPr>
        <w:t xml:space="preserve">1 and </w:t>
      </w:r>
      <w:r w:rsidR="0030200D" w:rsidRPr="00346674">
        <w:t xml:space="preserve">Phase </w:t>
      </w:r>
      <w:r w:rsidR="0039501B" w:rsidRPr="00346674">
        <w:rPr>
          <w:rFonts w:hint="eastAsia"/>
        </w:rPr>
        <w:t>2</w:t>
      </w:r>
      <w:r w:rsidRPr="00346674">
        <w:t>, with continuity into procurement and construction, will be achieved through a unified execution strategy and aligned work processes across all project phases. The same integrated project team will be maintained from Phase 1 through Phase 2, ensuring continuity of technical knowledge, design intent, and decision-making.</w:t>
      </w:r>
    </w:p>
    <w:p w14:paraId="3E300721" w14:textId="2975511F" w:rsidR="00927CBC" w:rsidRPr="00346674" w:rsidRDefault="00927CBC" w:rsidP="00010B21">
      <w:r w:rsidRPr="00346674">
        <w:t xml:space="preserve">Engineering deliverables developed during </w:t>
      </w:r>
      <w:r w:rsidR="0030200D" w:rsidRPr="00346674">
        <w:rPr>
          <w:rFonts w:hint="eastAsia"/>
        </w:rPr>
        <w:t xml:space="preserve">Phase 1 </w:t>
      </w:r>
      <w:r w:rsidRPr="00346674">
        <w:t xml:space="preserve">stage will be systematically structured and progressively matured to support engineering </w:t>
      </w:r>
      <w:r w:rsidR="006B314F" w:rsidRPr="00346674">
        <w:rPr>
          <w:rFonts w:hint="eastAsia"/>
        </w:rPr>
        <w:t>on Phase 2</w:t>
      </w:r>
      <w:r w:rsidRPr="00346674">
        <w:t>. Digital tools and common data environments (such as 3D CAD and document management systems) will be consistently utilized to ensure data integrity, version control, and real-time collaboration across disciplines.</w:t>
      </w:r>
    </w:p>
    <w:p w14:paraId="7581F802" w14:textId="16354656" w:rsidR="00927CBC" w:rsidRPr="00346674" w:rsidRDefault="00927CBC" w:rsidP="00010B21">
      <w:r w:rsidRPr="00346674">
        <w:t xml:space="preserve">Early involvement of procurement and construction teams during </w:t>
      </w:r>
      <w:r w:rsidR="006B314F" w:rsidRPr="00346674">
        <w:rPr>
          <w:rFonts w:hint="eastAsia"/>
        </w:rPr>
        <w:t>Phase 1</w:t>
      </w:r>
      <w:r w:rsidRPr="00346674">
        <w:t xml:space="preserve"> will enable alignment on material specifications, vendor strategies</w:t>
      </w:r>
      <w:r w:rsidR="002B1565" w:rsidRPr="00346674">
        <w:rPr>
          <w:rFonts w:hint="eastAsia"/>
        </w:rPr>
        <w:t xml:space="preserve"> and</w:t>
      </w:r>
      <w:r w:rsidRPr="00346674">
        <w:t xml:space="preserve"> constructability. This approach ensures that engineering outputs are fully aligned with procurement requirements and construction methodologies, minimizing interfaces, reducing risks of changes, and enabling a smooth transition into </w:t>
      </w:r>
      <w:r w:rsidR="00835A9A" w:rsidRPr="00346674">
        <w:rPr>
          <w:rFonts w:hint="eastAsia"/>
        </w:rPr>
        <w:t>Phase 2</w:t>
      </w:r>
      <w:r w:rsidRPr="00346674">
        <w:t>.</w:t>
      </w:r>
    </w:p>
    <w:p w14:paraId="11EBEE72" w14:textId="77777777" w:rsidR="00BB01E3" w:rsidRPr="00346674" w:rsidRDefault="00BB01E3" w:rsidP="00010B21"/>
    <w:p w14:paraId="24EA0D62" w14:textId="3798C2DD" w:rsidR="00927CBC" w:rsidRPr="00346674" w:rsidRDefault="0030663D" w:rsidP="00BE303C">
      <w:pPr>
        <w:pStyle w:val="T2Underbar"/>
      </w:pPr>
      <w:r w:rsidRPr="00346674">
        <w:rPr>
          <w:rFonts w:hint="eastAsia"/>
        </w:rPr>
        <w:t>Engineering Office Plan</w:t>
      </w:r>
    </w:p>
    <w:p w14:paraId="6E4B57FF" w14:textId="77777777" w:rsidR="00C341B8" w:rsidRPr="00346674" w:rsidRDefault="00C341B8" w:rsidP="00C341B8">
      <w:pPr>
        <w:pStyle w:val="T2Underbar"/>
        <w:rPr>
          <w:u w:val="none"/>
        </w:rPr>
      </w:pPr>
      <w:r w:rsidRPr="00346674">
        <w:rPr>
          <w:u w:val="none"/>
        </w:rPr>
        <w:t>The Project will be executed primarily from the Bidder’s engineering office utilizing the Bidder’s established engineering, project management, and support resources. Engineering, procurement support, cost estimation, and project coordination activities will be performed through an integrated project team to ensure efficient communication, timely decision-making, and effective execution of Phase 1 activities.</w:t>
      </w:r>
    </w:p>
    <w:p w14:paraId="6569FEB2" w14:textId="77777777" w:rsidR="00CE151D" w:rsidRPr="00346674" w:rsidRDefault="00CE151D" w:rsidP="00C341B8">
      <w:pPr>
        <w:pStyle w:val="T2Underbar"/>
        <w:rPr>
          <w:u w:val="none"/>
        </w:rPr>
      </w:pPr>
    </w:p>
    <w:p w14:paraId="5B7BBF2E" w14:textId="17D39549" w:rsidR="00C341B8" w:rsidRPr="00346674" w:rsidRDefault="00C341B8" w:rsidP="00C341B8">
      <w:pPr>
        <w:pStyle w:val="T2Underbar"/>
        <w:rPr>
          <w:u w:val="none"/>
        </w:rPr>
      </w:pPr>
      <w:r w:rsidRPr="00346674">
        <w:rPr>
          <w:u w:val="none"/>
        </w:rPr>
        <w:t>Given the limited</w:t>
      </w:r>
      <w:ins w:id="22" w:author="임영훈(Younghoon Lim)" w:date="2026-10-22T17:52:00Z" w16du:dateUtc="2026-10-22T08:52:00Z">
        <w:r w:rsidR="005A5603">
          <w:rPr>
            <w:rFonts w:hint="eastAsia"/>
            <w:u w:val="none"/>
          </w:rPr>
          <w:t xml:space="preserve"> </w:t>
        </w:r>
        <w:r w:rsidR="005A5603" w:rsidRPr="007F5F6C">
          <w:rPr>
            <w:color w:val="0070C0"/>
            <w:u w:val="none"/>
            <w:rPrChange w:id="23" w:author="임영훈(Younghoon Lim)" w:date="2026-10-22T17:52:00Z" w16du:dateUtc="2026-10-22T08:52:00Z">
              <w:rPr>
                <w:u w:val="none"/>
              </w:rPr>
            </w:rPrChange>
          </w:rPr>
          <w:t>six</w:t>
        </w:r>
      </w:ins>
      <w:del w:id="24" w:author="임영훈(Younghoon Lim)" w:date="2026-10-22T17:52:00Z" w16du:dateUtc="2026-10-22T08:52:00Z">
        <w:r w:rsidRPr="007F5F6C" w:rsidDel="005A5603">
          <w:rPr>
            <w:color w:val="0070C0"/>
            <w:u w:val="none"/>
            <w:rPrChange w:id="25" w:author="임영훈(Younghoon Lim)" w:date="2026-10-22T17:52:00Z" w16du:dateUtc="2026-10-22T08:52:00Z">
              <w:rPr>
                <w:u w:val="none"/>
              </w:rPr>
            </w:rPrChange>
          </w:rPr>
          <w:delText xml:space="preserve"> three</w:delText>
        </w:r>
      </w:del>
      <w:r w:rsidRPr="007F5F6C">
        <w:rPr>
          <w:color w:val="0070C0"/>
          <w:u w:val="none"/>
          <w:rPrChange w:id="26" w:author="임영훈(Younghoon Lim)" w:date="2026-10-22T17:52:00Z" w16du:dateUtc="2026-10-22T08:52:00Z">
            <w:rPr>
              <w:u w:val="none"/>
            </w:rPr>
          </w:rPrChange>
        </w:rPr>
        <w:t xml:space="preserve"> (</w:t>
      </w:r>
      <w:ins w:id="27" w:author="임영훈(Younghoon Lim)" w:date="2026-10-22T17:52:00Z" w16du:dateUtc="2026-10-22T08:52:00Z">
        <w:r w:rsidR="005A5603" w:rsidRPr="007F5F6C">
          <w:rPr>
            <w:color w:val="0070C0"/>
            <w:u w:val="none"/>
            <w:rPrChange w:id="28" w:author="임영훈(Younghoon Lim)" w:date="2026-10-22T17:52:00Z" w16du:dateUtc="2026-10-22T08:52:00Z">
              <w:rPr>
                <w:u w:val="none"/>
              </w:rPr>
            </w:rPrChange>
          </w:rPr>
          <w:t>6</w:t>
        </w:r>
      </w:ins>
      <w:del w:id="29" w:author="임영훈(Younghoon Lim)" w:date="2026-10-22T17:52:00Z" w16du:dateUtc="2026-10-22T08:52:00Z">
        <w:r w:rsidRPr="007F5F6C" w:rsidDel="005A5603">
          <w:rPr>
            <w:color w:val="0070C0"/>
            <w:u w:val="none"/>
            <w:rPrChange w:id="30" w:author="임영훈(Younghoon Lim)" w:date="2026-10-22T17:52:00Z" w16du:dateUtc="2026-10-22T08:52:00Z">
              <w:rPr>
                <w:u w:val="none"/>
              </w:rPr>
            </w:rPrChange>
          </w:rPr>
          <w:delText>3</w:delText>
        </w:r>
      </w:del>
      <w:r w:rsidRPr="007F5F6C">
        <w:rPr>
          <w:color w:val="0070C0"/>
          <w:u w:val="none"/>
          <w:rPrChange w:id="31" w:author="임영훈(Younghoon Lim)" w:date="2026-10-22T17:52:00Z" w16du:dateUtc="2026-10-22T08:52:00Z">
            <w:rPr>
              <w:u w:val="none"/>
            </w:rPr>
          </w:rPrChange>
        </w:rPr>
        <w:t>)</w:t>
      </w:r>
      <w:r w:rsidRPr="00346674">
        <w:rPr>
          <w:u w:val="none"/>
        </w:rPr>
        <w:t>-month duration of Phase 1 and the absence of a requirement for permanent Employer presence at the Bidder’s office, the Bidder does not intend to establish a dedicated Task Force Team (TFT). Instead, the Project will be supported by the Bidder’s core engineering and project management personnel, with subject matter experts mobilized as required to support specific technical, commercial, and execution-related matters.</w:t>
      </w:r>
    </w:p>
    <w:p w14:paraId="49AC6284" w14:textId="77777777" w:rsidR="005E0C65" w:rsidRPr="00346674" w:rsidRDefault="005E0C65" w:rsidP="00010B21"/>
    <w:p w14:paraId="400340A8" w14:textId="7F0BA952" w:rsidR="005E0C65" w:rsidRPr="00346674" w:rsidRDefault="00EE68EE" w:rsidP="00BE303C">
      <w:pPr>
        <w:pStyle w:val="T2Underbar"/>
        <w:rPr>
          <w:rFonts w:eastAsia="Arial"/>
        </w:rPr>
      </w:pPr>
      <w:r w:rsidRPr="00346674">
        <w:rPr>
          <w:rFonts w:hint="eastAsia"/>
        </w:rPr>
        <w:t>Strategy of 3D Mo</w:t>
      </w:r>
      <w:r w:rsidR="009C4446" w:rsidRPr="00346674">
        <w:rPr>
          <w:rFonts w:hint="eastAsia"/>
        </w:rPr>
        <w:t>delling</w:t>
      </w:r>
    </w:p>
    <w:p w14:paraId="5D1FD487" w14:textId="3D19C48B" w:rsidR="00F72C70" w:rsidRPr="00346674" w:rsidRDefault="00F72C70" w:rsidP="00F72C70">
      <w:pPr>
        <w:pStyle w:val="T2Underbar"/>
        <w:rPr>
          <w:u w:val="none"/>
        </w:rPr>
      </w:pPr>
      <w:r w:rsidRPr="00346674">
        <w:rPr>
          <w:u w:val="none"/>
        </w:rPr>
        <w:t>During Phase 1, the primary objectives of the conceptual 3D model are to support the development of a high</w:t>
      </w:r>
      <w:r w:rsidRPr="00346674">
        <w:rPr>
          <w:u w:val="none"/>
        </w:rPr>
        <w:noBreakHyphen/>
        <w:t>accuracy EPC cost estimate, to review and finalize the locations of equipment, buildings, and pipe</w:t>
      </w:r>
      <w:r w:rsidR="00285621" w:rsidRPr="00346674">
        <w:rPr>
          <w:rFonts w:hint="eastAsia"/>
          <w:u w:val="none"/>
        </w:rPr>
        <w:t xml:space="preserve"> </w:t>
      </w:r>
      <w:r w:rsidRPr="00346674">
        <w:rPr>
          <w:u w:val="none"/>
        </w:rPr>
        <w:t xml:space="preserve">racks, and to serve as a tool for facilitating clear discussions with the </w:t>
      </w:r>
      <w:r w:rsidR="002264A5" w:rsidRPr="00346674">
        <w:rPr>
          <w:rFonts w:hint="eastAsia"/>
          <w:u w:val="none"/>
        </w:rPr>
        <w:t>Employer</w:t>
      </w:r>
      <w:r w:rsidRPr="00346674">
        <w:rPr>
          <w:u w:val="none"/>
        </w:rPr>
        <w:t>.</w:t>
      </w:r>
    </w:p>
    <w:p w14:paraId="674B5F18" w14:textId="2C470932" w:rsidR="000F15ED" w:rsidRPr="00346674" w:rsidRDefault="000F15ED" w:rsidP="00B354A0">
      <w:pPr>
        <w:ind w:left="0"/>
      </w:pPr>
    </w:p>
    <w:p w14:paraId="53CC64EF" w14:textId="5B8DD90C" w:rsidR="003B4F97" w:rsidRPr="00346674" w:rsidRDefault="003B4F97">
      <w:pPr>
        <w:pStyle w:val="x0"/>
        <w:numPr>
          <w:ilvl w:val="0"/>
          <w:numId w:val="14"/>
        </w:numPr>
        <w:ind w:left="851" w:hanging="284"/>
      </w:pPr>
      <w:r w:rsidRPr="00346674">
        <w:t>Strategy</w:t>
      </w:r>
    </w:p>
    <w:p w14:paraId="00EEA1FD" w14:textId="55E4C988" w:rsidR="003B4F97" w:rsidRPr="00346674" w:rsidDel="00906AFD" w:rsidRDefault="00BD44C8" w:rsidP="00906AFD">
      <w:pPr>
        <w:pStyle w:val="x1"/>
        <w:rPr>
          <w:del w:id="32" w:author="임영훈(Younghoon Lim)" w:date="2026-10-22T17:55:00Z" w16du:dateUtc="2026-10-22T08:55:00Z"/>
        </w:rPr>
      </w:pPr>
      <w:r w:rsidRPr="005244EC">
        <w:t>The 3D model serves the OSBL areas outside the OEM</w:t>
      </w:r>
      <w:r w:rsidRPr="005244EC">
        <w:noBreakHyphen/>
        <w:t xml:space="preserve">handled ISBL scope and is developed through a conceptual model. </w:t>
      </w:r>
      <w:ins w:id="33" w:author="임영훈(Younghoon Lim)" w:date="2026-10-22T17:55:00Z" w16du:dateUtc="2026-10-22T08:55:00Z">
        <w:r w:rsidR="00906AFD" w:rsidRPr="00906AFD">
          <w:rPr>
            <w:color w:val="0070C0"/>
            <w:rPrChange w:id="34" w:author="임영훈(Younghoon Lim)" w:date="2026-10-22T17:56:00Z" w16du:dateUtc="2026-10-22T08:56:00Z">
              <w:rPr/>
            </w:rPrChange>
          </w:rPr>
          <w:t>The Bidder intends to follow MES-GE-PRO-0004, Ma'aden 3D Model Review Standard as far as practicable; however, detailed requirements and review procedures will be subject to further discussion and agreement during FEED execution.</w:t>
        </w:r>
      </w:ins>
      <w:del w:id="35" w:author="임영훈(Younghoon Lim)" w:date="2026-10-22T17:55:00Z" w16du:dateUtc="2026-10-22T08:55:00Z">
        <w:r w:rsidRPr="005244EC" w:rsidDel="00906AFD">
          <w:delText>The following elements will be incorporated:</w:delText>
        </w:r>
      </w:del>
    </w:p>
    <w:p w14:paraId="5C5A4AE0" w14:textId="397DBC55" w:rsidR="007749D6" w:rsidRPr="00346674" w:rsidDel="00906AFD" w:rsidRDefault="007A1BDD">
      <w:pPr>
        <w:pStyle w:val="x1"/>
        <w:rPr>
          <w:del w:id="36" w:author="임영훈(Younghoon Lim)" w:date="2026-10-22T17:55:00Z" w16du:dateUtc="2026-10-22T08:55:00Z"/>
        </w:rPr>
        <w:pPrChange w:id="37" w:author="임영훈(Younghoon Lim)" w:date="2026-10-22T17:55:00Z" w16du:dateUtc="2026-10-22T08:55:00Z">
          <w:pPr>
            <w:pStyle w:val="a"/>
          </w:pPr>
        </w:pPrChange>
      </w:pPr>
      <w:del w:id="38" w:author="임영훈(Younghoon Lim)" w:date="2026-10-22T17:55:00Z" w16du:dateUtc="2026-10-22T08:55:00Z">
        <w:r w:rsidRPr="00346674" w:rsidDel="00906AFD">
          <w:rPr>
            <w:rFonts w:hint="eastAsia"/>
          </w:rPr>
          <w:delText>The route of</w:delText>
        </w:r>
        <w:r w:rsidR="00E2046F" w:rsidRPr="00346674" w:rsidDel="00906AFD">
          <w:rPr>
            <w:rFonts w:hint="eastAsia"/>
          </w:rPr>
          <w:delText xml:space="preserve"> c</w:delText>
        </w:r>
        <w:r w:rsidR="007E58CD" w:rsidRPr="00346674" w:rsidDel="00906AFD">
          <w:rPr>
            <w:rFonts w:hint="eastAsia"/>
          </w:rPr>
          <w:delText>ritical pipin</w:delText>
        </w:r>
        <w:r w:rsidR="00E2046F" w:rsidRPr="00346674" w:rsidDel="00906AFD">
          <w:rPr>
            <w:rFonts w:hint="eastAsia"/>
          </w:rPr>
          <w:delText>g</w:delText>
        </w:r>
        <w:r w:rsidR="00275EDE" w:rsidRPr="00346674" w:rsidDel="00906AFD">
          <w:rPr>
            <w:rFonts w:hint="eastAsia"/>
          </w:rPr>
          <w:delText xml:space="preserve"> </w:delText>
        </w:r>
        <w:r w:rsidR="00E9228E" w:rsidRPr="00346674" w:rsidDel="00906AFD">
          <w:rPr>
            <w:rFonts w:hint="eastAsia"/>
          </w:rPr>
          <w:delText>with conceptual structure</w:delText>
        </w:r>
        <w:r w:rsidR="00275EDE" w:rsidRPr="00346674" w:rsidDel="00906AFD">
          <w:rPr>
            <w:rFonts w:hint="eastAsia"/>
          </w:rPr>
          <w:delText xml:space="preserve"> </w:delText>
        </w:r>
        <w:r w:rsidR="00612CDA" w:rsidRPr="00346674" w:rsidDel="00906AFD">
          <w:rPr>
            <w:rFonts w:hint="eastAsia"/>
          </w:rPr>
          <w:delText>to determine</w:delText>
        </w:r>
        <w:r w:rsidR="00AF36BE" w:rsidRPr="00346674" w:rsidDel="00906AFD">
          <w:rPr>
            <w:rFonts w:hint="eastAsia"/>
          </w:rPr>
          <w:delText xml:space="preserve"> the </w:delText>
        </w:r>
        <w:r w:rsidR="00AF36BE" w:rsidRPr="00346674" w:rsidDel="00906AFD">
          <w:delText>location</w:delText>
        </w:r>
        <w:r w:rsidR="00AF36BE" w:rsidRPr="00346674" w:rsidDel="00906AFD">
          <w:rPr>
            <w:rFonts w:hint="eastAsia"/>
          </w:rPr>
          <w:delText xml:space="preserve"> of equipment</w:delText>
        </w:r>
        <w:r w:rsidR="00E9228E" w:rsidRPr="00346674" w:rsidDel="00906AFD">
          <w:rPr>
            <w:rFonts w:hint="eastAsia"/>
          </w:rPr>
          <w:delText>.</w:delText>
        </w:r>
      </w:del>
    </w:p>
    <w:p w14:paraId="64443405" w14:textId="61ACFD1F" w:rsidR="00E875BB" w:rsidRPr="00346674" w:rsidDel="00906AFD" w:rsidRDefault="00CF3A84">
      <w:pPr>
        <w:pStyle w:val="x1"/>
        <w:rPr>
          <w:del w:id="39" w:author="임영훈(Younghoon Lim)" w:date="2026-10-22T17:55:00Z" w16du:dateUtc="2026-10-22T08:55:00Z"/>
        </w:rPr>
        <w:pPrChange w:id="40" w:author="임영훈(Younghoon Lim)" w:date="2026-10-22T17:55:00Z" w16du:dateUtc="2026-10-22T08:55:00Z">
          <w:pPr>
            <w:pStyle w:val="a"/>
          </w:pPr>
        </w:pPrChange>
      </w:pPr>
      <w:del w:id="41" w:author="임영훈(Younghoon Lim)" w:date="2026-10-22T17:55:00Z" w16du:dateUtc="2026-10-22T08:55:00Z">
        <w:r w:rsidRPr="00346674" w:rsidDel="00906AFD">
          <w:rPr>
            <w:rFonts w:hint="eastAsia"/>
          </w:rPr>
          <w:delText>Simplified</w:delText>
        </w:r>
        <w:r w:rsidR="00B929A8" w:rsidRPr="00346674" w:rsidDel="00906AFD">
          <w:rPr>
            <w:rFonts w:hint="eastAsia"/>
          </w:rPr>
          <w:delText xml:space="preserve"> equipment </w:delText>
        </w:r>
        <w:r w:rsidRPr="00346674" w:rsidDel="00906AFD">
          <w:rPr>
            <w:rFonts w:hint="eastAsia"/>
          </w:rPr>
          <w:delText>shapes</w:delText>
        </w:r>
        <w:r w:rsidR="00B929A8" w:rsidRPr="00346674" w:rsidDel="00906AFD">
          <w:rPr>
            <w:rFonts w:hint="eastAsia"/>
          </w:rPr>
          <w:delText xml:space="preserve"> without nozzle</w:delText>
        </w:r>
        <w:r w:rsidRPr="00346674" w:rsidDel="00906AFD">
          <w:rPr>
            <w:rFonts w:hint="eastAsia"/>
          </w:rPr>
          <w:delText>s</w:delText>
        </w:r>
      </w:del>
    </w:p>
    <w:p w14:paraId="1E1921E2" w14:textId="44777031" w:rsidR="00943BB7" w:rsidRPr="00346674" w:rsidRDefault="009A2359">
      <w:pPr>
        <w:pStyle w:val="x1"/>
        <w:pPrChange w:id="42" w:author="임영훈(Younghoon Lim)" w:date="2026-10-22T17:55:00Z" w16du:dateUtc="2026-10-22T08:55:00Z">
          <w:pPr>
            <w:pStyle w:val="a"/>
          </w:pPr>
        </w:pPrChange>
      </w:pPr>
      <w:del w:id="43" w:author="임영훈(Younghoon Lim)" w:date="2026-10-22T17:55:00Z" w16du:dateUtc="2026-10-22T08:55:00Z">
        <w:r w:rsidRPr="00346674" w:rsidDel="00906AFD">
          <w:rPr>
            <w:rFonts w:hint="eastAsia"/>
          </w:rPr>
          <w:delText>Rectangular box-shaped buildings</w:delText>
        </w:r>
      </w:del>
    </w:p>
    <w:p w14:paraId="12AB9576" w14:textId="77777777" w:rsidR="00C71952" w:rsidRPr="00346674" w:rsidRDefault="00C71952" w:rsidP="00B354A0">
      <w:pPr>
        <w:ind w:left="0"/>
      </w:pPr>
    </w:p>
    <w:p w14:paraId="5A24B137" w14:textId="7883E758" w:rsidR="00662422" w:rsidRPr="00346674" w:rsidRDefault="00662422" w:rsidP="007F6E4B">
      <w:pPr>
        <w:pStyle w:val="x0"/>
      </w:pPr>
      <w:r w:rsidRPr="00346674">
        <w:t>Methodology and Tools</w:t>
      </w:r>
    </w:p>
    <w:p w14:paraId="4CAF71DB" w14:textId="77777777" w:rsidR="00662422" w:rsidRPr="00346674" w:rsidRDefault="00662422" w:rsidP="002E4EFF">
      <w:pPr>
        <w:pStyle w:val="x1"/>
      </w:pPr>
      <w:r w:rsidRPr="00346674">
        <w:t>The Bidder will utilize proven digital tools and standardized procedures to ensure effective model development and integration:</w:t>
      </w:r>
    </w:p>
    <w:p w14:paraId="4F83B8BB" w14:textId="77777777" w:rsidR="00662422" w:rsidRPr="00346674" w:rsidRDefault="00662422" w:rsidP="00CB3EE6">
      <w:pPr>
        <w:pStyle w:val="a"/>
      </w:pPr>
      <w:r w:rsidRPr="00346674">
        <w:t>Modeling System: SmartPlant 3D (S3D)</w:t>
      </w:r>
    </w:p>
    <w:p w14:paraId="0B52C6FD" w14:textId="1DA1F9B5" w:rsidR="00662422" w:rsidRPr="00346674" w:rsidRDefault="00662422" w:rsidP="00CB3EE6">
      <w:pPr>
        <w:pStyle w:val="a"/>
      </w:pPr>
      <w:r w:rsidRPr="00346674">
        <w:t>Model Review Tools: Navisworks 202</w:t>
      </w:r>
      <w:r w:rsidR="0081784B" w:rsidRPr="00346674">
        <w:rPr>
          <w:rFonts w:hint="eastAsia"/>
        </w:rPr>
        <w:t>3</w:t>
      </w:r>
      <w:r w:rsidRPr="00346674">
        <w:t xml:space="preserve"> (or higher)</w:t>
      </w:r>
    </w:p>
    <w:p w14:paraId="01A8955B" w14:textId="18A66DE6" w:rsidR="00662422" w:rsidRPr="00346674" w:rsidRDefault="00662422" w:rsidP="00CB3EE6">
      <w:pPr>
        <w:pStyle w:val="a"/>
      </w:pPr>
      <w:r w:rsidRPr="00346674">
        <w:t>Bidder’s established 3D</w:t>
      </w:r>
      <w:r w:rsidR="00632D3D" w:rsidRPr="00346674">
        <w:rPr>
          <w:rFonts w:hint="eastAsia"/>
        </w:rPr>
        <w:t xml:space="preserve"> </w:t>
      </w:r>
      <w:r w:rsidRPr="00346674">
        <w:t>BIM procedures</w:t>
      </w:r>
    </w:p>
    <w:p w14:paraId="3534710E" w14:textId="77777777" w:rsidR="00295790" w:rsidRPr="00346674" w:rsidRDefault="00295790" w:rsidP="00662422">
      <w:pPr>
        <w:ind w:left="0"/>
      </w:pPr>
    </w:p>
    <w:p w14:paraId="34476C26" w14:textId="3847E47B" w:rsidR="00944B0C" w:rsidRPr="00346674" w:rsidRDefault="00944B0C" w:rsidP="007F6E4B">
      <w:pPr>
        <w:pStyle w:val="x0"/>
      </w:pPr>
      <w:r w:rsidRPr="00346674">
        <w:t>Integration with Procurement and Construction</w:t>
      </w:r>
    </w:p>
    <w:p w14:paraId="330CB31D" w14:textId="6113347B" w:rsidR="00944B0C" w:rsidRPr="00346674" w:rsidRDefault="00944B0C" w:rsidP="002E4EFF">
      <w:pPr>
        <w:pStyle w:val="x1"/>
      </w:pPr>
      <w:r w:rsidRPr="00346674">
        <w:t>The 3D model will be actively utilized to support procurement and construction activities</w:t>
      </w:r>
      <w:r w:rsidR="0074190A" w:rsidRPr="00346674">
        <w:rPr>
          <w:rFonts w:hint="eastAsia"/>
        </w:rPr>
        <w:t xml:space="preserve"> during Phase 2</w:t>
      </w:r>
      <w:r w:rsidRPr="00346674">
        <w:t>, including material take-offs, vendor data integration, and constructability verification. Drawing issuance will be aligned with the overall engineering and construction schedule to support timely execution.</w:t>
      </w:r>
    </w:p>
    <w:p w14:paraId="49749A71" w14:textId="09403A0D" w:rsidR="00944B0C" w:rsidRPr="00346674" w:rsidRDefault="00944B0C" w:rsidP="002E4EFF">
      <w:pPr>
        <w:pStyle w:val="x1"/>
      </w:pPr>
      <w:r w:rsidRPr="00346674">
        <w:t>The model will also be made available to the Employer at site during the construction phase, enabling improved visualization, coordination, and decision-making.</w:t>
      </w:r>
    </w:p>
    <w:p w14:paraId="19DF2AD1" w14:textId="77777777" w:rsidR="003E2458" w:rsidRPr="00346674" w:rsidRDefault="003E2458" w:rsidP="00944B0C"/>
    <w:p w14:paraId="4D5E629C" w14:textId="2DA86839" w:rsidR="00B00F7E" w:rsidRPr="00346674" w:rsidRDefault="00B00F7E" w:rsidP="00BE303C">
      <w:pPr>
        <w:pStyle w:val="T2Underbar"/>
      </w:pPr>
      <w:r w:rsidRPr="00346674">
        <w:rPr>
          <w:rFonts w:hint="eastAsia"/>
        </w:rPr>
        <w:t xml:space="preserve">Modularization </w:t>
      </w:r>
      <w:r w:rsidR="00362E53" w:rsidRPr="00346674">
        <w:rPr>
          <w:rFonts w:hint="eastAsia"/>
        </w:rPr>
        <w:t>Fe</w:t>
      </w:r>
      <w:r w:rsidR="006B4CFB" w:rsidRPr="00346674">
        <w:rPr>
          <w:rFonts w:hint="eastAsia"/>
        </w:rPr>
        <w:t xml:space="preserve">asibility </w:t>
      </w:r>
      <w:r w:rsidRPr="00346674">
        <w:rPr>
          <w:rFonts w:hint="eastAsia"/>
        </w:rPr>
        <w:t>Study</w:t>
      </w:r>
    </w:p>
    <w:p w14:paraId="2F67FD72" w14:textId="66B097A3" w:rsidR="00B00F7E" w:rsidRPr="00346674" w:rsidRDefault="00856D5C" w:rsidP="00944B0C">
      <w:r w:rsidRPr="00346674">
        <w:t>In alignment with Employer’s emphasis on modularization in the ITB, the Bidder will review the modular units designed by OEM. Additionally, the Bidder will evaluate the potential application of modularization within the Balance of Plant</w:t>
      </w:r>
      <w:r w:rsidR="00053787" w:rsidRPr="00346674">
        <w:rPr>
          <w:rFonts w:hint="eastAsia"/>
        </w:rPr>
        <w:t>(</w:t>
      </w:r>
      <w:r w:rsidR="00053787" w:rsidRPr="00346674">
        <w:t>BoP</w:t>
      </w:r>
      <w:r w:rsidR="00053787" w:rsidRPr="00346674">
        <w:rPr>
          <w:rFonts w:hint="eastAsia"/>
        </w:rPr>
        <w:t>)</w:t>
      </w:r>
      <w:r w:rsidRPr="00346674">
        <w:t xml:space="preserve"> area under the Bidder’s EPC scope. However, it shall be noted that the commitment to "review" modularization does not imply an automatic obligation to "execute" the works as modules. The Bidder will conduct a comprehensive Modularization Feasibility Study during the initial stage to assess the economic viability, schedule impact, and constructability of each potential module. The final decision on modular application will be mutually agreed upon with the Bidder based on the study reports. Furthermore, during the </w:t>
      </w:r>
      <w:r w:rsidR="000C60D3" w:rsidRPr="00346674">
        <w:rPr>
          <w:rFonts w:hint="eastAsia"/>
        </w:rPr>
        <w:t>FEED</w:t>
      </w:r>
      <w:r w:rsidRPr="00346674">
        <w:t xml:space="preserve"> phase, the Bidder will verify the maximum transportable dimensions and weight limits with the Employer. A detailed modularization feasibility review will then be performed based on these confirmed logistics parameters.</w:t>
      </w:r>
    </w:p>
    <w:p w14:paraId="76BB2F5B" w14:textId="77777777" w:rsidR="00856D5C" w:rsidRPr="00346674" w:rsidRDefault="00856D5C" w:rsidP="00944B0C"/>
    <w:p w14:paraId="7E7FC96A" w14:textId="54899073" w:rsidR="009200D1" w:rsidRPr="00346674" w:rsidRDefault="00E06F17" w:rsidP="00BE303C">
      <w:pPr>
        <w:pStyle w:val="T2Underbar"/>
      </w:pPr>
      <w:r w:rsidRPr="00346674">
        <w:t>List</w:t>
      </w:r>
      <w:r w:rsidRPr="00346674">
        <w:rPr>
          <w:rFonts w:hint="eastAsia"/>
        </w:rPr>
        <w:t xml:space="preserve"> of Engineering Deliverable</w:t>
      </w:r>
    </w:p>
    <w:p w14:paraId="0ADC8BD5" w14:textId="3F85316D" w:rsidR="00AF08CF" w:rsidRPr="00346674" w:rsidDel="00C45E36" w:rsidRDefault="00AF08CF" w:rsidP="00AF08CF">
      <w:pPr>
        <w:rPr>
          <w:del w:id="44" w:author="임영훈(Younghoon Lim)" w:date="2026-10-22T17:57:00Z" w16du:dateUtc="2026-10-22T08:57:00Z"/>
        </w:rPr>
      </w:pPr>
      <w:del w:id="45" w:author="임영훈(Younghoon Lim)" w:date="2026-10-22T17:57:00Z" w16du:dateUtc="2026-10-22T08:57:00Z">
        <w:r w:rsidRPr="00346674" w:rsidDel="00C45E36">
          <w:delText>The Bidder will develop and submit the following engineering deliverables during Phase 1.</w:delText>
        </w:r>
      </w:del>
    </w:p>
    <w:p w14:paraId="74205D9A" w14:textId="0A6169AB" w:rsidR="00AF08CF" w:rsidRPr="00346674" w:rsidDel="00C45E36" w:rsidRDefault="00AF08CF" w:rsidP="00AF08CF">
      <w:pPr>
        <w:rPr>
          <w:del w:id="46" w:author="임영훈(Younghoon Lim)" w:date="2026-10-22T17:57:00Z" w16du:dateUtc="2026-10-22T08:57:00Z"/>
        </w:rPr>
      </w:pPr>
      <w:del w:id="47" w:author="임영훈(Younghoon Lim)" w:date="2026-10-22T17:57:00Z" w16du:dateUtc="2026-10-22T08:57:00Z">
        <w:r w:rsidRPr="00346674" w:rsidDel="00C45E36">
          <w:delText>In principle, the Bidder’s deliverables cover the BoP. Where deliverables include ISBL scope, this is clearly indicated in the “Remarks” column as follows:</w:delText>
        </w:r>
      </w:del>
    </w:p>
    <w:p w14:paraId="4349B9D1" w14:textId="1234024E" w:rsidR="00AF08CF" w:rsidRPr="00346674" w:rsidDel="00C45E36" w:rsidRDefault="00AF08CF" w:rsidP="00AF08CF">
      <w:pPr>
        <w:pStyle w:val="a"/>
        <w:rPr>
          <w:del w:id="48" w:author="임영훈(Younghoon Lim)" w:date="2026-10-22T17:57:00Z" w16du:dateUtc="2026-10-22T08:57:00Z"/>
        </w:rPr>
      </w:pPr>
      <w:del w:id="49" w:author="임영훈(Younghoon Lim)" w:date="2026-10-22T17:57:00Z" w16du:dateUtc="2026-10-22T08:57:00Z">
        <w:r w:rsidRPr="00346674" w:rsidDel="00C45E36">
          <w:delText>Blank</w:delText>
        </w:r>
        <w:r w:rsidRPr="00346674" w:rsidDel="00C45E36">
          <w:tab/>
        </w:r>
        <w:r w:rsidRPr="00346674" w:rsidDel="00C45E36">
          <w:tab/>
          <w:delText>: BoP design deliverables</w:delText>
        </w:r>
      </w:del>
    </w:p>
    <w:p w14:paraId="7E6A57D8" w14:textId="02F39C8A" w:rsidR="00AF08CF" w:rsidRPr="00346674" w:rsidDel="00C45E36" w:rsidRDefault="00AF15A1" w:rsidP="00AF08CF">
      <w:pPr>
        <w:pStyle w:val="a"/>
        <w:rPr>
          <w:del w:id="50" w:author="임영훈(Younghoon Lim)" w:date="2026-10-22T17:57:00Z" w16du:dateUtc="2026-10-22T08:57:00Z"/>
        </w:rPr>
      </w:pPr>
      <w:del w:id="51" w:author="임영훈(Younghoon Lim)" w:date="2026-10-22T17:57:00Z" w16du:dateUtc="2026-10-22T08:57:00Z">
        <w:r w:rsidRPr="00346674" w:rsidDel="00C45E36">
          <w:rPr>
            <w:rFonts w:hint="eastAsia"/>
          </w:rPr>
          <w:delText>f</w:delText>
        </w:r>
        <w:r w:rsidR="00AF08CF" w:rsidRPr="00346674" w:rsidDel="00C45E36">
          <w:delText>or ISBL</w:delText>
        </w:r>
        <w:r w:rsidR="00AF08CF" w:rsidRPr="00346674" w:rsidDel="00C45E36">
          <w:tab/>
        </w:r>
        <w:r w:rsidR="00AF08CF" w:rsidRPr="00346674" w:rsidDel="00C45E36">
          <w:tab/>
          <w:delText>: ISBL design deliverables</w:delText>
        </w:r>
      </w:del>
    </w:p>
    <w:p w14:paraId="50B90044" w14:textId="7A0D8BFD" w:rsidR="00AF08CF" w:rsidRPr="00346674" w:rsidDel="00C45E36" w:rsidRDefault="00AF08CF" w:rsidP="00AF08CF">
      <w:pPr>
        <w:pStyle w:val="a"/>
        <w:rPr>
          <w:del w:id="52" w:author="임영훈(Younghoon Lim)" w:date="2026-10-22T17:57:00Z" w16du:dateUtc="2026-10-22T08:57:00Z"/>
        </w:rPr>
      </w:pPr>
      <w:del w:id="53" w:author="임영훈(Younghoon Lim)" w:date="2026-10-22T17:57:00Z" w16du:dateUtc="2026-10-22T08:57:00Z">
        <w:r w:rsidRPr="00346674" w:rsidDel="00C45E36">
          <w:delText>Incl. ISBL</w:delText>
        </w:r>
        <w:r w:rsidRPr="00346674" w:rsidDel="00C45E36">
          <w:tab/>
        </w:r>
        <w:r w:rsidRPr="00346674" w:rsidDel="00C45E36">
          <w:tab/>
          <w:delText>: Combined BoP and ISBL design deliverables</w:delText>
        </w:r>
      </w:del>
    </w:p>
    <w:p w14:paraId="644C01D9" w14:textId="305247E8" w:rsidR="00AF08CF" w:rsidRPr="00346674" w:rsidDel="00C45E36" w:rsidRDefault="00AF08CF" w:rsidP="00AF08CF">
      <w:pPr>
        <w:pStyle w:val="a"/>
        <w:rPr>
          <w:del w:id="54" w:author="임영훈(Younghoon Lim)" w:date="2026-10-22T17:57:00Z" w16du:dateUtc="2026-10-22T08:57:00Z"/>
        </w:rPr>
      </w:pPr>
      <w:del w:id="55" w:author="임영훈(Younghoon Lim)" w:date="2026-10-22T17:57:00Z" w16du:dateUtc="2026-10-22T08:57:00Z">
        <w:r w:rsidRPr="00346674" w:rsidDel="00C45E36">
          <w:delText>Integration with ISBL</w:delText>
        </w:r>
        <w:r w:rsidRPr="00346674" w:rsidDel="00C45E36">
          <w:tab/>
          <w:delText>: Integration of ISBL</w:delText>
        </w:r>
        <w:r w:rsidR="00337549" w:rsidRPr="00346674" w:rsidDel="00C45E36">
          <w:rPr>
            <w:rFonts w:hint="eastAsia"/>
          </w:rPr>
          <w:delText>(OEM)</w:delText>
        </w:r>
        <w:r w:rsidRPr="00346674" w:rsidDel="00C45E36">
          <w:delText xml:space="preserve"> information into the Bidder’s deliverables</w:delText>
        </w:r>
      </w:del>
    </w:p>
    <w:p w14:paraId="1A529A95" w14:textId="5F9D5C15" w:rsidR="002B6613" w:rsidRPr="00346674" w:rsidDel="00C45E36" w:rsidRDefault="002B6613" w:rsidP="00010B21">
      <w:pPr>
        <w:rPr>
          <w:del w:id="56" w:author="임영훈(Younghoon Lim)" w:date="2026-10-22T17:57:00Z" w16du:dateUtc="2026-10-22T08:57:00Z"/>
        </w:rPr>
      </w:pPr>
    </w:p>
    <w:p w14:paraId="298D3D28" w14:textId="1F3037CE" w:rsidR="00FC50AC" w:rsidRPr="00346674" w:rsidDel="00C45E36" w:rsidRDefault="00FC50AC" w:rsidP="00FC50AC">
      <w:pPr>
        <w:rPr>
          <w:del w:id="57" w:author="임영훈(Younghoon Lim)" w:date="2026-10-22T17:57:00Z" w16du:dateUtc="2026-10-22T08:57:00Z"/>
        </w:rPr>
      </w:pPr>
      <w:del w:id="58" w:author="임영훈(Younghoon Lim)" w:date="2026-10-22T17:57:00Z" w16du:dateUtc="2026-10-22T08:57:00Z">
        <w:r w:rsidRPr="00346674" w:rsidDel="00C45E36">
          <w:delText xml:space="preserve">The issue purpose and intended use of each deliverable </w:delText>
        </w:r>
        <w:r w:rsidR="00CB260E" w:rsidRPr="00346674" w:rsidDel="00C45E36">
          <w:rPr>
            <w:rFonts w:hint="eastAsia"/>
          </w:rPr>
          <w:delText>will</w:delText>
        </w:r>
        <w:r w:rsidRPr="00346674" w:rsidDel="00C45E36">
          <w:delText xml:space="preserve"> be agreed between the Employer and the Bidder during the initial stage of Phase 1 and may be further refined as the Project develops.</w:delText>
        </w:r>
      </w:del>
    </w:p>
    <w:p w14:paraId="72D6DB3E" w14:textId="17D990FC" w:rsidR="00320E1F" w:rsidRPr="00346674" w:rsidDel="00C45E36" w:rsidRDefault="00320E1F" w:rsidP="00320E1F">
      <w:pPr>
        <w:rPr>
          <w:del w:id="59" w:author="임영훈(Younghoon Lim)" w:date="2026-10-22T17:57:00Z" w16du:dateUtc="2026-10-22T08:57:00Z"/>
        </w:rPr>
      </w:pPr>
    </w:p>
    <w:tbl>
      <w:tblPr>
        <w:tblW w:w="8810" w:type="dxa"/>
        <w:tblInd w:w="562" w:type="dxa"/>
        <w:tblCellMar>
          <w:left w:w="99" w:type="dxa"/>
          <w:right w:w="99" w:type="dxa"/>
        </w:tblCellMar>
        <w:tblLook w:val="04A0" w:firstRow="1" w:lastRow="0" w:firstColumn="1" w:lastColumn="0" w:noHBand="0" w:noVBand="1"/>
      </w:tblPr>
      <w:tblGrid>
        <w:gridCol w:w="963"/>
        <w:gridCol w:w="6131"/>
        <w:gridCol w:w="1716"/>
      </w:tblGrid>
      <w:tr w:rsidR="00320E1F" w:rsidRPr="00346674" w:rsidDel="00C45E36" w14:paraId="24211132" w14:textId="6D7D567B">
        <w:trPr>
          <w:trHeight w:val="20"/>
          <w:del w:id="60" w:author="임영훈(Younghoon Lim)" w:date="2026-10-22T17:57:00Z"/>
        </w:trPr>
        <w:tc>
          <w:tcPr>
            <w:tcW w:w="7094"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center"/>
          </w:tcPr>
          <w:p w14:paraId="37A5DCE0" w14:textId="4722D554" w:rsidR="00320E1F" w:rsidRPr="00346674" w:rsidDel="00C45E36" w:rsidRDefault="00320E1F">
            <w:pPr>
              <w:ind w:left="0"/>
              <w:jc w:val="center"/>
              <w:rPr>
                <w:del w:id="61" w:author="임영훈(Younghoon Lim)" w:date="2026-10-22T17:57:00Z" w16du:dateUtc="2026-10-22T08:57:00Z"/>
                <w:rFonts w:eastAsia="Malgun Gothic" w:cs="Arial"/>
                <w:kern w:val="0"/>
                <w:sz w:val="16"/>
                <w:szCs w:val="16"/>
              </w:rPr>
            </w:pPr>
            <w:del w:id="62" w:author="임영훈(Younghoon Lim)" w:date="2026-10-22T17:57:00Z" w16du:dateUtc="2026-10-22T08:57:00Z">
              <w:r w:rsidRPr="00346674" w:rsidDel="00C45E36">
                <w:rPr>
                  <w:rFonts w:eastAsia="Malgun Gothic" w:cs="Arial"/>
                  <w:b/>
                  <w:bCs/>
                  <w:kern w:val="0"/>
                  <w:sz w:val="16"/>
                  <w:szCs w:val="16"/>
                </w:rPr>
                <w:delText>Description</w:delText>
              </w:r>
            </w:del>
          </w:p>
        </w:tc>
        <w:tc>
          <w:tcPr>
            <w:tcW w:w="1716" w:type="dxa"/>
            <w:tcBorders>
              <w:top w:val="single" w:sz="4" w:space="0" w:color="auto"/>
              <w:left w:val="nil"/>
              <w:bottom w:val="single" w:sz="4" w:space="0" w:color="auto"/>
              <w:right w:val="single" w:sz="4" w:space="0" w:color="auto"/>
            </w:tcBorders>
            <w:shd w:val="clear" w:color="auto" w:fill="D1D1D1" w:themeFill="background2" w:themeFillShade="E6"/>
            <w:vAlign w:val="center"/>
          </w:tcPr>
          <w:p w14:paraId="711740E2" w14:textId="37951618" w:rsidR="00320E1F" w:rsidRPr="00346674" w:rsidDel="00C45E36" w:rsidRDefault="00320E1F">
            <w:pPr>
              <w:ind w:left="0"/>
              <w:jc w:val="center"/>
              <w:rPr>
                <w:del w:id="63" w:author="임영훈(Younghoon Lim)" w:date="2026-10-22T17:57:00Z" w16du:dateUtc="2026-10-22T08:57:00Z"/>
                <w:rFonts w:eastAsia="Malgun Gothic" w:cs="Arial"/>
                <w:kern w:val="0"/>
                <w:sz w:val="16"/>
                <w:szCs w:val="16"/>
              </w:rPr>
            </w:pPr>
            <w:del w:id="64" w:author="임영훈(Younghoon Lim)" w:date="2026-10-22T17:57:00Z" w16du:dateUtc="2026-10-22T08:57:00Z">
              <w:r w:rsidRPr="00346674" w:rsidDel="00C45E36">
                <w:rPr>
                  <w:rFonts w:eastAsia="Malgun Gothic" w:cs="Arial"/>
                  <w:b/>
                  <w:bCs/>
                  <w:kern w:val="0"/>
                  <w:sz w:val="16"/>
                  <w:szCs w:val="16"/>
                </w:rPr>
                <w:delText>Remark</w:delText>
              </w:r>
            </w:del>
          </w:p>
        </w:tc>
      </w:tr>
      <w:tr w:rsidR="00320E1F" w:rsidRPr="00346674" w:rsidDel="00C45E36" w14:paraId="67448B3F" w14:textId="77B5DFA5">
        <w:trPr>
          <w:trHeight w:val="20"/>
          <w:del w:id="65"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hideMark/>
          </w:tcPr>
          <w:p w14:paraId="239D5EA4" w14:textId="47648E5A" w:rsidR="00320E1F" w:rsidRPr="00346674" w:rsidDel="00C45E36" w:rsidRDefault="00320E1F">
            <w:pPr>
              <w:ind w:left="0"/>
              <w:jc w:val="left"/>
              <w:rPr>
                <w:del w:id="66" w:author="임영훈(Younghoon Lim)" w:date="2026-10-22T17:57:00Z" w16du:dateUtc="2026-10-22T08:57:00Z"/>
                <w:rFonts w:eastAsia="Malgun Gothic" w:cs="Arial"/>
                <w:b/>
                <w:bCs/>
                <w:kern w:val="0"/>
                <w:sz w:val="16"/>
                <w:szCs w:val="16"/>
              </w:rPr>
            </w:pPr>
            <w:del w:id="67" w:author="임영훈(Younghoon Lim)" w:date="2026-10-22T17:57:00Z" w16du:dateUtc="2026-10-22T08:57:00Z">
              <w:r w:rsidRPr="00346674" w:rsidDel="00C45E36">
                <w:rPr>
                  <w:rFonts w:eastAsia="Malgun Gothic" w:cs="Arial"/>
                  <w:b/>
                  <w:bCs/>
                  <w:kern w:val="0"/>
                  <w:sz w:val="16"/>
                  <w:szCs w:val="16"/>
                </w:rPr>
                <w:delText>Piping</w:delText>
              </w:r>
            </w:del>
          </w:p>
        </w:tc>
      </w:tr>
      <w:tr w:rsidR="00320E1F" w:rsidRPr="00346674" w:rsidDel="00C45E36" w14:paraId="1232EAD5" w14:textId="15E59C94">
        <w:trPr>
          <w:trHeight w:val="20"/>
          <w:del w:id="68" w:author="임영훈(Younghoon Lim)" w:date="2026-10-22T17:57:00Z"/>
        </w:trPr>
        <w:tc>
          <w:tcPr>
            <w:tcW w:w="963" w:type="dxa"/>
            <w:tcBorders>
              <w:top w:val="nil"/>
              <w:left w:val="single" w:sz="4" w:space="0" w:color="auto"/>
              <w:bottom w:val="single" w:sz="4" w:space="0" w:color="auto"/>
              <w:right w:val="single" w:sz="4" w:space="0" w:color="auto"/>
            </w:tcBorders>
            <w:noWrap/>
            <w:vAlign w:val="center"/>
            <w:hideMark/>
          </w:tcPr>
          <w:p w14:paraId="5E4A8642" w14:textId="33344466" w:rsidR="00320E1F" w:rsidRPr="00346674" w:rsidDel="00C45E36" w:rsidRDefault="007607F1">
            <w:pPr>
              <w:ind w:left="0"/>
              <w:jc w:val="center"/>
              <w:rPr>
                <w:del w:id="69" w:author="임영훈(Younghoon Lim)" w:date="2026-10-22T17:57:00Z" w16du:dateUtc="2026-10-22T08:57:00Z"/>
                <w:rFonts w:eastAsia="Malgun Gothic" w:cs="Arial"/>
                <w:kern w:val="0"/>
                <w:sz w:val="16"/>
                <w:szCs w:val="16"/>
              </w:rPr>
            </w:pPr>
            <w:del w:id="70" w:author="임영훈(Younghoon Lim)" w:date="2026-10-22T17:57:00Z" w16du:dateUtc="2026-10-22T08:57:00Z">
              <w:r w:rsidRPr="005244EC" w:rsidDel="00C45E36">
                <w:rPr>
                  <w:rFonts w:eastAsia="Malgun Gothic" w:cs="Arial"/>
                  <w:kern w:val="0"/>
                  <w:sz w:val="16"/>
                  <w:szCs w:val="16"/>
                </w:rPr>
                <w:delText>1</w:delText>
              </w:r>
            </w:del>
          </w:p>
        </w:tc>
        <w:tc>
          <w:tcPr>
            <w:tcW w:w="6131" w:type="dxa"/>
            <w:tcBorders>
              <w:top w:val="nil"/>
              <w:left w:val="nil"/>
              <w:bottom w:val="single" w:sz="4" w:space="0" w:color="auto"/>
              <w:right w:val="single" w:sz="4" w:space="0" w:color="auto"/>
            </w:tcBorders>
            <w:vAlign w:val="center"/>
            <w:hideMark/>
          </w:tcPr>
          <w:p w14:paraId="6C0D8CDB" w14:textId="2421A9DD" w:rsidR="00320E1F" w:rsidRPr="005244EC" w:rsidDel="00C45E36" w:rsidRDefault="001C0EF0">
            <w:pPr>
              <w:ind w:left="0"/>
              <w:jc w:val="left"/>
              <w:rPr>
                <w:del w:id="71" w:author="임영훈(Younghoon Lim)" w:date="2026-10-22T17:57:00Z" w16du:dateUtc="2026-10-22T08:57:00Z"/>
                <w:rFonts w:eastAsia="Malgun Gothic" w:cs="Arial"/>
                <w:strike/>
                <w:kern w:val="0"/>
                <w:sz w:val="16"/>
                <w:szCs w:val="16"/>
              </w:rPr>
            </w:pPr>
            <w:del w:id="72" w:author="임영훈(Younghoon Lim)" w:date="2026-10-22T17:57:00Z" w16du:dateUtc="2026-10-22T08:57:00Z">
              <w:r w:rsidRPr="00346674" w:rsidDel="00C45E36">
                <w:rPr>
                  <w:rFonts w:eastAsia="Malgun Gothic" w:cs="Arial" w:hint="eastAsia"/>
                  <w:kern w:val="0"/>
                  <w:sz w:val="16"/>
                  <w:szCs w:val="16"/>
                </w:rPr>
                <w:delText>OSBL Plot Plan</w:delText>
              </w:r>
            </w:del>
          </w:p>
        </w:tc>
        <w:tc>
          <w:tcPr>
            <w:tcW w:w="1716" w:type="dxa"/>
            <w:tcBorders>
              <w:top w:val="nil"/>
              <w:left w:val="nil"/>
              <w:bottom w:val="single" w:sz="4" w:space="0" w:color="auto"/>
              <w:right w:val="single" w:sz="4" w:space="0" w:color="auto"/>
            </w:tcBorders>
            <w:noWrap/>
            <w:vAlign w:val="center"/>
            <w:hideMark/>
          </w:tcPr>
          <w:p w14:paraId="5EE1A990" w14:textId="1746E5AB" w:rsidR="00320E1F" w:rsidRPr="005244EC" w:rsidDel="00C45E36" w:rsidRDefault="00320E1F">
            <w:pPr>
              <w:ind w:left="0"/>
              <w:jc w:val="center"/>
              <w:rPr>
                <w:del w:id="73" w:author="임영훈(Younghoon Lim)" w:date="2026-10-22T17:57:00Z" w16du:dateUtc="2026-10-22T08:57:00Z"/>
                <w:rFonts w:eastAsia="Malgun Gothic" w:cs="Arial"/>
                <w:strike/>
                <w:kern w:val="0"/>
                <w:sz w:val="16"/>
                <w:szCs w:val="16"/>
              </w:rPr>
            </w:pPr>
            <w:del w:id="74" w:author="임영훈(Younghoon Lim)" w:date="2026-10-22T17:57:00Z" w16du:dateUtc="2026-10-22T08:57:00Z">
              <w:r w:rsidRPr="005244EC" w:rsidDel="00C45E36">
                <w:rPr>
                  <w:rFonts w:eastAsia="Malgun Gothic" w:cs="Arial" w:hint="eastAsia"/>
                  <w:strike/>
                  <w:kern w:val="0"/>
                  <w:sz w:val="16"/>
                  <w:szCs w:val="16"/>
                </w:rPr>
                <w:delText xml:space="preserve">　</w:delText>
              </w:r>
            </w:del>
          </w:p>
        </w:tc>
      </w:tr>
      <w:tr w:rsidR="00320E1F" w:rsidRPr="00346674" w:rsidDel="00C45E36" w14:paraId="76652010" w14:textId="1AC76C5A">
        <w:trPr>
          <w:trHeight w:val="20"/>
          <w:del w:id="75" w:author="임영훈(Younghoon Lim)" w:date="2026-10-22T17:57:00Z"/>
        </w:trPr>
        <w:tc>
          <w:tcPr>
            <w:tcW w:w="963" w:type="dxa"/>
            <w:tcBorders>
              <w:top w:val="nil"/>
              <w:left w:val="single" w:sz="4" w:space="0" w:color="auto"/>
              <w:bottom w:val="single" w:sz="4" w:space="0" w:color="auto"/>
              <w:right w:val="single" w:sz="4" w:space="0" w:color="auto"/>
            </w:tcBorders>
            <w:noWrap/>
            <w:vAlign w:val="center"/>
            <w:hideMark/>
          </w:tcPr>
          <w:p w14:paraId="5336AA8B" w14:textId="3D19FB04" w:rsidR="00320E1F" w:rsidRPr="00346674" w:rsidDel="00C45E36" w:rsidRDefault="007607F1">
            <w:pPr>
              <w:ind w:left="0"/>
              <w:jc w:val="center"/>
              <w:rPr>
                <w:del w:id="76" w:author="임영훈(Younghoon Lim)" w:date="2026-10-22T17:57:00Z" w16du:dateUtc="2026-10-22T08:57:00Z"/>
                <w:rFonts w:eastAsia="Malgun Gothic" w:cs="Arial"/>
                <w:kern w:val="0"/>
                <w:sz w:val="16"/>
                <w:szCs w:val="16"/>
              </w:rPr>
            </w:pPr>
            <w:del w:id="77" w:author="임영훈(Younghoon Lim)" w:date="2026-10-22T17:57:00Z" w16du:dateUtc="2026-10-22T08:57:00Z">
              <w:r w:rsidRPr="005244EC" w:rsidDel="00C45E36">
                <w:rPr>
                  <w:rFonts w:eastAsia="Malgun Gothic" w:cs="Arial"/>
                  <w:kern w:val="0"/>
                  <w:sz w:val="16"/>
                  <w:szCs w:val="16"/>
                </w:rPr>
                <w:delText>2</w:delText>
              </w:r>
            </w:del>
          </w:p>
        </w:tc>
        <w:tc>
          <w:tcPr>
            <w:tcW w:w="6131" w:type="dxa"/>
            <w:tcBorders>
              <w:top w:val="nil"/>
              <w:left w:val="nil"/>
              <w:bottom w:val="single" w:sz="4" w:space="0" w:color="auto"/>
              <w:right w:val="single" w:sz="4" w:space="0" w:color="auto"/>
            </w:tcBorders>
            <w:vAlign w:val="center"/>
            <w:hideMark/>
          </w:tcPr>
          <w:p w14:paraId="733987DC" w14:textId="59BC54AF" w:rsidR="00320E1F" w:rsidRPr="00346674" w:rsidDel="00C45E36" w:rsidRDefault="00320E1F">
            <w:pPr>
              <w:ind w:left="0"/>
              <w:jc w:val="left"/>
              <w:rPr>
                <w:del w:id="78" w:author="임영훈(Younghoon Lim)" w:date="2026-10-22T17:57:00Z" w16du:dateUtc="2026-10-22T08:57:00Z"/>
                <w:rFonts w:eastAsia="Malgun Gothic" w:cs="Arial"/>
                <w:kern w:val="0"/>
                <w:sz w:val="16"/>
                <w:szCs w:val="16"/>
              </w:rPr>
            </w:pPr>
            <w:del w:id="79" w:author="임영훈(Younghoon Lim)" w:date="2026-10-22T17:57:00Z" w16du:dateUtc="2026-10-22T08:57:00Z">
              <w:r w:rsidRPr="005244EC" w:rsidDel="00C45E36">
                <w:rPr>
                  <w:rFonts w:eastAsia="Malgun Gothic" w:cs="Arial"/>
                  <w:kern w:val="0"/>
                  <w:sz w:val="16"/>
                  <w:szCs w:val="16"/>
                </w:rPr>
                <w:delText>Tie-in List</w:delText>
              </w:r>
            </w:del>
          </w:p>
        </w:tc>
        <w:tc>
          <w:tcPr>
            <w:tcW w:w="1716" w:type="dxa"/>
            <w:tcBorders>
              <w:top w:val="nil"/>
              <w:left w:val="nil"/>
              <w:bottom w:val="single" w:sz="4" w:space="0" w:color="auto"/>
              <w:right w:val="single" w:sz="4" w:space="0" w:color="auto"/>
            </w:tcBorders>
            <w:noWrap/>
            <w:vAlign w:val="center"/>
            <w:hideMark/>
          </w:tcPr>
          <w:p w14:paraId="011DFC4F" w14:textId="74667C9C" w:rsidR="00320E1F" w:rsidRPr="005244EC" w:rsidDel="00C45E36" w:rsidRDefault="00320E1F">
            <w:pPr>
              <w:ind w:left="0"/>
              <w:jc w:val="center"/>
              <w:rPr>
                <w:del w:id="80" w:author="임영훈(Younghoon Lim)" w:date="2026-10-22T17:57:00Z" w16du:dateUtc="2026-10-22T08:57:00Z"/>
                <w:rFonts w:eastAsia="Malgun Gothic" w:cs="Arial"/>
                <w:strike/>
                <w:kern w:val="0"/>
                <w:sz w:val="16"/>
                <w:szCs w:val="16"/>
              </w:rPr>
            </w:pPr>
            <w:del w:id="81" w:author="임영훈(Younghoon Lim)" w:date="2026-10-22T17:57:00Z" w16du:dateUtc="2026-10-22T08:57:00Z">
              <w:r w:rsidRPr="005244EC" w:rsidDel="00C45E36">
                <w:rPr>
                  <w:rFonts w:eastAsia="Malgun Gothic" w:cs="Arial" w:hint="eastAsia"/>
                  <w:strike/>
                  <w:kern w:val="0"/>
                  <w:sz w:val="16"/>
                  <w:szCs w:val="16"/>
                </w:rPr>
                <w:delText xml:space="preserve">　</w:delText>
              </w:r>
            </w:del>
          </w:p>
        </w:tc>
      </w:tr>
      <w:tr w:rsidR="00320E1F" w:rsidRPr="00346674" w:rsidDel="00C45E36" w14:paraId="715AC3D2" w14:textId="66B9300E">
        <w:trPr>
          <w:trHeight w:val="20"/>
          <w:del w:id="82" w:author="임영훈(Younghoon Lim)" w:date="2026-10-22T17:57:00Z"/>
        </w:trPr>
        <w:tc>
          <w:tcPr>
            <w:tcW w:w="963" w:type="dxa"/>
            <w:tcBorders>
              <w:top w:val="nil"/>
              <w:left w:val="single" w:sz="4" w:space="0" w:color="auto"/>
              <w:bottom w:val="single" w:sz="4" w:space="0" w:color="auto"/>
              <w:right w:val="single" w:sz="4" w:space="0" w:color="auto"/>
            </w:tcBorders>
            <w:noWrap/>
            <w:vAlign w:val="center"/>
            <w:hideMark/>
          </w:tcPr>
          <w:p w14:paraId="0573478B" w14:textId="2EFD8384" w:rsidR="00320E1F" w:rsidRPr="00346674" w:rsidDel="00C45E36" w:rsidRDefault="007607F1">
            <w:pPr>
              <w:ind w:left="0"/>
              <w:jc w:val="center"/>
              <w:rPr>
                <w:del w:id="83" w:author="임영훈(Younghoon Lim)" w:date="2026-10-22T17:57:00Z" w16du:dateUtc="2026-10-22T08:57:00Z"/>
                <w:rFonts w:eastAsia="Malgun Gothic" w:cs="Arial"/>
                <w:kern w:val="0"/>
                <w:sz w:val="16"/>
                <w:szCs w:val="16"/>
              </w:rPr>
            </w:pPr>
            <w:del w:id="84" w:author="임영훈(Younghoon Lim)" w:date="2026-10-22T17:57:00Z" w16du:dateUtc="2026-10-22T08:57:00Z">
              <w:r w:rsidRPr="005244EC" w:rsidDel="00C45E36">
                <w:rPr>
                  <w:rFonts w:eastAsia="Malgun Gothic" w:cs="Arial"/>
                  <w:kern w:val="0"/>
                  <w:sz w:val="16"/>
                  <w:szCs w:val="16"/>
                </w:rPr>
                <w:delText>3</w:delText>
              </w:r>
            </w:del>
          </w:p>
        </w:tc>
        <w:tc>
          <w:tcPr>
            <w:tcW w:w="6131" w:type="dxa"/>
            <w:tcBorders>
              <w:top w:val="nil"/>
              <w:left w:val="nil"/>
              <w:bottom w:val="single" w:sz="4" w:space="0" w:color="auto"/>
              <w:right w:val="single" w:sz="4" w:space="0" w:color="auto"/>
            </w:tcBorders>
            <w:vAlign w:val="center"/>
            <w:hideMark/>
          </w:tcPr>
          <w:p w14:paraId="328C65DB" w14:textId="17922DBC" w:rsidR="00320E1F" w:rsidRPr="00346674" w:rsidDel="00C45E36" w:rsidRDefault="00320E1F">
            <w:pPr>
              <w:ind w:left="0"/>
              <w:jc w:val="left"/>
              <w:rPr>
                <w:del w:id="85" w:author="임영훈(Younghoon Lim)" w:date="2026-10-22T17:57:00Z" w16du:dateUtc="2026-10-22T08:57:00Z"/>
                <w:rFonts w:eastAsia="Malgun Gothic" w:cs="Arial"/>
                <w:kern w:val="0"/>
                <w:sz w:val="16"/>
                <w:szCs w:val="16"/>
              </w:rPr>
            </w:pPr>
            <w:del w:id="86" w:author="임영훈(Younghoon Lim)" w:date="2026-10-22T17:57:00Z" w16du:dateUtc="2026-10-22T08:57:00Z">
              <w:r w:rsidRPr="00346674" w:rsidDel="00C45E36">
                <w:rPr>
                  <w:rFonts w:eastAsia="Malgun Gothic" w:cs="Arial"/>
                  <w:kern w:val="0"/>
                  <w:sz w:val="16"/>
                  <w:szCs w:val="16"/>
                </w:rPr>
                <w:delText>Piping Material Specification</w:delText>
              </w:r>
            </w:del>
          </w:p>
        </w:tc>
        <w:tc>
          <w:tcPr>
            <w:tcW w:w="1716" w:type="dxa"/>
            <w:tcBorders>
              <w:top w:val="nil"/>
              <w:left w:val="nil"/>
              <w:bottom w:val="single" w:sz="4" w:space="0" w:color="auto"/>
              <w:right w:val="single" w:sz="4" w:space="0" w:color="auto"/>
            </w:tcBorders>
            <w:noWrap/>
            <w:vAlign w:val="center"/>
            <w:hideMark/>
          </w:tcPr>
          <w:p w14:paraId="4F2C4B8A" w14:textId="0B2A0973" w:rsidR="00320E1F" w:rsidRPr="005244EC" w:rsidDel="00C45E36" w:rsidRDefault="00320E1F">
            <w:pPr>
              <w:ind w:left="0"/>
              <w:jc w:val="center"/>
              <w:rPr>
                <w:del w:id="87" w:author="임영훈(Younghoon Lim)" w:date="2026-10-22T17:57:00Z" w16du:dateUtc="2026-10-22T08:57:00Z"/>
                <w:rFonts w:eastAsia="Malgun Gothic" w:cs="Arial"/>
                <w:strike/>
                <w:kern w:val="0"/>
                <w:sz w:val="16"/>
                <w:szCs w:val="16"/>
              </w:rPr>
            </w:pPr>
            <w:del w:id="88" w:author="임영훈(Younghoon Lim)" w:date="2026-10-22T17:57:00Z" w16du:dateUtc="2026-10-22T08:57:00Z">
              <w:r w:rsidRPr="005244EC" w:rsidDel="00C45E36">
                <w:rPr>
                  <w:rFonts w:eastAsia="Malgun Gothic" w:cs="Arial" w:hint="eastAsia"/>
                  <w:strike/>
                  <w:kern w:val="0"/>
                  <w:sz w:val="16"/>
                  <w:szCs w:val="16"/>
                </w:rPr>
                <w:delText xml:space="preserve">　</w:delText>
              </w:r>
            </w:del>
          </w:p>
        </w:tc>
      </w:tr>
      <w:tr w:rsidR="00320E1F" w:rsidRPr="00346674" w:rsidDel="00C45E36" w14:paraId="2E7EC543" w14:textId="6D7F7D83">
        <w:trPr>
          <w:trHeight w:val="20"/>
          <w:del w:id="89"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hideMark/>
          </w:tcPr>
          <w:p w14:paraId="44B6A904" w14:textId="5AEA6708" w:rsidR="00320E1F" w:rsidRPr="00346674" w:rsidDel="00C45E36" w:rsidRDefault="00320E1F">
            <w:pPr>
              <w:ind w:left="0"/>
              <w:jc w:val="left"/>
              <w:rPr>
                <w:del w:id="90" w:author="임영훈(Younghoon Lim)" w:date="2026-10-22T17:57:00Z" w16du:dateUtc="2026-10-22T08:57:00Z"/>
                <w:rFonts w:eastAsia="Malgun Gothic" w:cs="Arial"/>
                <w:b/>
                <w:bCs/>
                <w:kern w:val="0"/>
                <w:sz w:val="16"/>
                <w:szCs w:val="16"/>
              </w:rPr>
            </w:pPr>
            <w:del w:id="91" w:author="임영훈(Younghoon Lim)" w:date="2026-10-22T17:57:00Z" w16du:dateUtc="2026-10-22T08:57:00Z">
              <w:r w:rsidRPr="00346674" w:rsidDel="00C45E36">
                <w:rPr>
                  <w:rFonts w:eastAsia="Malgun Gothic" w:cs="Arial"/>
                  <w:b/>
                  <w:bCs/>
                  <w:kern w:val="0"/>
                  <w:sz w:val="16"/>
                  <w:szCs w:val="16"/>
                </w:rPr>
                <w:delText>Modularization</w:delText>
              </w:r>
            </w:del>
          </w:p>
        </w:tc>
      </w:tr>
      <w:tr w:rsidR="00320E1F" w:rsidRPr="00346674" w:rsidDel="00C45E36" w14:paraId="42336134" w14:textId="7DF6370E">
        <w:trPr>
          <w:trHeight w:val="20"/>
          <w:del w:id="92" w:author="임영훈(Younghoon Lim)" w:date="2026-10-22T17:57:00Z"/>
        </w:trPr>
        <w:tc>
          <w:tcPr>
            <w:tcW w:w="963" w:type="dxa"/>
            <w:tcBorders>
              <w:top w:val="nil"/>
              <w:left w:val="single" w:sz="4" w:space="0" w:color="auto"/>
              <w:bottom w:val="single" w:sz="4" w:space="0" w:color="auto"/>
              <w:right w:val="single" w:sz="4" w:space="0" w:color="auto"/>
            </w:tcBorders>
            <w:noWrap/>
            <w:vAlign w:val="center"/>
            <w:hideMark/>
          </w:tcPr>
          <w:p w14:paraId="506267C4" w14:textId="28006E7F" w:rsidR="00320E1F" w:rsidRPr="00346674" w:rsidDel="00C45E36" w:rsidRDefault="00320E1F">
            <w:pPr>
              <w:ind w:left="0"/>
              <w:jc w:val="center"/>
              <w:rPr>
                <w:del w:id="93" w:author="임영훈(Younghoon Lim)" w:date="2026-10-22T17:57:00Z" w16du:dateUtc="2026-10-22T08:57:00Z"/>
                <w:rFonts w:eastAsia="Malgun Gothic" w:cs="Arial"/>
                <w:kern w:val="0"/>
                <w:sz w:val="16"/>
                <w:szCs w:val="16"/>
              </w:rPr>
            </w:pPr>
            <w:del w:id="94" w:author="임영훈(Younghoon Lim)" w:date="2026-10-22T17:57:00Z" w16du:dateUtc="2026-10-22T08:57:00Z">
              <w:r w:rsidRPr="00346674" w:rsidDel="00C45E36">
                <w:rPr>
                  <w:rFonts w:eastAsia="Malgun Gothic" w:cs="Arial"/>
                  <w:kern w:val="0"/>
                  <w:sz w:val="16"/>
                  <w:szCs w:val="16"/>
                </w:rPr>
                <w:delText>1</w:delText>
              </w:r>
            </w:del>
          </w:p>
        </w:tc>
        <w:tc>
          <w:tcPr>
            <w:tcW w:w="6131" w:type="dxa"/>
            <w:tcBorders>
              <w:top w:val="nil"/>
              <w:left w:val="nil"/>
              <w:bottom w:val="single" w:sz="4" w:space="0" w:color="auto"/>
              <w:right w:val="single" w:sz="4" w:space="0" w:color="auto"/>
            </w:tcBorders>
            <w:noWrap/>
            <w:vAlign w:val="center"/>
            <w:hideMark/>
          </w:tcPr>
          <w:p w14:paraId="6A33AE88" w14:textId="7A9A1BEE" w:rsidR="00320E1F" w:rsidRPr="00346674" w:rsidDel="00C45E36" w:rsidRDefault="00320E1F">
            <w:pPr>
              <w:ind w:left="0"/>
              <w:jc w:val="left"/>
              <w:rPr>
                <w:del w:id="95" w:author="임영훈(Younghoon Lim)" w:date="2026-10-22T17:57:00Z" w16du:dateUtc="2026-10-22T08:57:00Z"/>
                <w:rFonts w:eastAsia="Malgun Gothic" w:cs="Arial"/>
                <w:kern w:val="0"/>
                <w:sz w:val="16"/>
                <w:szCs w:val="16"/>
              </w:rPr>
            </w:pPr>
            <w:del w:id="96" w:author="임영훈(Younghoon Lim)" w:date="2026-10-22T17:57:00Z" w16du:dateUtc="2026-10-22T08:57:00Z">
              <w:r w:rsidRPr="00346674" w:rsidDel="00C45E36">
                <w:rPr>
                  <w:rFonts w:eastAsia="Malgun Gothic" w:cs="Arial"/>
                  <w:kern w:val="0"/>
                  <w:sz w:val="16"/>
                  <w:szCs w:val="16"/>
                </w:rPr>
                <w:delText>Modularization Feasibility Review Report</w:delText>
              </w:r>
            </w:del>
          </w:p>
        </w:tc>
        <w:tc>
          <w:tcPr>
            <w:tcW w:w="1716" w:type="dxa"/>
            <w:tcBorders>
              <w:top w:val="nil"/>
              <w:left w:val="nil"/>
              <w:bottom w:val="single" w:sz="4" w:space="0" w:color="auto"/>
              <w:right w:val="single" w:sz="4" w:space="0" w:color="auto"/>
            </w:tcBorders>
            <w:noWrap/>
            <w:vAlign w:val="center"/>
            <w:hideMark/>
          </w:tcPr>
          <w:p w14:paraId="5BBB7990" w14:textId="64AA8D28" w:rsidR="00320E1F" w:rsidRPr="00346674" w:rsidDel="00C45E36" w:rsidRDefault="00320E1F">
            <w:pPr>
              <w:ind w:left="0"/>
              <w:jc w:val="center"/>
              <w:rPr>
                <w:del w:id="97" w:author="임영훈(Younghoon Lim)" w:date="2026-10-22T17:57:00Z" w16du:dateUtc="2026-10-22T08:57:00Z"/>
                <w:rFonts w:eastAsia="Malgun Gothic" w:cs="Arial"/>
                <w:kern w:val="0"/>
                <w:sz w:val="16"/>
                <w:szCs w:val="16"/>
              </w:rPr>
            </w:pPr>
            <w:del w:id="98" w:author="임영훈(Younghoon Lim)" w:date="2026-10-22T17:57:00Z" w16du:dateUtc="2026-10-22T08:57:00Z">
              <w:r w:rsidRPr="00346674" w:rsidDel="00C45E36">
                <w:rPr>
                  <w:rFonts w:eastAsia="Malgun Gothic" w:cs="Arial"/>
                  <w:kern w:val="0"/>
                  <w:sz w:val="16"/>
                  <w:szCs w:val="16"/>
                </w:rPr>
                <w:delText xml:space="preserve">　</w:delText>
              </w:r>
            </w:del>
          </w:p>
        </w:tc>
      </w:tr>
    </w:tbl>
    <w:p w14:paraId="48E696D3" w14:textId="69AB1A21" w:rsidR="00320E1F" w:rsidRPr="00346674" w:rsidDel="00C45E36" w:rsidRDefault="00320E1F" w:rsidP="00FC50AC">
      <w:pPr>
        <w:rPr>
          <w:del w:id="99" w:author="임영훈(Younghoon Lim)" w:date="2026-10-22T17:57:00Z" w16du:dateUtc="2026-10-22T08:57:00Z"/>
        </w:rPr>
      </w:pPr>
    </w:p>
    <w:p w14:paraId="602108E9" w14:textId="2EE34AC1" w:rsidR="00186802" w:rsidRPr="00346674" w:rsidDel="00C45E36" w:rsidRDefault="00186802" w:rsidP="009C2E68">
      <w:pPr>
        <w:rPr>
          <w:del w:id="100" w:author="임영훈(Younghoon Lim)" w:date="2026-10-22T17:57:00Z" w16du:dateUtc="2026-10-22T08:57:00Z"/>
          <w:u w:val="single"/>
        </w:rPr>
      </w:pPr>
      <w:del w:id="101" w:author="임영훈(Younghoon Lim)" w:date="2026-10-22T17:57:00Z" w16du:dateUtc="2026-10-22T08:57:00Z">
        <w:r w:rsidRPr="00346674" w:rsidDel="00C45E36">
          <w:rPr>
            <w:u w:val="single"/>
          </w:rPr>
          <w:delText>Supporting Engineering Documents for the Basis of Estimate</w:delText>
        </w:r>
        <w:r w:rsidR="006E29D5" w:rsidRPr="00346674" w:rsidDel="00C45E36">
          <w:rPr>
            <w:rFonts w:hint="eastAsia"/>
            <w:u w:val="single"/>
          </w:rPr>
          <w:delText>(BOE)</w:delText>
        </w:r>
      </w:del>
    </w:p>
    <w:p w14:paraId="1CB1CFF2" w14:textId="490C46ED" w:rsidR="009C2E68" w:rsidRPr="00346674" w:rsidDel="00C45E36" w:rsidRDefault="00EF24EA" w:rsidP="009C2E68">
      <w:pPr>
        <w:rPr>
          <w:del w:id="102" w:author="임영훈(Younghoon Lim)" w:date="2026-10-22T17:57:00Z" w16du:dateUtc="2026-10-22T08:57:00Z"/>
        </w:rPr>
      </w:pPr>
      <w:del w:id="103" w:author="임영훈(Younghoon Lim)" w:date="2026-10-22T17:57:00Z" w16du:dateUtc="2026-10-22T08:57:00Z">
        <w:r w:rsidRPr="00346674" w:rsidDel="00C45E36">
          <w:delText xml:space="preserve">Upon submission of the LSTK </w:delText>
        </w:r>
        <w:r w:rsidR="00B522EA" w:rsidDel="00C45E36">
          <w:rPr>
            <w:rFonts w:hint="eastAsia"/>
          </w:rPr>
          <w:delText>EPC Estimate</w:delText>
        </w:r>
        <w:r w:rsidRPr="00346674" w:rsidDel="00C45E36">
          <w:delText xml:space="preserve">, the Bidder </w:delText>
        </w:r>
        <w:r w:rsidR="00A33605" w:rsidRPr="00346674" w:rsidDel="00C45E36">
          <w:rPr>
            <w:rFonts w:hint="eastAsia"/>
          </w:rPr>
          <w:delText>wi</w:delText>
        </w:r>
        <w:r w:rsidRPr="00346674" w:rsidDel="00C45E36">
          <w:delText xml:space="preserve">ll submit the Basis of Estimation to the Employer. </w:delText>
        </w:r>
        <w:r w:rsidR="009C2E68" w:rsidRPr="00346674" w:rsidDel="00C45E36">
          <w:delText>Given the schedule-driven nature of the Project and the limited three (3)-month duration of Phase 1, engineering deliverables will be minimized and focused on supporting the cost estimation and EPC conversion strategy.</w:delText>
        </w:r>
        <w:r w:rsidR="009C2E68" w:rsidRPr="00346674" w:rsidDel="00C45E36">
          <w:rPr>
            <w:rFonts w:hint="eastAsia"/>
          </w:rPr>
          <w:delText xml:space="preserve"> </w:delText>
        </w:r>
        <w:r w:rsidR="009C2E68" w:rsidRPr="00346674" w:rsidDel="00C45E36">
          <w:delText>Relevant supporting engineering documents developed during Phase 1 will be attached to the Basis of Estimation and submitted to the Employer for information only, and not for approval.</w:delText>
        </w:r>
      </w:del>
    </w:p>
    <w:p w14:paraId="468F5D78" w14:textId="4E51A2D1" w:rsidR="00F51BB2" w:rsidRPr="00346674" w:rsidDel="00C45E36" w:rsidRDefault="00F51BB2" w:rsidP="00E01F4E">
      <w:pPr>
        <w:rPr>
          <w:del w:id="104" w:author="임영훈(Younghoon Lim)" w:date="2026-10-22T17:57:00Z" w16du:dateUtc="2026-10-22T08:57:00Z"/>
        </w:rPr>
      </w:pPr>
      <w:del w:id="105" w:author="임영훈(Younghoon Lim)" w:date="2026-10-22T17:57:00Z" w16du:dateUtc="2026-10-22T08:57:00Z">
        <w:r w:rsidRPr="00346674" w:rsidDel="00C45E36">
          <w:delText>The supporting engineering documents to be included with the Basis of Cost Estimation are listed below.</w:delText>
        </w:r>
      </w:del>
    </w:p>
    <w:p w14:paraId="711E9A2F" w14:textId="2CDFFE20" w:rsidR="00661659" w:rsidRPr="00346674" w:rsidDel="00C45E36" w:rsidRDefault="00661659" w:rsidP="00FC50AC">
      <w:pPr>
        <w:rPr>
          <w:del w:id="106" w:author="임영훈(Younghoon Lim)" w:date="2026-10-22T17:57:00Z" w16du:dateUtc="2026-10-22T08:57:00Z"/>
        </w:rPr>
      </w:pPr>
    </w:p>
    <w:tbl>
      <w:tblPr>
        <w:tblW w:w="8810" w:type="dxa"/>
        <w:tblInd w:w="562" w:type="dxa"/>
        <w:tblCellMar>
          <w:left w:w="99" w:type="dxa"/>
          <w:right w:w="99" w:type="dxa"/>
        </w:tblCellMar>
        <w:tblLook w:val="04A0" w:firstRow="1" w:lastRow="0" w:firstColumn="1" w:lastColumn="0" w:noHBand="0" w:noVBand="1"/>
      </w:tblPr>
      <w:tblGrid>
        <w:gridCol w:w="1185"/>
        <w:gridCol w:w="6229"/>
        <w:gridCol w:w="1396"/>
      </w:tblGrid>
      <w:tr w:rsidR="00A047BB" w:rsidRPr="00346674" w:rsidDel="00C45E36" w14:paraId="515382DA" w14:textId="43769300" w:rsidTr="005244EC">
        <w:trPr>
          <w:trHeight w:val="20"/>
          <w:tblHeader/>
          <w:del w:id="107" w:author="임영훈(Younghoon Lim)" w:date="2026-10-22T17:57:00Z"/>
        </w:trPr>
        <w:tc>
          <w:tcPr>
            <w:tcW w:w="7414"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center"/>
            <w:hideMark/>
          </w:tcPr>
          <w:p w14:paraId="119A17D4" w14:textId="272896EB" w:rsidR="00A047BB" w:rsidRPr="00346674" w:rsidDel="00C45E36" w:rsidRDefault="00A047BB" w:rsidP="00A047BB">
            <w:pPr>
              <w:ind w:left="0"/>
              <w:jc w:val="center"/>
              <w:rPr>
                <w:del w:id="108" w:author="임영훈(Younghoon Lim)" w:date="2026-10-22T17:57:00Z" w16du:dateUtc="2026-10-22T08:57:00Z"/>
                <w:rFonts w:eastAsia="Malgun Gothic" w:cs="Arial"/>
                <w:b/>
                <w:bCs/>
                <w:kern w:val="0"/>
                <w:sz w:val="16"/>
                <w:szCs w:val="16"/>
              </w:rPr>
            </w:pPr>
            <w:del w:id="109" w:author="임영훈(Younghoon Lim)" w:date="2026-10-22T17:57:00Z" w16du:dateUtc="2026-10-22T08:57:00Z">
              <w:r w:rsidRPr="00346674" w:rsidDel="00C45E36">
                <w:rPr>
                  <w:rFonts w:eastAsia="Malgun Gothic" w:cs="Arial"/>
                  <w:b/>
                  <w:bCs/>
                  <w:kern w:val="0"/>
                  <w:sz w:val="16"/>
                  <w:szCs w:val="16"/>
                </w:rPr>
                <w:delText>Description</w:delText>
              </w:r>
            </w:del>
          </w:p>
        </w:tc>
        <w:tc>
          <w:tcPr>
            <w:tcW w:w="1396"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5F90CE9F" w14:textId="3BF51014" w:rsidR="00A047BB" w:rsidRPr="00346674" w:rsidDel="00C45E36" w:rsidRDefault="00A047BB" w:rsidP="00AE40ED">
            <w:pPr>
              <w:ind w:left="0"/>
              <w:jc w:val="center"/>
              <w:rPr>
                <w:del w:id="110" w:author="임영훈(Younghoon Lim)" w:date="2026-10-22T17:57:00Z" w16du:dateUtc="2026-10-22T08:57:00Z"/>
                <w:rFonts w:eastAsia="Malgun Gothic" w:cs="Arial"/>
                <w:b/>
                <w:bCs/>
                <w:kern w:val="0"/>
                <w:sz w:val="16"/>
                <w:szCs w:val="16"/>
              </w:rPr>
            </w:pPr>
            <w:del w:id="111" w:author="임영훈(Younghoon Lim)" w:date="2026-10-22T17:57:00Z" w16du:dateUtc="2026-10-22T08:57:00Z">
              <w:r w:rsidRPr="00346674" w:rsidDel="00C45E36">
                <w:rPr>
                  <w:rFonts w:eastAsia="Malgun Gothic" w:cs="Arial"/>
                  <w:b/>
                  <w:bCs/>
                  <w:kern w:val="0"/>
                  <w:sz w:val="16"/>
                  <w:szCs w:val="16"/>
                </w:rPr>
                <w:delText>Remark</w:delText>
              </w:r>
            </w:del>
          </w:p>
        </w:tc>
      </w:tr>
      <w:tr w:rsidR="00EA6952" w:rsidRPr="00346674" w:rsidDel="00C45E36" w14:paraId="0D6D4BBD" w14:textId="33EC3550" w:rsidTr="00172A01">
        <w:trPr>
          <w:trHeight w:val="20"/>
          <w:del w:id="112"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hideMark/>
          </w:tcPr>
          <w:p w14:paraId="3A91FB95" w14:textId="07D93C55" w:rsidR="00EA6952" w:rsidRPr="00346674" w:rsidDel="00C45E36" w:rsidRDefault="00EA6952" w:rsidP="00EA6952">
            <w:pPr>
              <w:ind w:left="0"/>
              <w:jc w:val="left"/>
              <w:rPr>
                <w:del w:id="113" w:author="임영훈(Younghoon Lim)" w:date="2026-10-22T17:57:00Z" w16du:dateUtc="2026-10-22T08:57:00Z"/>
                <w:rFonts w:eastAsia="Malgun Gothic" w:cs="Arial"/>
                <w:b/>
                <w:bCs/>
                <w:kern w:val="0"/>
                <w:sz w:val="16"/>
                <w:szCs w:val="16"/>
              </w:rPr>
            </w:pPr>
            <w:del w:id="114" w:author="임영훈(Younghoon Lim)" w:date="2026-10-22T17:57:00Z" w16du:dateUtc="2026-10-22T08:57:00Z">
              <w:r w:rsidRPr="00346674" w:rsidDel="00C45E36">
                <w:rPr>
                  <w:rFonts w:eastAsia="Malgun Gothic" w:cs="Arial"/>
                  <w:b/>
                  <w:bCs/>
                  <w:kern w:val="0"/>
                  <w:sz w:val="16"/>
                  <w:szCs w:val="16"/>
                </w:rPr>
                <w:delText>Process</w:delText>
              </w:r>
            </w:del>
          </w:p>
        </w:tc>
      </w:tr>
      <w:tr w:rsidR="00134427" w:rsidRPr="00346674" w:rsidDel="00C45E36" w14:paraId="37426D14" w14:textId="5C974E9D" w:rsidTr="005244EC">
        <w:trPr>
          <w:trHeight w:val="20"/>
          <w:del w:id="115"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7496C3D" w14:textId="53E93D9A" w:rsidR="00134427" w:rsidRPr="00346674" w:rsidDel="00C45E36" w:rsidRDefault="008052C5" w:rsidP="00AE40ED">
            <w:pPr>
              <w:ind w:left="0"/>
              <w:jc w:val="center"/>
              <w:rPr>
                <w:del w:id="116" w:author="임영훈(Younghoon Lim)" w:date="2026-10-22T17:57:00Z" w16du:dateUtc="2026-10-22T08:57:00Z"/>
                <w:rFonts w:eastAsia="Malgun Gothic" w:cs="Arial"/>
                <w:kern w:val="0"/>
                <w:sz w:val="16"/>
                <w:szCs w:val="16"/>
              </w:rPr>
            </w:pPr>
            <w:del w:id="117"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46CA1D14" w14:textId="624B1D4E" w:rsidR="00134427" w:rsidRPr="00346674" w:rsidDel="00C45E36" w:rsidRDefault="00F6139A" w:rsidP="00AE40ED">
            <w:pPr>
              <w:ind w:left="0"/>
              <w:jc w:val="left"/>
              <w:rPr>
                <w:del w:id="118" w:author="임영훈(Younghoon Lim)" w:date="2026-10-22T17:57:00Z" w16du:dateUtc="2026-10-22T08:57:00Z"/>
                <w:rFonts w:eastAsia="Malgun Gothic" w:cs="Arial"/>
                <w:kern w:val="0"/>
                <w:sz w:val="16"/>
                <w:szCs w:val="16"/>
              </w:rPr>
            </w:pPr>
            <w:del w:id="119" w:author="임영훈(Younghoon Lim)" w:date="2026-10-22T17:57:00Z" w16du:dateUtc="2026-10-22T08:57:00Z">
              <w:r w:rsidRPr="00346674" w:rsidDel="00C45E36">
                <w:rPr>
                  <w:rFonts w:eastAsia="Malgun Gothic" w:cs="Arial"/>
                  <w:kern w:val="0"/>
                  <w:sz w:val="16"/>
                  <w:szCs w:val="16"/>
                </w:rPr>
                <w:delText>Utility Flow Diagram (UFD)</w:delText>
              </w:r>
            </w:del>
          </w:p>
        </w:tc>
        <w:tc>
          <w:tcPr>
            <w:tcW w:w="1396" w:type="dxa"/>
            <w:tcBorders>
              <w:top w:val="nil"/>
              <w:left w:val="nil"/>
              <w:bottom w:val="single" w:sz="4" w:space="0" w:color="auto"/>
              <w:right w:val="single" w:sz="4" w:space="0" w:color="auto"/>
            </w:tcBorders>
            <w:vAlign w:val="center"/>
          </w:tcPr>
          <w:p w14:paraId="52CA5597" w14:textId="76B0180B" w:rsidR="00134427" w:rsidRPr="00346674" w:rsidDel="00C45E36" w:rsidRDefault="00134427" w:rsidP="00AE40ED">
            <w:pPr>
              <w:ind w:left="0"/>
              <w:jc w:val="center"/>
              <w:rPr>
                <w:del w:id="120" w:author="임영훈(Younghoon Lim)" w:date="2026-10-22T17:57:00Z" w16du:dateUtc="2026-10-22T08:57:00Z"/>
                <w:rFonts w:eastAsia="Malgun Gothic" w:cs="Arial"/>
                <w:kern w:val="0"/>
                <w:sz w:val="16"/>
                <w:szCs w:val="16"/>
              </w:rPr>
            </w:pPr>
          </w:p>
        </w:tc>
      </w:tr>
      <w:tr w:rsidR="00134427" w:rsidRPr="00346674" w:rsidDel="00C45E36" w14:paraId="7168F69F" w14:textId="7D7437E5" w:rsidTr="005244EC">
        <w:trPr>
          <w:trHeight w:val="20"/>
          <w:del w:id="121"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A5F6F56" w14:textId="77130087" w:rsidR="00134427" w:rsidRPr="00346674" w:rsidDel="00C45E36" w:rsidRDefault="008052C5" w:rsidP="00AE40ED">
            <w:pPr>
              <w:ind w:left="0"/>
              <w:jc w:val="center"/>
              <w:rPr>
                <w:del w:id="122" w:author="임영훈(Younghoon Lim)" w:date="2026-10-22T17:57:00Z" w16du:dateUtc="2026-10-22T08:57:00Z"/>
                <w:rFonts w:eastAsia="Malgun Gothic" w:cs="Arial"/>
                <w:kern w:val="0"/>
                <w:sz w:val="16"/>
                <w:szCs w:val="16"/>
              </w:rPr>
            </w:pPr>
            <w:del w:id="123"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0A3EEC45" w14:textId="674C0EDC" w:rsidR="00134427" w:rsidRPr="00346674" w:rsidDel="00C45E36" w:rsidRDefault="00420B27" w:rsidP="00AE40ED">
            <w:pPr>
              <w:ind w:left="0"/>
              <w:jc w:val="left"/>
              <w:rPr>
                <w:del w:id="124" w:author="임영훈(Younghoon Lim)" w:date="2026-10-22T17:57:00Z" w16du:dateUtc="2026-10-22T08:57:00Z"/>
                <w:rFonts w:eastAsia="Malgun Gothic" w:cs="Arial"/>
                <w:kern w:val="0"/>
                <w:sz w:val="16"/>
                <w:szCs w:val="16"/>
              </w:rPr>
            </w:pPr>
            <w:del w:id="125" w:author="임영훈(Younghoon Lim)" w:date="2026-10-22T17:57:00Z" w16du:dateUtc="2026-10-22T08:57:00Z">
              <w:r w:rsidRPr="00346674" w:rsidDel="00C45E36">
                <w:rPr>
                  <w:rFonts w:eastAsia="Malgun Gothic" w:cs="Arial"/>
                  <w:kern w:val="0"/>
                  <w:sz w:val="16"/>
                  <w:szCs w:val="16"/>
                </w:rPr>
                <w:delText>Piping &amp; Instrument Diagram (P&amp;ID)</w:delText>
              </w:r>
            </w:del>
          </w:p>
        </w:tc>
        <w:tc>
          <w:tcPr>
            <w:tcW w:w="1396" w:type="dxa"/>
            <w:tcBorders>
              <w:top w:val="nil"/>
              <w:left w:val="nil"/>
              <w:bottom w:val="single" w:sz="4" w:space="0" w:color="auto"/>
              <w:right w:val="single" w:sz="4" w:space="0" w:color="auto"/>
            </w:tcBorders>
            <w:vAlign w:val="center"/>
          </w:tcPr>
          <w:p w14:paraId="2AFAC51F" w14:textId="6BE2F8EB" w:rsidR="00134427" w:rsidRPr="00346674" w:rsidDel="00C45E36" w:rsidRDefault="00134427" w:rsidP="00AE40ED">
            <w:pPr>
              <w:ind w:left="0"/>
              <w:jc w:val="center"/>
              <w:rPr>
                <w:del w:id="126" w:author="임영훈(Younghoon Lim)" w:date="2026-10-22T17:57:00Z" w16du:dateUtc="2026-10-22T08:57:00Z"/>
                <w:rFonts w:eastAsia="Malgun Gothic" w:cs="Arial"/>
                <w:kern w:val="0"/>
                <w:sz w:val="16"/>
                <w:szCs w:val="16"/>
              </w:rPr>
            </w:pPr>
          </w:p>
        </w:tc>
      </w:tr>
      <w:tr w:rsidR="00134427" w:rsidRPr="00346674" w:rsidDel="00C45E36" w14:paraId="0BC3B441" w14:textId="4CF13703" w:rsidTr="005244EC">
        <w:trPr>
          <w:trHeight w:val="20"/>
          <w:del w:id="12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2CA3316" w14:textId="53ABB8C9" w:rsidR="00134427" w:rsidRPr="00346674" w:rsidDel="00C45E36" w:rsidRDefault="008052C5" w:rsidP="00AE40ED">
            <w:pPr>
              <w:ind w:left="0"/>
              <w:jc w:val="center"/>
              <w:rPr>
                <w:del w:id="128" w:author="임영훈(Younghoon Lim)" w:date="2026-10-22T17:57:00Z" w16du:dateUtc="2026-10-22T08:57:00Z"/>
                <w:rFonts w:eastAsia="Malgun Gothic" w:cs="Arial"/>
                <w:kern w:val="0"/>
                <w:sz w:val="16"/>
                <w:szCs w:val="16"/>
              </w:rPr>
            </w:pPr>
            <w:del w:id="129"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0216C09E" w14:textId="1F392C13" w:rsidR="00134427" w:rsidRPr="00346674" w:rsidDel="00C45E36" w:rsidRDefault="00420B27" w:rsidP="00AE40ED">
            <w:pPr>
              <w:ind w:left="0"/>
              <w:jc w:val="left"/>
              <w:rPr>
                <w:del w:id="130" w:author="임영훈(Younghoon Lim)" w:date="2026-10-22T17:57:00Z" w16du:dateUtc="2026-10-22T08:57:00Z"/>
                <w:rFonts w:eastAsia="Malgun Gothic" w:cs="Arial"/>
                <w:kern w:val="0"/>
                <w:sz w:val="16"/>
                <w:szCs w:val="16"/>
              </w:rPr>
            </w:pPr>
            <w:del w:id="131" w:author="임영훈(Younghoon Lim)" w:date="2026-10-22T17:57:00Z" w16du:dateUtc="2026-10-22T08:57:00Z">
              <w:r w:rsidRPr="00346674" w:rsidDel="00C45E36">
                <w:rPr>
                  <w:rFonts w:eastAsia="Malgun Gothic" w:cs="Arial"/>
                  <w:kern w:val="0"/>
                  <w:sz w:val="16"/>
                  <w:szCs w:val="16"/>
                </w:rPr>
                <w:delText>Equipment List</w:delText>
              </w:r>
            </w:del>
          </w:p>
        </w:tc>
        <w:tc>
          <w:tcPr>
            <w:tcW w:w="1396" w:type="dxa"/>
            <w:tcBorders>
              <w:top w:val="nil"/>
              <w:left w:val="nil"/>
              <w:bottom w:val="single" w:sz="4" w:space="0" w:color="auto"/>
              <w:right w:val="single" w:sz="4" w:space="0" w:color="auto"/>
            </w:tcBorders>
            <w:vAlign w:val="center"/>
          </w:tcPr>
          <w:p w14:paraId="3DE816E9" w14:textId="6F5C8F45" w:rsidR="00134427" w:rsidRPr="00346674" w:rsidDel="00C45E36" w:rsidRDefault="00134427" w:rsidP="00AE40ED">
            <w:pPr>
              <w:ind w:left="0"/>
              <w:jc w:val="center"/>
              <w:rPr>
                <w:del w:id="132" w:author="임영훈(Younghoon Lim)" w:date="2026-10-22T17:57:00Z" w16du:dateUtc="2026-10-22T08:57:00Z"/>
                <w:rFonts w:eastAsia="Malgun Gothic" w:cs="Arial"/>
                <w:kern w:val="0"/>
                <w:sz w:val="16"/>
                <w:szCs w:val="16"/>
              </w:rPr>
            </w:pPr>
          </w:p>
        </w:tc>
      </w:tr>
      <w:tr w:rsidR="00134427" w:rsidRPr="00346674" w:rsidDel="00C45E36" w14:paraId="35100FD1" w14:textId="3CD260FE" w:rsidTr="005244EC">
        <w:trPr>
          <w:trHeight w:val="20"/>
          <w:del w:id="13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DE6D04B" w14:textId="70ED3FE3" w:rsidR="00134427" w:rsidRPr="00346674" w:rsidDel="00C45E36" w:rsidRDefault="008052C5" w:rsidP="00AE40ED">
            <w:pPr>
              <w:ind w:left="0"/>
              <w:jc w:val="center"/>
              <w:rPr>
                <w:del w:id="134" w:author="임영훈(Younghoon Lim)" w:date="2026-10-22T17:57:00Z" w16du:dateUtc="2026-10-22T08:57:00Z"/>
                <w:rFonts w:eastAsia="Malgun Gothic" w:cs="Arial"/>
                <w:kern w:val="0"/>
                <w:sz w:val="16"/>
                <w:szCs w:val="16"/>
              </w:rPr>
            </w:pPr>
            <w:del w:id="135"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4AD1AD4E" w14:textId="48741EAE" w:rsidR="00134427" w:rsidRPr="00346674" w:rsidDel="00C45E36" w:rsidRDefault="002E2922" w:rsidP="00AE40ED">
            <w:pPr>
              <w:ind w:left="0"/>
              <w:jc w:val="left"/>
              <w:rPr>
                <w:del w:id="136" w:author="임영훈(Younghoon Lim)" w:date="2026-10-22T17:57:00Z" w16du:dateUtc="2026-10-22T08:57:00Z"/>
                <w:rFonts w:eastAsia="Malgun Gothic" w:cs="Arial"/>
                <w:kern w:val="0"/>
                <w:sz w:val="16"/>
                <w:szCs w:val="16"/>
              </w:rPr>
            </w:pPr>
            <w:del w:id="137" w:author="임영훈(Younghoon Lim)" w:date="2026-10-22T17:57:00Z" w16du:dateUtc="2026-10-22T08:57:00Z">
              <w:r w:rsidRPr="00346674" w:rsidDel="00C45E36">
                <w:rPr>
                  <w:rFonts w:eastAsia="Malgun Gothic" w:cs="Arial"/>
                  <w:kern w:val="0"/>
                  <w:sz w:val="16"/>
                  <w:szCs w:val="16"/>
                </w:rPr>
                <w:delText>Equipment Datasheet</w:delText>
              </w:r>
            </w:del>
          </w:p>
        </w:tc>
        <w:tc>
          <w:tcPr>
            <w:tcW w:w="1396" w:type="dxa"/>
            <w:tcBorders>
              <w:top w:val="nil"/>
              <w:left w:val="nil"/>
              <w:bottom w:val="single" w:sz="4" w:space="0" w:color="auto"/>
              <w:right w:val="single" w:sz="4" w:space="0" w:color="auto"/>
            </w:tcBorders>
            <w:vAlign w:val="center"/>
          </w:tcPr>
          <w:p w14:paraId="68F25E14" w14:textId="29C9C68A" w:rsidR="00134427" w:rsidRPr="00346674" w:rsidDel="00C45E36" w:rsidRDefault="00134427" w:rsidP="00AE40ED">
            <w:pPr>
              <w:ind w:left="0"/>
              <w:jc w:val="center"/>
              <w:rPr>
                <w:del w:id="138" w:author="임영훈(Younghoon Lim)" w:date="2026-10-22T17:57:00Z" w16du:dateUtc="2026-10-22T08:57:00Z"/>
                <w:rFonts w:eastAsia="Malgun Gothic" w:cs="Arial"/>
                <w:kern w:val="0"/>
                <w:sz w:val="16"/>
                <w:szCs w:val="16"/>
              </w:rPr>
            </w:pPr>
          </w:p>
        </w:tc>
      </w:tr>
      <w:tr w:rsidR="00134427" w:rsidRPr="00346674" w:rsidDel="00C45E36" w14:paraId="21030C07" w14:textId="37320285" w:rsidTr="005244EC">
        <w:trPr>
          <w:trHeight w:val="20"/>
          <w:del w:id="139"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443B83A4" w14:textId="3CEF30FE" w:rsidR="00134427" w:rsidRPr="00346674" w:rsidDel="00C45E36" w:rsidRDefault="008052C5" w:rsidP="00AE40ED">
            <w:pPr>
              <w:ind w:left="0"/>
              <w:jc w:val="center"/>
              <w:rPr>
                <w:del w:id="140" w:author="임영훈(Younghoon Lim)" w:date="2026-10-22T17:57:00Z" w16du:dateUtc="2026-10-22T08:57:00Z"/>
                <w:rFonts w:eastAsia="Malgun Gothic" w:cs="Arial"/>
                <w:kern w:val="0"/>
                <w:sz w:val="16"/>
                <w:szCs w:val="16"/>
              </w:rPr>
            </w:pPr>
            <w:del w:id="141" w:author="임영훈(Younghoon Lim)" w:date="2026-10-22T17:57:00Z" w16du:dateUtc="2026-10-22T08:57:00Z">
              <w:r w:rsidRPr="00346674" w:rsidDel="00C45E36">
                <w:rPr>
                  <w:rFonts w:eastAsia="Malgun Gothic" w:cs="Arial" w:hint="eastAsia"/>
                  <w:kern w:val="0"/>
                  <w:sz w:val="16"/>
                  <w:szCs w:val="16"/>
                </w:rPr>
                <w:delText>5</w:delText>
              </w:r>
            </w:del>
          </w:p>
        </w:tc>
        <w:tc>
          <w:tcPr>
            <w:tcW w:w="6229" w:type="dxa"/>
            <w:tcBorders>
              <w:top w:val="nil"/>
              <w:left w:val="nil"/>
              <w:bottom w:val="single" w:sz="4" w:space="0" w:color="auto"/>
              <w:right w:val="single" w:sz="4" w:space="0" w:color="auto"/>
            </w:tcBorders>
            <w:noWrap/>
            <w:vAlign w:val="center"/>
          </w:tcPr>
          <w:p w14:paraId="3A3605B1" w14:textId="49551E89" w:rsidR="00134427" w:rsidRPr="00346674" w:rsidDel="00C45E36" w:rsidRDefault="002E2922" w:rsidP="00AE40ED">
            <w:pPr>
              <w:ind w:left="0"/>
              <w:jc w:val="left"/>
              <w:rPr>
                <w:del w:id="142" w:author="임영훈(Younghoon Lim)" w:date="2026-10-22T17:57:00Z" w16du:dateUtc="2026-10-22T08:57:00Z"/>
                <w:rFonts w:eastAsia="Malgun Gothic" w:cs="Arial"/>
                <w:kern w:val="0"/>
                <w:sz w:val="16"/>
                <w:szCs w:val="16"/>
              </w:rPr>
            </w:pPr>
            <w:del w:id="143" w:author="임영훈(Younghoon Lim)" w:date="2026-10-22T17:57:00Z" w16du:dateUtc="2026-10-22T08:57:00Z">
              <w:r w:rsidRPr="00346674" w:rsidDel="00C45E36">
                <w:rPr>
                  <w:rFonts w:eastAsia="Malgun Gothic" w:cs="Arial"/>
                  <w:kern w:val="0"/>
                  <w:sz w:val="16"/>
                  <w:szCs w:val="16"/>
                </w:rPr>
                <w:delText>Chemicals List</w:delText>
              </w:r>
            </w:del>
          </w:p>
        </w:tc>
        <w:tc>
          <w:tcPr>
            <w:tcW w:w="1396" w:type="dxa"/>
            <w:tcBorders>
              <w:top w:val="nil"/>
              <w:left w:val="nil"/>
              <w:bottom w:val="single" w:sz="4" w:space="0" w:color="auto"/>
              <w:right w:val="single" w:sz="4" w:space="0" w:color="auto"/>
            </w:tcBorders>
            <w:vAlign w:val="center"/>
          </w:tcPr>
          <w:p w14:paraId="45852C58" w14:textId="6181449C" w:rsidR="00134427" w:rsidRPr="00346674" w:rsidDel="00C45E36" w:rsidRDefault="00134427" w:rsidP="00AE40ED">
            <w:pPr>
              <w:ind w:left="0"/>
              <w:jc w:val="center"/>
              <w:rPr>
                <w:del w:id="144" w:author="임영훈(Younghoon Lim)" w:date="2026-10-22T17:57:00Z" w16du:dateUtc="2026-10-22T08:57:00Z"/>
                <w:rFonts w:eastAsia="Malgun Gothic" w:cs="Arial"/>
                <w:kern w:val="0"/>
                <w:sz w:val="16"/>
                <w:szCs w:val="16"/>
              </w:rPr>
            </w:pPr>
          </w:p>
        </w:tc>
      </w:tr>
      <w:tr w:rsidR="00134427" w:rsidRPr="00346674" w:rsidDel="00C45E36" w14:paraId="7AA82951" w14:textId="4E312C47" w:rsidTr="005244EC">
        <w:trPr>
          <w:trHeight w:val="20"/>
          <w:del w:id="145"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CF13D24" w14:textId="0F4CF98A" w:rsidR="00134427" w:rsidRPr="00346674" w:rsidDel="00C45E36" w:rsidRDefault="008052C5" w:rsidP="00AE40ED">
            <w:pPr>
              <w:ind w:left="0"/>
              <w:jc w:val="center"/>
              <w:rPr>
                <w:del w:id="146" w:author="임영훈(Younghoon Lim)" w:date="2026-10-22T17:57:00Z" w16du:dateUtc="2026-10-22T08:57:00Z"/>
                <w:rFonts w:eastAsia="Malgun Gothic" w:cs="Arial"/>
                <w:kern w:val="0"/>
                <w:sz w:val="16"/>
                <w:szCs w:val="16"/>
              </w:rPr>
            </w:pPr>
            <w:del w:id="147" w:author="임영훈(Younghoon Lim)" w:date="2026-10-22T17:57:00Z" w16du:dateUtc="2026-10-22T08:57:00Z">
              <w:r w:rsidRPr="00346674" w:rsidDel="00C45E36">
                <w:rPr>
                  <w:rFonts w:eastAsia="Malgun Gothic" w:cs="Arial" w:hint="eastAsia"/>
                  <w:kern w:val="0"/>
                  <w:sz w:val="16"/>
                  <w:szCs w:val="16"/>
                </w:rPr>
                <w:delText>6</w:delText>
              </w:r>
            </w:del>
          </w:p>
        </w:tc>
        <w:tc>
          <w:tcPr>
            <w:tcW w:w="6229" w:type="dxa"/>
            <w:tcBorders>
              <w:top w:val="nil"/>
              <w:left w:val="nil"/>
              <w:bottom w:val="single" w:sz="4" w:space="0" w:color="auto"/>
              <w:right w:val="single" w:sz="4" w:space="0" w:color="auto"/>
            </w:tcBorders>
            <w:noWrap/>
            <w:vAlign w:val="center"/>
          </w:tcPr>
          <w:p w14:paraId="1DC34454" w14:textId="0AAF5C2C" w:rsidR="00134427" w:rsidRPr="00346674" w:rsidDel="00C45E36" w:rsidRDefault="002E2922" w:rsidP="00AE40ED">
            <w:pPr>
              <w:ind w:left="0"/>
              <w:jc w:val="left"/>
              <w:rPr>
                <w:del w:id="148" w:author="임영훈(Younghoon Lim)" w:date="2026-10-22T17:57:00Z" w16du:dateUtc="2026-10-22T08:57:00Z"/>
                <w:rFonts w:eastAsia="Malgun Gothic" w:cs="Arial"/>
                <w:kern w:val="0"/>
                <w:sz w:val="16"/>
                <w:szCs w:val="16"/>
              </w:rPr>
            </w:pPr>
            <w:del w:id="149" w:author="임영훈(Younghoon Lim)" w:date="2026-10-22T17:57:00Z" w16du:dateUtc="2026-10-22T08:57:00Z">
              <w:r w:rsidRPr="00346674" w:rsidDel="00C45E36">
                <w:rPr>
                  <w:rFonts w:eastAsia="Malgun Gothic" w:cs="Arial"/>
                  <w:kern w:val="0"/>
                  <w:sz w:val="16"/>
                  <w:szCs w:val="16"/>
                </w:rPr>
                <w:delText>Summary of Utilities</w:delText>
              </w:r>
            </w:del>
          </w:p>
        </w:tc>
        <w:tc>
          <w:tcPr>
            <w:tcW w:w="1396" w:type="dxa"/>
            <w:tcBorders>
              <w:top w:val="nil"/>
              <w:left w:val="nil"/>
              <w:bottom w:val="single" w:sz="4" w:space="0" w:color="auto"/>
              <w:right w:val="single" w:sz="4" w:space="0" w:color="auto"/>
            </w:tcBorders>
            <w:vAlign w:val="center"/>
          </w:tcPr>
          <w:p w14:paraId="67211178" w14:textId="046FC04E" w:rsidR="00134427" w:rsidRPr="00346674" w:rsidDel="00C45E36" w:rsidRDefault="00134427" w:rsidP="00AE40ED">
            <w:pPr>
              <w:ind w:left="0"/>
              <w:jc w:val="center"/>
              <w:rPr>
                <w:del w:id="150" w:author="임영훈(Younghoon Lim)" w:date="2026-10-22T17:57:00Z" w16du:dateUtc="2026-10-22T08:57:00Z"/>
                <w:rFonts w:eastAsia="Malgun Gothic" w:cs="Arial"/>
                <w:kern w:val="0"/>
                <w:sz w:val="16"/>
                <w:szCs w:val="16"/>
              </w:rPr>
            </w:pPr>
          </w:p>
        </w:tc>
      </w:tr>
      <w:tr w:rsidR="00134427" w:rsidRPr="00346674" w:rsidDel="00C45E36" w14:paraId="2833FEB8" w14:textId="593AA2C6" w:rsidTr="005244EC">
        <w:trPr>
          <w:trHeight w:val="20"/>
          <w:del w:id="151"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0460AE1" w14:textId="771EF8D4" w:rsidR="00134427" w:rsidRPr="00346674" w:rsidDel="00C45E36" w:rsidRDefault="008052C5" w:rsidP="00AE40ED">
            <w:pPr>
              <w:ind w:left="0"/>
              <w:jc w:val="center"/>
              <w:rPr>
                <w:del w:id="152" w:author="임영훈(Younghoon Lim)" w:date="2026-10-22T17:57:00Z" w16du:dateUtc="2026-10-22T08:57:00Z"/>
                <w:rFonts w:eastAsia="Malgun Gothic" w:cs="Arial"/>
                <w:kern w:val="0"/>
                <w:sz w:val="16"/>
                <w:szCs w:val="16"/>
              </w:rPr>
            </w:pPr>
            <w:del w:id="153" w:author="임영훈(Younghoon Lim)" w:date="2026-10-22T17:57:00Z" w16du:dateUtc="2026-10-22T08:57:00Z">
              <w:r w:rsidRPr="00346674" w:rsidDel="00C45E36">
                <w:rPr>
                  <w:rFonts w:eastAsia="Malgun Gothic" w:cs="Arial" w:hint="eastAsia"/>
                  <w:kern w:val="0"/>
                  <w:sz w:val="16"/>
                  <w:szCs w:val="16"/>
                </w:rPr>
                <w:delText>7</w:delText>
              </w:r>
            </w:del>
          </w:p>
        </w:tc>
        <w:tc>
          <w:tcPr>
            <w:tcW w:w="6229" w:type="dxa"/>
            <w:tcBorders>
              <w:top w:val="nil"/>
              <w:left w:val="nil"/>
              <w:bottom w:val="single" w:sz="4" w:space="0" w:color="auto"/>
              <w:right w:val="single" w:sz="4" w:space="0" w:color="auto"/>
            </w:tcBorders>
            <w:noWrap/>
            <w:vAlign w:val="center"/>
          </w:tcPr>
          <w:p w14:paraId="3A1C165B" w14:textId="0ADA4C49" w:rsidR="00134427" w:rsidRPr="00346674" w:rsidDel="00C45E36" w:rsidRDefault="00625E5B" w:rsidP="00AE40ED">
            <w:pPr>
              <w:ind w:left="0"/>
              <w:jc w:val="left"/>
              <w:rPr>
                <w:del w:id="154" w:author="임영훈(Younghoon Lim)" w:date="2026-10-22T17:57:00Z" w16du:dateUtc="2026-10-22T08:57:00Z"/>
                <w:rFonts w:eastAsia="Malgun Gothic" w:cs="Arial"/>
                <w:kern w:val="0"/>
                <w:sz w:val="16"/>
                <w:szCs w:val="16"/>
              </w:rPr>
            </w:pPr>
            <w:del w:id="155" w:author="임영훈(Younghoon Lim)" w:date="2026-10-22T17:57:00Z" w16du:dateUtc="2026-10-22T08:57:00Z">
              <w:r w:rsidRPr="00346674" w:rsidDel="00C45E36">
                <w:rPr>
                  <w:rFonts w:eastAsia="Malgun Gothic" w:cs="Arial"/>
                  <w:kern w:val="0"/>
                  <w:sz w:val="16"/>
                  <w:szCs w:val="16"/>
                </w:rPr>
                <w:delText>Material Requisition for Chemical</w:delText>
              </w:r>
            </w:del>
          </w:p>
        </w:tc>
        <w:tc>
          <w:tcPr>
            <w:tcW w:w="1396" w:type="dxa"/>
            <w:tcBorders>
              <w:top w:val="nil"/>
              <w:left w:val="nil"/>
              <w:bottom w:val="single" w:sz="4" w:space="0" w:color="auto"/>
              <w:right w:val="single" w:sz="4" w:space="0" w:color="auto"/>
            </w:tcBorders>
            <w:vAlign w:val="center"/>
          </w:tcPr>
          <w:p w14:paraId="629278DF" w14:textId="73AD44F0" w:rsidR="00134427" w:rsidRPr="00346674" w:rsidDel="00C45E36" w:rsidRDefault="00134427" w:rsidP="00AE40ED">
            <w:pPr>
              <w:ind w:left="0"/>
              <w:jc w:val="center"/>
              <w:rPr>
                <w:del w:id="156" w:author="임영훈(Younghoon Lim)" w:date="2026-10-22T17:57:00Z" w16du:dateUtc="2026-10-22T08:57:00Z"/>
                <w:rFonts w:eastAsia="Malgun Gothic" w:cs="Arial"/>
                <w:kern w:val="0"/>
                <w:sz w:val="16"/>
                <w:szCs w:val="16"/>
              </w:rPr>
            </w:pPr>
          </w:p>
        </w:tc>
      </w:tr>
      <w:tr w:rsidR="00134427" w:rsidRPr="00346674" w:rsidDel="00C45E36" w14:paraId="7CC67567" w14:textId="6CB71D23" w:rsidTr="005244EC">
        <w:trPr>
          <w:trHeight w:val="20"/>
          <w:del w:id="15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DBFAE69" w14:textId="7F6860F6" w:rsidR="00134427" w:rsidRPr="00346674" w:rsidDel="00C45E36" w:rsidRDefault="008052C5" w:rsidP="00AE40ED">
            <w:pPr>
              <w:ind w:left="0"/>
              <w:jc w:val="center"/>
              <w:rPr>
                <w:del w:id="158" w:author="임영훈(Younghoon Lim)" w:date="2026-10-22T17:57:00Z" w16du:dateUtc="2026-10-22T08:57:00Z"/>
                <w:rFonts w:eastAsia="Malgun Gothic" w:cs="Arial"/>
                <w:kern w:val="0"/>
                <w:sz w:val="16"/>
                <w:szCs w:val="16"/>
              </w:rPr>
            </w:pPr>
            <w:del w:id="159" w:author="임영훈(Younghoon Lim)" w:date="2026-10-22T17:57:00Z" w16du:dateUtc="2026-10-22T08:57:00Z">
              <w:r w:rsidRPr="00346674" w:rsidDel="00C45E36">
                <w:rPr>
                  <w:rFonts w:eastAsia="Malgun Gothic" w:cs="Arial" w:hint="eastAsia"/>
                  <w:kern w:val="0"/>
                  <w:sz w:val="16"/>
                  <w:szCs w:val="16"/>
                </w:rPr>
                <w:delText>8</w:delText>
              </w:r>
            </w:del>
          </w:p>
        </w:tc>
        <w:tc>
          <w:tcPr>
            <w:tcW w:w="6229" w:type="dxa"/>
            <w:tcBorders>
              <w:top w:val="nil"/>
              <w:left w:val="nil"/>
              <w:bottom w:val="single" w:sz="4" w:space="0" w:color="auto"/>
              <w:right w:val="single" w:sz="4" w:space="0" w:color="auto"/>
            </w:tcBorders>
            <w:noWrap/>
            <w:vAlign w:val="center"/>
          </w:tcPr>
          <w:p w14:paraId="6D92DC9D" w14:textId="186EB7FB" w:rsidR="00134427" w:rsidRPr="00346674" w:rsidDel="00C45E36" w:rsidRDefault="00625E5B" w:rsidP="00AE40ED">
            <w:pPr>
              <w:ind w:left="0"/>
              <w:jc w:val="left"/>
              <w:rPr>
                <w:del w:id="160" w:author="임영훈(Younghoon Lim)" w:date="2026-10-22T17:57:00Z" w16du:dateUtc="2026-10-22T08:57:00Z"/>
                <w:rFonts w:eastAsia="Malgun Gothic" w:cs="Arial"/>
                <w:kern w:val="0"/>
                <w:sz w:val="16"/>
                <w:szCs w:val="16"/>
              </w:rPr>
            </w:pPr>
            <w:del w:id="161" w:author="임영훈(Younghoon Lim)" w:date="2026-10-22T17:57:00Z" w16du:dateUtc="2026-10-22T08:57:00Z">
              <w:r w:rsidRPr="00346674" w:rsidDel="00C45E36">
                <w:rPr>
                  <w:rFonts w:eastAsia="Malgun Gothic" w:cs="Arial"/>
                  <w:kern w:val="0"/>
                  <w:sz w:val="16"/>
                  <w:szCs w:val="16"/>
                </w:rPr>
                <w:delText>Material Requisition for Power Plant</w:delText>
              </w:r>
            </w:del>
          </w:p>
        </w:tc>
        <w:tc>
          <w:tcPr>
            <w:tcW w:w="1396" w:type="dxa"/>
            <w:tcBorders>
              <w:top w:val="nil"/>
              <w:left w:val="nil"/>
              <w:bottom w:val="single" w:sz="4" w:space="0" w:color="auto"/>
              <w:right w:val="single" w:sz="4" w:space="0" w:color="auto"/>
            </w:tcBorders>
            <w:vAlign w:val="center"/>
          </w:tcPr>
          <w:p w14:paraId="36267796" w14:textId="6A94E236" w:rsidR="00134427" w:rsidRPr="00346674" w:rsidDel="00C45E36" w:rsidRDefault="00134427" w:rsidP="00AE40ED">
            <w:pPr>
              <w:ind w:left="0"/>
              <w:jc w:val="center"/>
              <w:rPr>
                <w:del w:id="162" w:author="임영훈(Younghoon Lim)" w:date="2026-10-22T17:57:00Z" w16du:dateUtc="2026-10-22T08:57:00Z"/>
                <w:rFonts w:eastAsia="Malgun Gothic" w:cs="Arial"/>
                <w:kern w:val="0"/>
                <w:sz w:val="16"/>
                <w:szCs w:val="16"/>
              </w:rPr>
            </w:pPr>
          </w:p>
        </w:tc>
      </w:tr>
      <w:tr w:rsidR="00172A01" w:rsidRPr="00346674" w:rsidDel="00C45E36" w14:paraId="79D77091" w14:textId="6E828C7A" w:rsidTr="00C62AE7">
        <w:trPr>
          <w:trHeight w:val="20"/>
          <w:del w:id="163"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0FF30A1B" w14:textId="53368B15" w:rsidR="00172A01" w:rsidRPr="00346674" w:rsidDel="00C45E36" w:rsidRDefault="00172A01" w:rsidP="00172A01">
            <w:pPr>
              <w:ind w:left="0"/>
              <w:jc w:val="left"/>
              <w:rPr>
                <w:del w:id="164" w:author="임영훈(Younghoon Lim)" w:date="2026-10-22T17:57:00Z" w16du:dateUtc="2026-10-22T08:57:00Z"/>
                <w:rFonts w:eastAsia="Malgun Gothic" w:cs="Arial"/>
                <w:b/>
                <w:bCs/>
                <w:kern w:val="0"/>
                <w:sz w:val="16"/>
                <w:szCs w:val="16"/>
              </w:rPr>
            </w:pPr>
            <w:del w:id="165" w:author="임영훈(Younghoon Lim)" w:date="2026-10-22T17:57:00Z" w16du:dateUtc="2026-10-22T08:57:00Z">
              <w:r w:rsidRPr="00346674" w:rsidDel="00C45E36">
                <w:rPr>
                  <w:rFonts w:eastAsia="Malgun Gothic" w:cs="Arial"/>
                  <w:b/>
                  <w:bCs/>
                  <w:kern w:val="0"/>
                  <w:sz w:val="16"/>
                  <w:szCs w:val="16"/>
                </w:rPr>
                <w:delText>Rotating Equipment</w:delText>
              </w:r>
            </w:del>
          </w:p>
        </w:tc>
      </w:tr>
      <w:tr w:rsidR="00134427" w:rsidRPr="00346674" w:rsidDel="00C45E36" w14:paraId="0BA78D5B" w14:textId="408528C7" w:rsidTr="005244EC">
        <w:trPr>
          <w:trHeight w:val="20"/>
          <w:del w:id="166"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90664CF" w14:textId="329FCAB9" w:rsidR="00134427" w:rsidRPr="00346674" w:rsidDel="00C45E36" w:rsidRDefault="008052C5" w:rsidP="00AE40ED">
            <w:pPr>
              <w:ind w:left="0"/>
              <w:jc w:val="center"/>
              <w:rPr>
                <w:del w:id="167" w:author="임영훈(Younghoon Lim)" w:date="2026-10-22T17:57:00Z" w16du:dateUtc="2026-10-22T08:57:00Z"/>
                <w:rFonts w:eastAsia="Malgun Gothic" w:cs="Arial"/>
                <w:kern w:val="0"/>
                <w:sz w:val="16"/>
                <w:szCs w:val="16"/>
              </w:rPr>
            </w:pPr>
            <w:del w:id="168"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65563609" w14:textId="549A59CE" w:rsidR="00134427" w:rsidRPr="00346674" w:rsidDel="00C45E36" w:rsidRDefault="006C6321" w:rsidP="00AE40ED">
            <w:pPr>
              <w:ind w:left="0"/>
              <w:jc w:val="left"/>
              <w:rPr>
                <w:del w:id="169" w:author="임영훈(Younghoon Lim)" w:date="2026-10-22T17:57:00Z" w16du:dateUtc="2026-10-22T08:57:00Z"/>
                <w:rFonts w:eastAsia="Malgun Gothic" w:cs="Arial"/>
                <w:kern w:val="0"/>
                <w:sz w:val="16"/>
                <w:szCs w:val="16"/>
              </w:rPr>
            </w:pPr>
            <w:del w:id="170" w:author="임영훈(Younghoon Lim)" w:date="2026-10-22T17:57:00Z" w16du:dateUtc="2026-10-22T08:57:00Z">
              <w:r w:rsidRPr="00346674" w:rsidDel="00C45E36">
                <w:rPr>
                  <w:rFonts w:eastAsia="Malgun Gothic" w:cs="Arial"/>
                  <w:kern w:val="0"/>
                  <w:sz w:val="16"/>
                  <w:szCs w:val="16"/>
                </w:rPr>
                <w:delText>Material Requisition</w:delText>
              </w:r>
              <w:r w:rsidR="00172A01" w:rsidRPr="00346674" w:rsidDel="00C45E36">
                <w:rPr>
                  <w:rFonts w:eastAsia="Malgun Gothic" w:cs="Arial"/>
                  <w:kern w:val="0"/>
                  <w:sz w:val="16"/>
                  <w:szCs w:val="16"/>
                </w:rPr>
                <w:delText xml:space="preserve"> for Rotating Equipment</w:delText>
              </w:r>
            </w:del>
          </w:p>
        </w:tc>
        <w:tc>
          <w:tcPr>
            <w:tcW w:w="1396" w:type="dxa"/>
            <w:tcBorders>
              <w:top w:val="nil"/>
              <w:left w:val="nil"/>
              <w:bottom w:val="single" w:sz="4" w:space="0" w:color="auto"/>
              <w:right w:val="single" w:sz="4" w:space="0" w:color="auto"/>
            </w:tcBorders>
            <w:vAlign w:val="center"/>
          </w:tcPr>
          <w:p w14:paraId="3763D322" w14:textId="40741638" w:rsidR="00134427" w:rsidRPr="00346674" w:rsidDel="00C45E36" w:rsidRDefault="00134427" w:rsidP="00AE40ED">
            <w:pPr>
              <w:ind w:left="0"/>
              <w:jc w:val="center"/>
              <w:rPr>
                <w:del w:id="171" w:author="임영훈(Younghoon Lim)" w:date="2026-10-22T17:57:00Z" w16du:dateUtc="2026-10-22T08:57:00Z"/>
                <w:rFonts w:eastAsia="Malgun Gothic" w:cs="Arial"/>
                <w:kern w:val="0"/>
                <w:sz w:val="16"/>
                <w:szCs w:val="16"/>
              </w:rPr>
            </w:pPr>
          </w:p>
        </w:tc>
      </w:tr>
      <w:tr w:rsidR="00134427" w:rsidRPr="00346674" w:rsidDel="00C45E36" w14:paraId="52262A66" w14:textId="6C28B0D4" w:rsidTr="005244EC">
        <w:trPr>
          <w:trHeight w:val="20"/>
          <w:del w:id="172"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35E692E8" w14:textId="1CB35F19" w:rsidR="00134427" w:rsidRPr="00346674" w:rsidDel="00C45E36" w:rsidRDefault="008052C5" w:rsidP="00AE40ED">
            <w:pPr>
              <w:ind w:left="0"/>
              <w:jc w:val="center"/>
              <w:rPr>
                <w:del w:id="173" w:author="임영훈(Younghoon Lim)" w:date="2026-10-22T17:57:00Z" w16du:dateUtc="2026-10-22T08:57:00Z"/>
                <w:rFonts w:eastAsia="Malgun Gothic" w:cs="Arial"/>
                <w:kern w:val="0"/>
                <w:sz w:val="16"/>
                <w:szCs w:val="16"/>
              </w:rPr>
            </w:pPr>
            <w:del w:id="174"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699EA69F" w14:textId="38F77580" w:rsidR="00134427" w:rsidRPr="00346674" w:rsidDel="00C45E36" w:rsidRDefault="00172A01" w:rsidP="00AE40ED">
            <w:pPr>
              <w:ind w:left="0"/>
              <w:jc w:val="left"/>
              <w:rPr>
                <w:del w:id="175" w:author="임영훈(Younghoon Lim)" w:date="2026-10-22T17:57:00Z" w16du:dateUtc="2026-10-22T08:57:00Z"/>
                <w:rFonts w:eastAsia="Malgun Gothic" w:cs="Arial"/>
                <w:kern w:val="0"/>
                <w:sz w:val="16"/>
                <w:szCs w:val="16"/>
              </w:rPr>
            </w:pPr>
            <w:del w:id="176" w:author="임영훈(Younghoon Lim)" w:date="2026-10-22T17:57:00Z" w16du:dateUtc="2026-10-22T08:57:00Z">
              <w:r w:rsidRPr="00346674" w:rsidDel="00C45E36">
                <w:rPr>
                  <w:rFonts w:eastAsia="Malgun Gothic" w:cs="Arial"/>
                  <w:kern w:val="0"/>
                  <w:sz w:val="16"/>
                  <w:szCs w:val="16"/>
                </w:rPr>
                <w:delText>TBE for Rotating Equipment</w:delText>
              </w:r>
            </w:del>
          </w:p>
        </w:tc>
        <w:tc>
          <w:tcPr>
            <w:tcW w:w="1396" w:type="dxa"/>
            <w:tcBorders>
              <w:top w:val="nil"/>
              <w:left w:val="nil"/>
              <w:bottom w:val="single" w:sz="4" w:space="0" w:color="auto"/>
              <w:right w:val="single" w:sz="4" w:space="0" w:color="auto"/>
            </w:tcBorders>
            <w:vAlign w:val="center"/>
          </w:tcPr>
          <w:p w14:paraId="066B0186" w14:textId="08637FC0" w:rsidR="00134427" w:rsidRPr="00346674" w:rsidDel="00C45E36" w:rsidRDefault="00134427" w:rsidP="00AE40ED">
            <w:pPr>
              <w:ind w:left="0"/>
              <w:jc w:val="center"/>
              <w:rPr>
                <w:del w:id="177" w:author="임영훈(Younghoon Lim)" w:date="2026-10-22T17:57:00Z" w16du:dateUtc="2026-10-22T08:57:00Z"/>
                <w:rFonts w:eastAsia="Malgun Gothic" w:cs="Arial"/>
                <w:kern w:val="0"/>
                <w:sz w:val="16"/>
                <w:szCs w:val="16"/>
              </w:rPr>
            </w:pPr>
          </w:p>
        </w:tc>
      </w:tr>
      <w:tr w:rsidR="00ED2E4B" w:rsidRPr="00346674" w:rsidDel="00C45E36" w14:paraId="5366A02F" w14:textId="33D0A071" w:rsidTr="00C62AE7">
        <w:trPr>
          <w:trHeight w:val="20"/>
          <w:del w:id="178"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24C92394" w14:textId="63F7C86B" w:rsidR="00ED2E4B" w:rsidRPr="00346674" w:rsidDel="00C45E36" w:rsidRDefault="00ED2E4B" w:rsidP="00ED2E4B">
            <w:pPr>
              <w:ind w:left="0"/>
              <w:jc w:val="left"/>
              <w:rPr>
                <w:del w:id="179" w:author="임영훈(Younghoon Lim)" w:date="2026-10-22T17:57:00Z" w16du:dateUtc="2026-10-22T08:57:00Z"/>
                <w:rFonts w:eastAsia="Malgun Gothic" w:cs="Arial"/>
                <w:b/>
                <w:bCs/>
                <w:kern w:val="0"/>
                <w:sz w:val="16"/>
                <w:szCs w:val="16"/>
              </w:rPr>
            </w:pPr>
            <w:del w:id="180" w:author="임영훈(Younghoon Lim)" w:date="2026-10-22T17:57:00Z" w16du:dateUtc="2026-10-22T08:57:00Z">
              <w:r w:rsidRPr="00346674" w:rsidDel="00C45E36">
                <w:rPr>
                  <w:rFonts w:eastAsia="Malgun Gothic" w:cs="Arial"/>
                  <w:b/>
                  <w:bCs/>
                  <w:kern w:val="0"/>
                  <w:sz w:val="16"/>
                  <w:szCs w:val="16"/>
                </w:rPr>
                <w:delText>Static Equipment</w:delText>
              </w:r>
            </w:del>
          </w:p>
        </w:tc>
      </w:tr>
      <w:tr w:rsidR="00134427" w:rsidRPr="00346674" w:rsidDel="00C45E36" w14:paraId="33B0B86E" w14:textId="04343C85" w:rsidTr="005244EC">
        <w:trPr>
          <w:trHeight w:val="20"/>
          <w:del w:id="181"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31C067D" w14:textId="7287C810" w:rsidR="00134427" w:rsidRPr="00346674" w:rsidDel="00C45E36" w:rsidRDefault="008052C5" w:rsidP="00AE40ED">
            <w:pPr>
              <w:ind w:left="0"/>
              <w:jc w:val="center"/>
              <w:rPr>
                <w:del w:id="182" w:author="임영훈(Younghoon Lim)" w:date="2026-10-22T17:57:00Z" w16du:dateUtc="2026-10-22T08:57:00Z"/>
                <w:rFonts w:eastAsia="Malgun Gothic" w:cs="Arial"/>
                <w:kern w:val="0"/>
                <w:sz w:val="16"/>
                <w:szCs w:val="16"/>
              </w:rPr>
            </w:pPr>
            <w:del w:id="183"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0531B3F8" w14:textId="7CDB921A" w:rsidR="00134427" w:rsidRPr="00346674" w:rsidDel="00C45E36" w:rsidRDefault="006C6321" w:rsidP="00AE40ED">
            <w:pPr>
              <w:ind w:left="0"/>
              <w:jc w:val="left"/>
              <w:rPr>
                <w:del w:id="184" w:author="임영훈(Younghoon Lim)" w:date="2026-10-22T17:57:00Z" w16du:dateUtc="2026-10-22T08:57:00Z"/>
                <w:rFonts w:eastAsia="Malgun Gothic" w:cs="Arial"/>
                <w:kern w:val="0"/>
                <w:sz w:val="16"/>
                <w:szCs w:val="16"/>
              </w:rPr>
            </w:pPr>
            <w:del w:id="185" w:author="임영훈(Younghoon Lim)" w:date="2026-10-22T17:57:00Z" w16du:dateUtc="2026-10-22T08:57:00Z">
              <w:r w:rsidRPr="00346674" w:rsidDel="00C45E36">
                <w:rPr>
                  <w:rFonts w:eastAsia="Malgun Gothic" w:cs="Arial"/>
                  <w:kern w:val="0"/>
                  <w:sz w:val="16"/>
                  <w:szCs w:val="16"/>
                </w:rPr>
                <w:delText>Material Requisition</w:delText>
              </w:r>
              <w:r w:rsidR="00723047" w:rsidRPr="00346674" w:rsidDel="00C45E36">
                <w:rPr>
                  <w:rFonts w:eastAsia="Malgun Gothic" w:cs="Arial"/>
                  <w:kern w:val="0"/>
                  <w:sz w:val="16"/>
                  <w:szCs w:val="16"/>
                </w:rPr>
                <w:delText xml:space="preserve"> for Static Equipment</w:delText>
              </w:r>
            </w:del>
          </w:p>
        </w:tc>
        <w:tc>
          <w:tcPr>
            <w:tcW w:w="1396" w:type="dxa"/>
            <w:tcBorders>
              <w:top w:val="nil"/>
              <w:left w:val="nil"/>
              <w:bottom w:val="single" w:sz="4" w:space="0" w:color="auto"/>
              <w:right w:val="single" w:sz="4" w:space="0" w:color="auto"/>
            </w:tcBorders>
            <w:vAlign w:val="center"/>
          </w:tcPr>
          <w:p w14:paraId="5ED1DA4E" w14:textId="0E80F499" w:rsidR="00134427" w:rsidRPr="00346674" w:rsidDel="00C45E36" w:rsidRDefault="00134427" w:rsidP="00AE40ED">
            <w:pPr>
              <w:ind w:left="0"/>
              <w:jc w:val="center"/>
              <w:rPr>
                <w:del w:id="186" w:author="임영훈(Younghoon Lim)" w:date="2026-10-22T17:57:00Z" w16du:dateUtc="2026-10-22T08:57:00Z"/>
                <w:rFonts w:eastAsia="Malgun Gothic" w:cs="Arial"/>
                <w:kern w:val="0"/>
                <w:sz w:val="16"/>
                <w:szCs w:val="16"/>
              </w:rPr>
            </w:pPr>
          </w:p>
        </w:tc>
      </w:tr>
      <w:tr w:rsidR="00134427" w:rsidRPr="00346674" w:rsidDel="00C45E36" w14:paraId="7809F9FC" w14:textId="6F2438E2" w:rsidTr="005244EC">
        <w:trPr>
          <w:trHeight w:val="20"/>
          <w:del w:id="18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1DA0227D" w14:textId="6FB0B11D" w:rsidR="00134427" w:rsidRPr="00346674" w:rsidDel="00C45E36" w:rsidRDefault="008052C5" w:rsidP="00AE40ED">
            <w:pPr>
              <w:ind w:left="0"/>
              <w:jc w:val="center"/>
              <w:rPr>
                <w:del w:id="188" w:author="임영훈(Younghoon Lim)" w:date="2026-10-22T17:57:00Z" w16du:dateUtc="2026-10-22T08:57:00Z"/>
                <w:rFonts w:eastAsia="Malgun Gothic" w:cs="Arial"/>
                <w:kern w:val="0"/>
                <w:sz w:val="16"/>
                <w:szCs w:val="16"/>
              </w:rPr>
            </w:pPr>
            <w:del w:id="189"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2357D6AD" w14:textId="3489D107" w:rsidR="00134427" w:rsidRPr="00346674" w:rsidDel="00C45E36" w:rsidRDefault="00723047" w:rsidP="00AE40ED">
            <w:pPr>
              <w:ind w:left="0"/>
              <w:jc w:val="left"/>
              <w:rPr>
                <w:del w:id="190" w:author="임영훈(Younghoon Lim)" w:date="2026-10-22T17:57:00Z" w16du:dateUtc="2026-10-22T08:57:00Z"/>
                <w:rFonts w:eastAsia="Malgun Gothic" w:cs="Arial"/>
                <w:kern w:val="0"/>
                <w:sz w:val="16"/>
                <w:szCs w:val="16"/>
              </w:rPr>
            </w:pPr>
            <w:del w:id="191" w:author="임영훈(Younghoon Lim)" w:date="2026-10-22T17:57:00Z" w16du:dateUtc="2026-10-22T08:57:00Z">
              <w:r w:rsidRPr="00346674" w:rsidDel="00C45E36">
                <w:rPr>
                  <w:rFonts w:eastAsia="Malgun Gothic" w:cs="Arial"/>
                  <w:kern w:val="0"/>
                  <w:sz w:val="16"/>
                  <w:szCs w:val="16"/>
                </w:rPr>
                <w:delText>TBE for Static Equipment</w:delText>
              </w:r>
            </w:del>
          </w:p>
        </w:tc>
        <w:tc>
          <w:tcPr>
            <w:tcW w:w="1396" w:type="dxa"/>
            <w:tcBorders>
              <w:top w:val="nil"/>
              <w:left w:val="nil"/>
              <w:bottom w:val="single" w:sz="4" w:space="0" w:color="auto"/>
              <w:right w:val="single" w:sz="4" w:space="0" w:color="auto"/>
            </w:tcBorders>
            <w:vAlign w:val="center"/>
          </w:tcPr>
          <w:p w14:paraId="7BD36656" w14:textId="2624DC4D" w:rsidR="00134427" w:rsidRPr="00346674" w:rsidDel="00C45E36" w:rsidRDefault="00134427" w:rsidP="00AE40ED">
            <w:pPr>
              <w:ind w:left="0"/>
              <w:jc w:val="center"/>
              <w:rPr>
                <w:del w:id="192" w:author="임영훈(Younghoon Lim)" w:date="2026-10-22T17:57:00Z" w16du:dateUtc="2026-10-22T08:57:00Z"/>
                <w:rFonts w:eastAsia="Malgun Gothic" w:cs="Arial"/>
                <w:kern w:val="0"/>
                <w:sz w:val="16"/>
                <w:szCs w:val="16"/>
              </w:rPr>
            </w:pPr>
          </w:p>
        </w:tc>
      </w:tr>
      <w:tr w:rsidR="00723047" w:rsidRPr="00346674" w:rsidDel="00C45E36" w14:paraId="1D09ECEE" w14:textId="77756C9D" w:rsidTr="00C62AE7">
        <w:trPr>
          <w:trHeight w:val="20"/>
          <w:del w:id="193"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323B03B4" w14:textId="344934A5" w:rsidR="00723047" w:rsidRPr="00346674" w:rsidDel="00C45E36" w:rsidRDefault="00723047" w:rsidP="00723047">
            <w:pPr>
              <w:ind w:left="0"/>
              <w:jc w:val="left"/>
              <w:rPr>
                <w:del w:id="194" w:author="임영훈(Younghoon Lim)" w:date="2026-10-22T17:57:00Z" w16du:dateUtc="2026-10-22T08:57:00Z"/>
                <w:rFonts w:eastAsia="Malgun Gothic" w:cs="Arial"/>
                <w:b/>
                <w:bCs/>
                <w:kern w:val="0"/>
                <w:sz w:val="16"/>
                <w:szCs w:val="16"/>
              </w:rPr>
            </w:pPr>
            <w:del w:id="195" w:author="임영훈(Younghoon Lim)" w:date="2026-10-22T17:57:00Z" w16du:dateUtc="2026-10-22T08:57:00Z">
              <w:r w:rsidRPr="00346674" w:rsidDel="00C45E36">
                <w:rPr>
                  <w:rFonts w:eastAsia="Malgun Gothic" w:cs="Arial"/>
                  <w:b/>
                  <w:bCs/>
                  <w:kern w:val="0"/>
                  <w:sz w:val="16"/>
                  <w:szCs w:val="16"/>
                </w:rPr>
                <w:delText>Piping</w:delText>
              </w:r>
            </w:del>
          </w:p>
        </w:tc>
      </w:tr>
      <w:tr w:rsidR="000C3326" w:rsidRPr="00346674" w:rsidDel="00C45E36" w14:paraId="1EEA3809" w14:textId="74BD7DBF" w:rsidTr="005244EC">
        <w:trPr>
          <w:trHeight w:val="20"/>
          <w:del w:id="196"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5A8C484" w14:textId="71BA9F45" w:rsidR="000C3326" w:rsidRPr="00346674" w:rsidDel="00C45E36" w:rsidRDefault="000C3326" w:rsidP="000C3326">
            <w:pPr>
              <w:ind w:left="0"/>
              <w:jc w:val="center"/>
              <w:rPr>
                <w:del w:id="197" w:author="임영훈(Younghoon Lim)" w:date="2026-10-22T17:57:00Z" w16du:dateUtc="2026-10-22T08:57:00Z"/>
                <w:rFonts w:eastAsia="Malgun Gothic" w:cs="Arial"/>
                <w:kern w:val="0"/>
                <w:sz w:val="16"/>
                <w:szCs w:val="16"/>
              </w:rPr>
            </w:pPr>
            <w:del w:id="198" w:author="임영훈(Younghoon Lim)" w:date="2026-10-22T17:57:00Z" w16du:dateUtc="2026-10-22T08:57:00Z">
              <w:r w:rsidRPr="00346674" w:rsidDel="00C45E36">
                <w:rPr>
                  <w:rFonts w:eastAsia="Malgun Gothic" w:cs="Arial"/>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5687C2C2" w14:textId="1A1880D6" w:rsidR="000C3326" w:rsidRPr="00346674" w:rsidDel="00C45E36" w:rsidRDefault="000C3326" w:rsidP="000C3326">
            <w:pPr>
              <w:ind w:left="0"/>
              <w:jc w:val="left"/>
              <w:rPr>
                <w:del w:id="199" w:author="임영훈(Younghoon Lim)" w:date="2026-10-22T17:57:00Z" w16du:dateUtc="2026-10-22T08:57:00Z"/>
                <w:rFonts w:eastAsia="Malgun Gothic" w:cs="Arial"/>
                <w:kern w:val="0"/>
                <w:sz w:val="16"/>
                <w:szCs w:val="16"/>
              </w:rPr>
            </w:pPr>
            <w:del w:id="200" w:author="임영훈(Younghoon Lim)" w:date="2026-10-22T17:57:00Z" w16du:dateUtc="2026-10-22T08:57:00Z">
              <w:r w:rsidRPr="00346674" w:rsidDel="00C45E36">
                <w:rPr>
                  <w:rFonts w:eastAsia="Malgun Gothic" w:cs="Arial"/>
                  <w:kern w:val="0"/>
                  <w:sz w:val="16"/>
                  <w:szCs w:val="16"/>
                </w:rPr>
                <w:delText>Overall Plot Plan</w:delText>
              </w:r>
            </w:del>
          </w:p>
        </w:tc>
        <w:tc>
          <w:tcPr>
            <w:tcW w:w="1396" w:type="dxa"/>
            <w:tcBorders>
              <w:top w:val="nil"/>
              <w:left w:val="nil"/>
              <w:bottom w:val="single" w:sz="4" w:space="0" w:color="auto"/>
              <w:right w:val="single" w:sz="4" w:space="0" w:color="auto"/>
            </w:tcBorders>
            <w:vAlign w:val="center"/>
          </w:tcPr>
          <w:p w14:paraId="31477F45" w14:textId="37A5F53A" w:rsidR="000C3326" w:rsidRPr="00346674" w:rsidDel="00C45E36" w:rsidRDefault="000C3326" w:rsidP="000C3326">
            <w:pPr>
              <w:spacing w:line="240" w:lineRule="exact"/>
              <w:ind w:left="0"/>
              <w:jc w:val="center"/>
              <w:rPr>
                <w:del w:id="201" w:author="임영훈(Younghoon Lim)" w:date="2026-10-22T17:57:00Z" w16du:dateUtc="2026-10-22T08:57:00Z"/>
                <w:rFonts w:eastAsia="Malgun Gothic" w:cs="Arial"/>
                <w:kern w:val="0"/>
                <w:sz w:val="16"/>
                <w:szCs w:val="16"/>
              </w:rPr>
            </w:pPr>
            <w:del w:id="202" w:author="임영훈(Younghoon Lim)" w:date="2026-10-22T17:57:00Z" w16du:dateUtc="2026-10-22T08:57:00Z">
              <w:r w:rsidRPr="00346674" w:rsidDel="00C45E36">
                <w:rPr>
                  <w:rFonts w:eastAsia="Malgun Gothic" w:cs="Arial"/>
                  <w:kern w:val="0"/>
                  <w:sz w:val="16"/>
                  <w:szCs w:val="16"/>
                </w:rPr>
                <w:delText>Incl. ISBL</w:delText>
              </w:r>
            </w:del>
          </w:p>
        </w:tc>
      </w:tr>
      <w:tr w:rsidR="000C3326" w:rsidRPr="00346674" w:rsidDel="00C45E36" w14:paraId="0CA050C3" w14:textId="10B63538" w:rsidTr="005244EC">
        <w:trPr>
          <w:trHeight w:val="20"/>
          <w:del w:id="20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C04094E" w14:textId="74CD3E8D" w:rsidR="000C3326" w:rsidRPr="00346674" w:rsidDel="00C45E36" w:rsidRDefault="007626DE" w:rsidP="000C3326">
            <w:pPr>
              <w:ind w:left="0"/>
              <w:jc w:val="center"/>
              <w:rPr>
                <w:del w:id="204" w:author="임영훈(Younghoon Lim)" w:date="2026-10-22T17:57:00Z" w16du:dateUtc="2026-10-22T08:57:00Z"/>
                <w:rFonts w:eastAsia="Malgun Gothic" w:cs="Arial"/>
                <w:kern w:val="0"/>
                <w:sz w:val="16"/>
                <w:szCs w:val="16"/>
              </w:rPr>
            </w:pPr>
            <w:del w:id="205"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21E5D865" w14:textId="0585B013" w:rsidR="000C3326" w:rsidRPr="00346674" w:rsidDel="00C45E36" w:rsidRDefault="000C3326" w:rsidP="000C3326">
            <w:pPr>
              <w:ind w:left="0"/>
              <w:jc w:val="left"/>
              <w:rPr>
                <w:del w:id="206" w:author="임영훈(Younghoon Lim)" w:date="2026-10-22T17:57:00Z" w16du:dateUtc="2026-10-22T08:57:00Z"/>
                <w:rFonts w:eastAsia="Malgun Gothic" w:cs="Arial"/>
                <w:kern w:val="0"/>
                <w:sz w:val="16"/>
                <w:szCs w:val="16"/>
              </w:rPr>
            </w:pPr>
            <w:del w:id="207" w:author="임영훈(Younghoon Lim)" w:date="2026-10-22T17:57:00Z" w16du:dateUtc="2026-10-22T08:57:00Z">
              <w:r w:rsidRPr="00346674" w:rsidDel="00C45E36">
                <w:rPr>
                  <w:rFonts w:eastAsia="Malgun Gothic" w:cs="Arial"/>
                  <w:kern w:val="0"/>
                  <w:sz w:val="16"/>
                  <w:szCs w:val="16"/>
                </w:rPr>
                <w:delText>Key plan Dwg</w:delText>
              </w:r>
            </w:del>
          </w:p>
        </w:tc>
        <w:tc>
          <w:tcPr>
            <w:tcW w:w="1396" w:type="dxa"/>
            <w:tcBorders>
              <w:top w:val="nil"/>
              <w:left w:val="nil"/>
              <w:bottom w:val="single" w:sz="4" w:space="0" w:color="auto"/>
              <w:right w:val="single" w:sz="4" w:space="0" w:color="auto"/>
            </w:tcBorders>
            <w:vAlign w:val="center"/>
          </w:tcPr>
          <w:p w14:paraId="09AB531E" w14:textId="185F07AD" w:rsidR="000C3326" w:rsidRPr="00346674" w:rsidDel="00C45E36" w:rsidRDefault="000C3326" w:rsidP="000C3326">
            <w:pPr>
              <w:spacing w:line="240" w:lineRule="exact"/>
              <w:ind w:left="0"/>
              <w:jc w:val="center"/>
              <w:rPr>
                <w:del w:id="208" w:author="임영훈(Younghoon Lim)" w:date="2026-10-22T17:57:00Z" w16du:dateUtc="2026-10-22T08:57:00Z"/>
                <w:rFonts w:eastAsia="Malgun Gothic" w:cs="Arial"/>
                <w:kern w:val="0"/>
                <w:sz w:val="16"/>
                <w:szCs w:val="16"/>
              </w:rPr>
            </w:pPr>
            <w:del w:id="209" w:author="임영훈(Younghoon Lim)" w:date="2026-10-22T17:57:00Z" w16du:dateUtc="2026-10-22T08:57:00Z">
              <w:r w:rsidRPr="00346674" w:rsidDel="00C45E36">
                <w:rPr>
                  <w:rFonts w:eastAsia="Malgun Gothic" w:cs="Arial"/>
                  <w:kern w:val="0"/>
                  <w:sz w:val="16"/>
                  <w:szCs w:val="16"/>
                </w:rPr>
                <w:delText xml:space="preserve">　</w:delText>
              </w:r>
            </w:del>
          </w:p>
        </w:tc>
      </w:tr>
      <w:tr w:rsidR="000C3326" w:rsidRPr="00346674" w:rsidDel="00C45E36" w14:paraId="50DE4114" w14:textId="18D58224" w:rsidTr="005244EC">
        <w:trPr>
          <w:trHeight w:val="20"/>
          <w:del w:id="210"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B5F38A6" w14:textId="4114719C" w:rsidR="000C3326" w:rsidRPr="00346674" w:rsidDel="00C45E36" w:rsidRDefault="007626DE" w:rsidP="000C3326">
            <w:pPr>
              <w:ind w:left="0"/>
              <w:jc w:val="center"/>
              <w:rPr>
                <w:del w:id="211" w:author="임영훈(Younghoon Lim)" w:date="2026-10-22T17:57:00Z" w16du:dateUtc="2026-10-22T08:57:00Z"/>
                <w:rFonts w:eastAsia="Malgun Gothic" w:cs="Arial"/>
                <w:kern w:val="0"/>
                <w:sz w:val="16"/>
                <w:szCs w:val="16"/>
              </w:rPr>
            </w:pPr>
            <w:del w:id="212"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7F0D10B7" w14:textId="574B1F2A" w:rsidR="000C3326" w:rsidRPr="00346674" w:rsidDel="00C45E36" w:rsidRDefault="000C3326" w:rsidP="000C3326">
            <w:pPr>
              <w:ind w:left="0"/>
              <w:jc w:val="left"/>
              <w:rPr>
                <w:del w:id="213" w:author="임영훈(Younghoon Lim)" w:date="2026-10-22T17:57:00Z" w16du:dateUtc="2026-10-22T08:57:00Z"/>
                <w:rFonts w:eastAsia="Malgun Gothic" w:cs="Arial"/>
                <w:kern w:val="0"/>
                <w:sz w:val="16"/>
                <w:szCs w:val="16"/>
              </w:rPr>
            </w:pPr>
            <w:del w:id="214" w:author="임영훈(Younghoon Lim)" w:date="2026-10-22T17:57:00Z" w16du:dateUtc="2026-10-22T08:57:00Z">
              <w:r w:rsidRPr="00346674" w:rsidDel="00C45E36">
                <w:rPr>
                  <w:rFonts w:eastAsia="Malgun Gothic" w:cs="Arial"/>
                  <w:kern w:val="0"/>
                  <w:sz w:val="16"/>
                  <w:szCs w:val="16"/>
                </w:rPr>
                <w:delText>Line List</w:delText>
              </w:r>
            </w:del>
          </w:p>
        </w:tc>
        <w:tc>
          <w:tcPr>
            <w:tcW w:w="1396" w:type="dxa"/>
            <w:tcBorders>
              <w:top w:val="nil"/>
              <w:left w:val="nil"/>
              <w:bottom w:val="single" w:sz="4" w:space="0" w:color="auto"/>
              <w:right w:val="single" w:sz="4" w:space="0" w:color="auto"/>
            </w:tcBorders>
            <w:vAlign w:val="center"/>
          </w:tcPr>
          <w:p w14:paraId="33474992" w14:textId="6DA2C7BD" w:rsidR="000C3326" w:rsidRPr="00346674" w:rsidDel="00C45E36" w:rsidRDefault="000C3326" w:rsidP="000C3326">
            <w:pPr>
              <w:spacing w:line="240" w:lineRule="exact"/>
              <w:ind w:left="0"/>
              <w:jc w:val="center"/>
              <w:rPr>
                <w:del w:id="215" w:author="임영훈(Younghoon Lim)" w:date="2026-10-22T17:57:00Z" w16du:dateUtc="2026-10-22T08:57:00Z"/>
                <w:rFonts w:eastAsia="Malgun Gothic" w:cs="Arial"/>
                <w:kern w:val="0"/>
                <w:sz w:val="16"/>
                <w:szCs w:val="16"/>
              </w:rPr>
            </w:pPr>
            <w:del w:id="216" w:author="임영훈(Younghoon Lim)" w:date="2026-10-22T17:57:00Z" w16du:dateUtc="2026-10-22T08:57:00Z">
              <w:r w:rsidRPr="00346674" w:rsidDel="00C45E36">
                <w:rPr>
                  <w:rFonts w:eastAsia="Malgun Gothic" w:cs="Arial"/>
                  <w:kern w:val="0"/>
                  <w:sz w:val="16"/>
                  <w:szCs w:val="16"/>
                </w:rPr>
                <w:delText xml:space="preserve">　</w:delText>
              </w:r>
            </w:del>
          </w:p>
        </w:tc>
      </w:tr>
      <w:tr w:rsidR="00134427" w:rsidRPr="00346674" w:rsidDel="00C45E36" w14:paraId="2FC6FA6E" w14:textId="39FE0CB8" w:rsidTr="005244EC">
        <w:trPr>
          <w:trHeight w:val="20"/>
          <w:del w:id="21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3C93DE65" w14:textId="423A7CB8" w:rsidR="00134427" w:rsidRPr="00346674" w:rsidDel="00C45E36" w:rsidRDefault="007626DE" w:rsidP="00AE40ED">
            <w:pPr>
              <w:ind w:left="0"/>
              <w:jc w:val="center"/>
              <w:rPr>
                <w:del w:id="218" w:author="임영훈(Younghoon Lim)" w:date="2026-10-22T17:57:00Z" w16du:dateUtc="2026-10-22T08:57:00Z"/>
                <w:rFonts w:eastAsia="Malgun Gothic" w:cs="Arial"/>
                <w:kern w:val="0"/>
                <w:sz w:val="16"/>
                <w:szCs w:val="16"/>
              </w:rPr>
            </w:pPr>
            <w:del w:id="219"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0FC7944C" w14:textId="2A3324CD" w:rsidR="00134427" w:rsidRPr="00346674" w:rsidDel="00C45E36" w:rsidRDefault="008800F7" w:rsidP="00AE40ED">
            <w:pPr>
              <w:ind w:left="0"/>
              <w:jc w:val="left"/>
              <w:rPr>
                <w:del w:id="220" w:author="임영훈(Younghoon Lim)" w:date="2026-10-22T17:57:00Z" w16du:dateUtc="2026-10-22T08:57:00Z"/>
                <w:rFonts w:eastAsia="Malgun Gothic" w:cs="Arial"/>
                <w:kern w:val="0"/>
                <w:sz w:val="16"/>
                <w:szCs w:val="16"/>
              </w:rPr>
            </w:pPr>
            <w:del w:id="221" w:author="임영훈(Younghoon Lim)" w:date="2026-10-22T17:57:00Z" w16du:dateUtc="2026-10-22T08:57:00Z">
              <w:r w:rsidRPr="00346674" w:rsidDel="00C45E36">
                <w:rPr>
                  <w:rFonts w:eastAsia="Malgun Gothic" w:cs="Arial"/>
                  <w:kern w:val="0"/>
                  <w:sz w:val="16"/>
                  <w:szCs w:val="16"/>
                </w:rPr>
                <w:delText>3D Modeling (Conceptual)</w:delText>
              </w:r>
            </w:del>
          </w:p>
        </w:tc>
        <w:tc>
          <w:tcPr>
            <w:tcW w:w="1396" w:type="dxa"/>
            <w:tcBorders>
              <w:top w:val="nil"/>
              <w:left w:val="nil"/>
              <w:bottom w:val="single" w:sz="4" w:space="0" w:color="auto"/>
              <w:right w:val="single" w:sz="4" w:space="0" w:color="auto"/>
            </w:tcBorders>
            <w:vAlign w:val="center"/>
          </w:tcPr>
          <w:p w14:paraId="7690E5A6" w14:textId="57D5A3E9" w:rsidR="00134427" w:rsidRPr="00346674" w:rsidDel="00C45E36" w:rsidRDefault="002E53BB" w:rsidP="007B2209">
            <w:pPr>
              <w:spacing w:line="240" w:lineRule="exact"/>
              <w:ind w:left="0"/>
              <w:jc w:val="center"/>
              <w:rPr>
                <w:del w:id="222" w:author="임영훈(Younghoon Lim)" w:date="2026-10-22T17:57:00Z" w16du:dateUtc="2026-10-22T08:57:00Z"/>
                <w:rFonts w:eastAsia="Malgun Gothic" w:cs="Arial"/>
                <w:kern w:val="0"/>
                <w:sz w:val="16"/>
                <w:szCs w:val="16"/>
              </w:rPr>
            </w:pPr>
            <w:del w:id="223" w:author="임영훈(Younghoon Lim)" w:date="2026-10-22T17:57:00Z" w16du:dateUtc="2026-10-22T08:57:00Z">
              <w:r w:rsidRPr="00346674" w:rsidDel="00C45E36">
                <w:rPr>
                  <w:rFonts w:eastAsia="Malgun Gothic" w:cs="Arial"/>
                  <w:kern w:val="0"/>
                  <w:sz w:val="16"/>
                  <w:szCs w:val="16"/>
                </w:rPr>
                <w:delText xml:space="preserve">Mock-up Models </w:delText>
              </w:r>
              <w:r w:rsidR="00E376D7" w:rsidRPr="00346674" w:rsidDel="00C45E36">
                <w:rPr>
                  <w:rFonts w:eastAsia="Malgun Gothic" w:cs="Arial" w:hint="eastAsia"/>
                  <w:kern w:val="0"/>
                  <w:sz w:val="16"/>
                  <w:szCs w:val="16"/>
                </w:rPr>
                <w:delText>for</w:delText>
              </w:r>
              <w:r w:rsidRPr="00346674" w:rsidDel="00C45E36">
                <w:rPr>
                  <w:rFonts w:eastAsia="Malgun Gothic" w:cs="Arial"/>
                  <w:kern w:val="0"/>
                  <w:sz w:val="16"/>
                  <w:szCs w:val="16"/>
                </w:rPr>
                <w:delText xml:space="preserve"> Rotating/Static Equipment and </w:delText>
              </w:r>
              <w:r w:rsidR="007B2209" w:rsidRPr="00346674" w:rsidDel="00C45E36">
                <w:rPr>
                  <w:rFonts w:eastAsia="Malgun Gothic" w:cs="Arial"/>
                  <w:kern w:val="0"/>
                  <w:sz w:val="16"/>
                  <w:szCs w:val="16"/>
                </w:rPr>
                <w:delText>Steel</w:delText>
              </w:r>
              <w:r w:rsidR="007B2209" w:rsidRPr="00346674" w:rsidDel="00C45E36">
                <w:rPr>
                  <w:rFonts w:eastAsia="Malgun Gothic" w:cs="Arial" w:hint="eastAsia"/>
                  <w:kern w:val="0"/>
                  <w:sz w:val="16"/>
                  <w:szCs w:val="16"/>
                </w:rPr>
                <w:delText xml:space="preserve"> </w:delText>
              </w:r>
              <w:r w:rsidRPr="00346674" w:rsidDel="00C45E36">
                <w:rPr>
                  <w:rFonts w:eastAsia="Malgun Gothic" w:cs="Arial"/>
                  <w:kern w:val="0"/>
                  <w:sz w:val="16"/>
                  <w:szCs w:val="16"/>
                </w:rPr>
                <w:delText>Structures</w:delText>
              </w:r>
            </w:del>
          </w:p>
        </w:tc>
      </w:tr>
      <w:tr w:rsidR="00134427" w:rsidRPr="00346674" w:rsidDel="00C45E36" w14:paraId="514C3043" w14:textId="10A83729" w:rsidTr="005244EC">
        <w:trPr>
          <w:trHeight w:val="20"/>
          <w:del w:id="224"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A03CE52" w14:textId="05232863" w:rsidR="00134427" w:rsidRPr="00346674" w:rsidDel="00C45E36" w:rsidRDefault="007626DE" w:rsidP="00AE40ED">
            <w:pPr>
              <w:ind w:left="0"/>
              <w:jc w:val="center"/>
              <w:rPr>
                <w:del w:id="225" w:author="임영훈(Younghoon Lim)" w:date="2026-10-22T17:57:00Z" w16du:dateUtc="2026-10-22T08:57:00Z"/>
                <w:rFonts w:eastAsia="Malgun Gothic" w:cs="Arial"/>
                <w:kern w:val="0"/>
                <w:sz w:val="16"/>
                <w:szCs w:val="16"/>
              </w:rPr>
            </w:pPr>
            <w:del w:id="226" w:author="임영훈(Younghoon Lim)" w:date="2026-10-22T17:57:00Z" w16du:dateUtc="2026-10-22T08:57:00Z">
              <w:r w:rsidRPr="00346674" w:rsidDel="00C45E36">
                <w:rPr>
                  <w:rFonts w:eastAsia="Malgun Gothic" w:cs="Arial" w:hint="eastAsia"/>
                  <w:kern w:val="0"/>
                  <w:sz w:val="16"/>
                  <w:szCs w:val="16"/>
                </w:rPr>
                <w:delText>5</w:delText>
              </w:r>
            </w:del>
          </w:p>
        </w:tc>
        <w:tc>
          <w:tcPr>
            <w:tcW w:w="6229" w:type="dxa"/>
            <w:tcBorders>
              <w:top w:val="nil"/>
              <w:left w:val="nil"/>
              <w:bottom w:val="single" w:sz="4" w:space="0" w:color="auto"/>
              <w:right w:val="single" w:sz="4" w:space="0" w:color="auto"/>
            </w:tcBorders>
            <w:noWrap/>
            <w:vAlign w:val="center"/>
          </w:tcPr>
          <w:p w14:paraId="7F0F11AD" w14:textId="5F63300D" w:rsidR="00134427" w:rsidRPr="00346674" w:rsidDel="00C45E36" w:rsidRDefault="008800F7" w:rsidP="00AE40ED">
            <w:pPr>
              <w:ind w:left="0"/>
              <w:jc w:val="left"/>
              <w:rPr>
                <w:del w:id="227" w:author="임영훈(Younghoon Lim)" w:date="2026-10-22T17:57:00Z" w16du:dateUtc="2026-10-22T08:57:00Z"/>
                <w:rFonts w:eastAsia="Malgun Gothic" w:cs="Arial"/>
                <w:kern w:val="0"/>
                <w:sz w:val="16"/>
                <w:szCs w:val="16"/>
              </w:rPr>
            </w:pPr>
            <w:del w:id="228" w:author="임영훈(Younghoon Lim)" w:date="2026-10-22T17:57:00Z" w16du:dateUtc="2026-10-22T08:57:00Z">
              <w:r w:rsidRPr="00346674" w:rsidDel="00C45E36">
                <w:rPr>
                  <w:rFonts w:eastAsia="Malgun Gothic" w:cs="Arial"/>
                  <w:kern w:val="0"/>
                  <w:sz w:val="16"/>
                  <w:szCs w:val="16"/>
                </w:rPr>
                <w:delText>MTO Basis</w:delText>
              </w:r>
            </w:del>
          </w:p>
        </w:tc>
        <w:tc>
          <w:tcPr>
            <w:tcW w:w="1396" w:type="dxa"/>
            <w:tcBorders>
              <w:top w:val="nil"/>
              <w:left w:val="nil"/>
              <w:bottom w:val="single" w:sz="4" w:space="0" w:color="auto"/>
              <w:right w:val="single" w:sz="4" w:space="0" w:color="auto"/>
            </w:tcBorders>
            <w:vAlign w:val="center"/>
          </w:tcPr>
          <w:p w14:paraId="00261DA7" w14:textId="7B373990" w:rsidR="00134427" w:rsidRPr="00346674" w:rsidDel="00C45E36" w:rsidRDefault="00134427" w:rsidP="00AE40ED">
            <w:pPr>
              <w:ind w:left="0"/>
              <w:jc w:val="center"/>
              <w:rPr>
                <w:del w:id="229" w:author="임영훈(Younghoon Lim)" w:date="2026-10-22T17:57:00Z" w16du:dateUtc="2026-10-22T08:57:00Z"/>
                <w:rFonts w:eastAsia="Malgun Gothic" w:cs="Arial"/>
                <w:kern w:val="0"/>
                <w:sz w:val="16"/>
                <w:szCs w:val="16"/>
              </w:rPr>
            </w:pPr>
          </w:p>
        </w:tc>
      </w:tr>
      <w:tr w:rsidR="00134427" w:rsidRPr="00346674" w:rsidDel="00C45E36" w14:paraId="4C394CCC" w14:textId="2C99D341" w:rsidTr="005244EC">
        <w:trPr>
          <w:trHeight w:val="20"/>
          <w:del w:id="230"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2E454B4" w14:textId="0C5B220C" w:rsidR="00134427" w:rsidRPr="00346674" w:rsidDel="00C45E36" w:rsidRDefault="007626DE" w:rsidP="00AE40ED">
            <w:pPr>
              <w:ind w:left="0"/>
              <w:jc w:val="center"/>
              <w:rPr>
                <w:del w:id="231" w:author="임영훈(Younghoon Lim)" w:date="2026-10-22T17:57:00Z" w16du:dateUtc="2026-10-22T08:57:00Z"/>
                <w:rFonts w:eastAsia="Malgun Gothic" w:cs="Arial"/>
                <w:kern w:val="0"/>
                <w:sz w:val="16"/>
                <w:szCs w:val="16"/>
              </w:rPr>
            </w:pPr>
            <w:del w:id="232" w:author="임영훈(Younghoon Lim)" w:date="2026-10-22T17:57:00Z" w16du:dateUtc="2026-10-22T08:57:00Z">
              <w:r w:rsidRPr="00346674" w:rsidDel="00C45E36">
                <w:rPr>
                  <w:rFonts w:eastAsia="Malgun Gothic" w:cs="Arial" w:hint="eastAsia"/>
                  <w:kern w:val="0"/>
                  <w:sz w:val="16"/>
                  <w:szCs w:val="16"/>
                </w:rPr>
                <w:delText>6</w:delText>
              </w:r>
            </w:del>
          </w:p>
        </w:tc>
        <w:tc>
          <w:tcPr>
            <w:tcW w:w="6229" w:type="dxa"/>
            <w:tcBorders>
              <w:top w:val="nil"/>
              <w:left w:val="nil"/>
              <w:bottom w:val="single" w:sz="4" w:space="0" w:color="auto"/>
              <w:right w:val="single" w:sz="4" w:space="0" w:color="auto"/>
            </w:tcBorders>
            <w:noWrap/>
            <w:vAlign w:val="center"/>
          </w:tcPr>
          <w:p w14:paraId="3C9267DD" w14:textId="1E409ADF" w:rsidR="00134427" w:rsidRPr="00346674" w:rsidDel="00C45E36" w:rsidRDefault="006C6321" w:rsidP="00AE40ED">
            <w:pPr>
              <w:ind w:left="0"/>
              <w:jc w:val="left"/>
              <w:rPr>
                <w:del w:id="233" w:author="임영훈(Younghoon Lim)" w:date="2026-10-22T17:57:00Z" w16du:dateUtc="2026-10-22T08:57:00Z"/>
                <w:rFonts w:eastAsia="Malgun Gothic" w:cs="Arial"/>
                <w:kern w:val="0"/>
                <w:sz w:val="16"/>
                <w:szCs w:val="16"/>
              </w:rPr>
            </w:pPr>
            <w:del w:id="234" w:author="임영훈(Younghoon Lim)" w:date="2026-10-22T17:57:00Z" w16du:dateUtc="2026-10-22T08:57:00Z">
              <w:r w:rsidRPr="00346674" w:rsidDel="00C45E36">
                <w:rPr>
                  <w:rFonts w:eastAsia="Malgun Gothic" w:cs="Arial"/>
                  <w:kern w:val="0"/>
                  <w:sz w:val="16"/>
                  <w:szCs w:val="16"/>
                </w:rPr>
                <w:delText>Material Requisition</w:delText>
              </w:r>
              <w:r w:rsidR="008800F7" w:rsidRPr="00346674" w:rsidDel="00C45E36">
                <w:rPr>
                  <w:rFonts w:eastAsia="Malgun Gothic" w:cs="Arial"/>
                  <w:kern w:val="0"/>
                  <w:sz w:val="16"/>
                  <w:szCs w:val="16"/>
                </w:rPr>
                <w:delText xml:space="preserve"> for Piping Items</w:delText>
              </w:r>
            </w:del>
          </w:p>
        </w:tc>
        <w:tc>
          <w:tcPr>
            <w:tcW w:w="1396" w:type="dxa"/>
            <w:tcBorders>
              <w:top w:val="nil"/>
              <w:left w:val="nil"/>
              <w:bottom w:val="single" w:sz="4" w:space="0" w:color="auto"/>
              <w:right w:val="single" w:sz="4" w:space="0" w:color="auto"/>
            </w:tcBorders>
            <w:vAlign w:val="center"/>
          </w:tcPr>
          <w:p w14:paraId="57A76778" w14:textId="2F82162F" w:rsidR="00134427" w:rsidRPr="00346674" w:rsidDel="00C45E36" w:rsidRDefault="00134427" w:rsidP="00AE40ED">
            <w:pPr>
              <w:ind w:left="0"/>
              <w:jc w:val="center"/>
              <w:rPr>
                <w:del w:id="235" w:author="임영훈(Younghoon Lim)" w:date="2026-10-22T17:57:00Z" w16du:dateUtc="2026-10-22T08:57:00Z"/>
                <w:rFonts w:eastAsia="Malgun Gothic" w:cs="Arial"/>
                <w:kern w:val="0"/>
                <w:sz w:val="16"/>
                <w:szCs w:val="16"/>
              </w:rPr>
            </w:pPr>
          </w:p>
        </w:tc>
      </w:tr>
      <w:tr w:rsidR="00412CE6" w:rsidRPr="00346674" w:rsidDel="00C45E36" w14:paraId="161FC120" w14:textId="6ED970D0" w:rsidTr="005244EC">
        <w:trPr>
          <w:trHeight w:val="20"/>
          <w:del w:id="236"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3CE65EA" w14:textId="4E480574" w:rsidR="00412CE6" w:rsidRPr="00346674" w:rsidDel="00C45E36" w:rsidRDefault="007626DE" w:rsidP="00AE40ED">
            <w:pPr>
              <w:ind w:left="0"/>
              <w:jc w:val="center"/>
              <w:rPr>
                <w:del w:id="237" w:author="임영훈(Younghoon Lim)" w:date="2026-10-22T17:57:00Z" w16du:dateUtc="2026-10-22T08:57:00Z"/>
                <w:rFonts w:eastAsia="Malgun Gothic" w:cs="Arial"/>
                <w:kern w:val="0"/>
                <w:sz w:val="16"/>
                <w:szCs w:val="16"/>
              </w:rPr>
            </w:pPr>
            <w:del w:id="238" w:author="임영훈(Younghoon Lim)" w:date="2026-10-22T17:57:00Z" w16du:dateUtc="2026-10-22T08:57:00Z">
              <w:r w:rsidRPr="00346674" w:rsidDel="00C45E36">
                <w:rPr>
                  <w:rFonts w:eastAsia="Malgun Gothic" w:cs="Arial" w:hint="eastAsia"/>
                  <w:kern w:val="0"/>
                  <w:sz w:val="16"/>
                  <w:szCs w:val="16"/>
                </w:rPr>
                <w:delText>7</w:delText>
              </w:r>
            </w:del>
          </w:p>
        </w:tc>
        <w:tc>
          <w:tcPr>
            <w:tcW w:w="6229" w:type="dxa"/>
            <w:tcBorders>
              <w:top w:val="nil"/>
              <w:left w:val="nil"/>
              <w:bottom w:val="single" w:sz="4" w:space="0" w:color="auto"/>
              <w:right w:val="single" w:sz="4" w:space="0" w:color="auto"/>
            </w:tcBorders>
            <w:noWrap/>
            <w:vAlign w:val="center"/>
          </w:tcPr>
          <w:p w14:paraId="4028758F" w14:textId="4D32E19E" w:rsidR="00412CE6" w:rsidRPr="00346674" w:rsidDel="00C45E36" w:rsidRDefault="00412CE6" w:rsidP="00AE40ED">
            <w:pPr>
              <w:ind w:left="0"/>
              <w:jc w:val="left"/>
              <w:rPr>
                <w:del w:id="239" w:author="임영훈(Younghoon Lim)" w:date="2026-10-22T17:57:00Z" w16du:dateUtc="2026-10-22T08:57:00Z"/>
                <w:rFonts w:eastAsia="Malgun Gothic" w:cs="Arial"/>
                <w:kern w:val="0"/>
                <w:sz w:val="16"/>
                <w:szCs w:val="16"/>
              </w:rPr>
            </w:pPr>
            <w:del w:id="240" w:author="임영훈(Younghoon Lim)" w:date="2026-10-22T17:57:00Z" w16du:dateUtc="2026-10-22T08:57:00Z">
              <w:r w:rsidRPr="00346674" w:rsidDel="00C45E36">
                <w:rPr>
                  <w:rFonts w:eastAsia="Malgun Gothic" w:cs="Arial" w:hint="eastAsia"/>
                  <w:kern w:val="0"/>
                  <w:sz w:val="16"/>
                  <w:szCs w:val="16"/>
                </w:rPr>
                <w:delText>TBE for Piping Items</w:delText>
              </w:r>
            </w:del>
          </w:p>
        </w:tc>
        <w:tc>
          <w:tcPr>
            <w:tcW w:w="1396" w:type="dxa"/>
            <w:tcBorders>
              <w:top w:val="nil"/>
              <w:left w:val="nil"/>
              <w:bottom w:val="single" w:sz="4" w:space="0" w:color="auto"/>
              <w:right w:val="single" w:sz="4" w:space="0" w:color="auto"/>
            </w:tcBorders>
            <w:vAlign w:val="center"/>
          </w:tcPr>
          <w:p w14:paraId="6B32C796" w14:textId="34064031" w:rsidR="00412CE6" w:rsidRPr="00346674" w:rsidDel="00C45E36" w:rsidRDefault="00412CE6" w:rsidP="00AE40ED">
            <w:pPr>
              <w:ind w:left="0"/>
              <w:jc w:val="center"/>
              <w:rPr>
                <w:del w:id="241" w:author="임영훈(Younghoon Lim)" w:date="2026-10-22T17:57:00Z" w16du:dateUtc="2026-10-22T08:57:00Z"/>
                <w:rFonts w:eastAsia="Malgun Gothic" w:cs="Arial"/>
                <w:kern w:val="0"/>
                <w:sz w:val="16"/>
                <w:szCs w:val="16"/>
              </w:rPr>
            </w:pPr>
          </w:p>
        </w:tc>
      </w:tr>
      <w:tr w:rsidR="004D5946" w:rsidRPr="00346674" w:rsidDel="00C45E36" w14:paraId="21240BED" w14:textId="171C0172" w:rsidTr="005244EC">
        <w:trPr>
          <w:trHeight w:val="20"/>
          <w:del w:id="242"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04D9587B" w14:textId="27CA4DEB" w:rsidR="004D5946" w:rsidRPr="00346674" w:rsidDel="00C45E36" w:rsidRDefault="004D5946" w:rsidP="005244EC">
            <w:pPr>
              <w:ind w:left="0"/>
              <w:jc w:val="left"/>
              <w:rPr>
                <w:del w:id="243" w:author="임영훈(Younghoon Lim)" w:date="2026-10-22T17:57:00Z" w16du:dateUtc="2026-10-22T08:57:00Z"/>
                <w:rFonts w:eastAsia="Malgun Gothic" w:cs="Arial"/>
                <w:kern w:val="0"/>
                <w:sz w:val="16"/>
                <w:szCs w:val="16"/>
              </w:rPr>
            </w:pPr>
            <w:del w:id="244" w:author="임영훈(Younghoon Lim)" w:date="2026-10-22T17:57:00Z" w16du:dateUtc="2026-10-22T08:57:00Z">
              <w:r w:rsidRPr="00346674" w:rsidDel="00C45E36">
                <w:rPr>
                  <w:rFonts w:eastAsia="Malgun Gothic" w:cs="Arial"/>
                  <w:b/>
                  <w:bCs/>
                  <w:kern w:val="0"/>
                  <w:sz w:val="16"/>
                  <w:szCs w:val="16"/>
                </w:rPr>
                <w:delText>Fire Protection</w:delText>
              </w:r>
            </w:del>
          </w:p>
        </w:tc>
      </w:tr>
      <w:tr w:rsidR="00134427" w:rsidRPr="00346674" w:rsidDel="00C45E36" w14:paraId="37E10EE0" w14:textId="1A3C9169" w:rsidTr="005244EC">
        <w:trPr>
          <w:trHeight w:val="20"/>
          <w:del w:id="245"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1E093F55" w14:textId="747E0A10" w:rsidR="00134427" w:rsidRPr="00346674" w:rsidDel="00C45E36" w:rsidRDefault="008052C5" w:rsidP="00AE40ED">
            <w:pPr>
              <w:ind w:left="0"/>
              <w:jc w:val="center"/>
              <w:rPr>
                <w:del w:id="246" w:author="임영훈(Younghoon Lim)" w:date="2026-10-22T17:57:00Z" w16du:dateUtc="2026-10-22T08:57:00Z"/>
                <w:rFonts w:eastAsia="Malgun Gothic" w:cs="Arial"/>
                <w:kern w:val="0"/>
                <w:sz w:val="16"/>
                <w:szCs w:val="16"/>
              </w:rPr>
            </w:pPr>
            <w:del w:id="247"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63CF5C92" w14:textId="39B47F57" w:rsidR="00134427" w:rsidRPr="00346674" w:rsidDel="00C45E36" w:rsidRDefault="00A85DD1" w:rsidP="00AE40ED">
            <w:pPr>
              <w:ind w:left="0"/>
              <w:jc w:val="left"/>
              <w:rPr>
                <w:del w:id="248" w:author="임영훈(Younghoon Lim)" w:date="2026-10-22T17:57:00Z" w16du:dateUtc="2026-10-22T08:57:00Z"/>
                <w:rFonts w:eastAsia="Malgun Gothic" w:cs="Arial"/>
                <w:kern w:val="0"/>
                <w:sz w:val="16"/>
                <w:szCs w:val="16"/>
              </w:rPr>
            </w:pPr>
            <w:del w:id="249" w:author="임영훈(Younghoon Lim)" w:date="2026-10-22T17:57:00Z" w16du:dateUtc="2026-10-22T08:57:00Z">
              <w:r w:rsidRPr="00346674" w:rsidDel="00C45E36">
                <w:rPr>
                  <w:rFonts w:eastAsia="Malgun Gothic" w:cs="Arial"/>
                  <w:kern w:val="0"/>
                  <w:sz w:val="16"/>
                  <w:szCs w:val="16"/>
                </w:rPr>
                <w:delText>MTO Basis for Fire Protection Syst</w:delText>
              </w:r>
              <w:r w:rsidR="00E74D8C" w:rsidRPr="00346674" w:rsidDel="00C45E36">
                <w:rPr>
                  <w:rFonts w:eastAsia="Malgun Gothic" w:cs="Arial" w:hint="eastAsia"/>
                  <w:kern w:val="0"/>
                  <w:sz w:val="16"/>
                  <w:szCs w:val="16"/>
                </w:rPr>
                <w:delText>e</w:delText>
              </w:r>
              <w:r w:rsidRPr="00346674" w:rsidDel="00C45E36">
                <w:rPr>
                  <w:rFonts w:eastAsia="Malgun Gothic" w:cs="Arial"/>
                  <w:kern w:val="0"/>
                  <w:sz w:val="16"/>
                  <w:szCs w:val="16"/>
                </w:rPr>
                <w:delText>m</w:delText>
              </w:r>
            </w:del>
          </w:p>
        </w:tc>
        <w:tc>
          <w:tcPr>
            <w:tcW w:w="1396" w:type="dxa"/>
            <w:tcBorders>
              <w:top w:val="single" w:sz="4" w:space="0" w:color="auto"/>
              <w:left w:val="nil"/>
              <w:bottom w:val="single" w:sz="4" w:space="0" w:color="auto"/>
              <w:right w:val="single" w:sz="4" w:space="0" w:color="auto"/>
            </w:tcBorders>
            <w:vAlign w:val="center"/>
          </w:tcPr>
          <w:p w14:paraId="251F2BD3" w14:textId="5C85F609" w:rsidR="00134427" w:rsidRPr="00346674" w:rsidDel="00C45E36" w:rsidRDefault="00134427" w:rsidP="00AE40ED">
            <w:pPr>
              <w:ind w:left="0"/>
              <w:jc w:val="center"/>
              <w:rPr>
                <w:del w:id="250" w:author="임영훈(Younghoon Lim)" w:date="2026-10-22T17:57:00Z" w16du:dateUtc="2026-10-22T08:57:00Z"/>
                <w:rFonts w:eastAsia="Malgun Gothic" w:cs="Arial"/>
                <w:kern w:val="0"/>
                <w:sz w:val="16"/>
                <w:szCs w:val="16"/>
              </w:rPr>
            </w:pPr>
          </w:p>
        </w:tc>
      </w:tr>
      <w:tr w:rsidR="00134427" w:rsidRPr="00346674" w:rsidDel="00C45E36" w14:paraId="540B6F21" w14:textId="67EE6C65" w:rsidTr="005244EC">
        <w:trPr>
          <w:trHeight w:val="20"/>
          <w:del w:id="251"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0047D51" w14:textId="2F81CF6C" w:rsidR="00134427" w:rsidRPr="00346674" w:rsidDel="00C45E36" w:rsidRDefault="008052C5" w:rsidP="00AE40ED">
            <w:pPr>
              <w:ind w:left="0"/>
              <w:jc w:val="center"/>
              <w:rPr>
                <w:del w:id="252" w:author="임영훈(Younghoon Lim)" w:date="2026-10-22T17:57:00Z" w16du:dateUtc="2026-10-22T08:57:00Z"/>
                <w:rFonts w:eastAsia="Malgun Gothic" w:cs="Arial"/>
                <w:kern w:val="0"/>
                <w:sz w:val="16"/>
                <w:szCs w:val="16"/>
              </w:rPr>
            </w:pPr>
            <w:del w:id="253"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57487360" w14:textId="562C6808" w:rsidR="00134427" w:rsidRPr="00346674" w:rsidDel="00C45E36" w:rsidRDefault="00A85DD1" w:rsidP="00AE40ED">
            <w:pPr>
              <w:ind w:left="0"/>
              <w:jc w:val="left"/>
              <w:rPr>
                <w:del w:id="254" w:author="임영훈(Younghoon Lim)" w:date="2026-10-22T17:57:00Z" w16du:dateUtc="2026-10-22T08:57:00Z"/>
                <w:rFonts w:eastAsia="Malgun Gothic" w:cs="Arial"/>
                <w:kern w:val="0"/>
                <w:sz w:val="16"/>
                <w:szCs w:val="16"/>
              </w:rPr>
            </w:pPr>
            <w:del w:id="255" w:author="임영훈(Younghoon Lim)" w:date="2026-10-22T17:57:00Z" w16du:dateUtc="2026-10-22T08:57:00Z">
              <w:r w:rsidRPr="00346674" w:rsidDel="00C45E36">
                <w:rPr>
                  <w:rFonts w:eastAsia="Malgun Gothic" w:cs="Arial"/>
                  <w:kern w:val="0"/>
                  <w:sz w:val="16"/>
                  <w:szCs w:val="16"/>
                </w:rPr>
                <w:delText>P&amp;ID for Fire Protection System</w:delText>
              </w:r>
            </w:del>
          </w:p>
        </w:tc>
        <w:tc>
          <w:tcPr>
            <w:tcW w:w="1396" w:type="dxa"/>
            <w:tcBorders>
              <w:top w:val="nil"/>
              <w:left w:val="nil"/>
              <w:bottom w:val="single" w:sz="4" w:space="0" w:color="auto"/>
              <w:right w:val="single" w:sz="4" w:space="0" w:color="auto"/>
            </w:tcBorders>
            <w:vAlign w:val="center"/>
          </w:tcPr>
          <w:p w14:paraId="117F19BF" w14:textId="1182F49A" w:rsidR="00134427" w:rsidRPr="00346674" w:rsidDel="00C45E36" w:rsidRDefault="00BC6A0B" w:rsidP="00AE40ED">
            <w:pPr>
              <w:ind w:left="0"/>
              <w:jc w:val="center"/>
              <w:rPr>
                <w:del w:id="256" w:author="임영훈(Younghoon Lim)" w:date="2026-10-22T17:57:00Z" w16du:dateUtc="2026-10-22T08:57:00Z"/>
                <w:rFonts w:eastAsia="Malgun Gothic" w:cs="Arial"/>
                <w:kern w:val="0"/>
                <w:sz w:val="16"/>
                <w:szCs w:val="16"/>
              </w:rPr>
            </w:pPr>
            <w:del w:id="257" w:author="임영훈(Younghoon Lim)" w:date="2026-10-22T17:57:00Z" w16du:dateUtc="2026-10-22T08:57:00Z">
              <w:r w:rsidRPr="00346674" w:rsidDel="00C45E36">
                <w:rPr>
                  <w:rFonts w:eastAsia="Malgun Gothic" w:cs="Arial"/>
                  <w:kern w:val="0"/>
                  <w:sz w:val="16"/>
                  <w:szCs w:val="16"/>
                </w:rPr>
                <w:delText>incl. ISBL</w:delText>
              </w:r>
            </w:del>
          </w:p>
        </w:tc>
      </w:tr>
      <w:tr w:rsidR="00134427" w:rsidRPr="00346674" w:rsidDel="00C45E36" w14:paraId="797F9FEA" w14:textId="152E91B4" w:rsidTr="005244EC">
        <w:trPr>
          <w:trHeight w:val="20"/>
          <w:del w:id="258"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5B32E69" w14:textId="52363D6F" w:rsidR="00134427" w:rsidRPr="00346674" w:rsidDel="00C45E36" w:rsidRDefault="008052C5" w:rsidP="00AE40ED">
            <w:pPr>
              <w:ind w:left="0"/>
              <w:jc w:val="center"/>
              <w:rPr>
                <w:del w:id="259" w:author="임영훈(Younghoon Lim)" w:date="2026-10-22T17:57:00Z" w16du:dateUtc="2026-10-22T08:57:00Z"/>
                <w:rFonts w:eastAsia="Malgun Gothic" w:cs="Arial"/>
                <w:kern w:val="0"/>
                <w:sz w:val="16"/>
                <w:szCs w:val="16"/>
              </w:rPr>
            </w:pPr>
            <w:del w:id="260"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560861C9" w14:textId="7242B1BC" w:rsidR="00134427" w:rsidRPr="00346674" w:rsidDel="00C45E36" w:rsidRDefault="00A85DD1" w:rsidP="00AE40ED">
            <w:pPr>
              <w:ind w:left="0"/>
              <w:jc w:val="left"/>
              <w:rPr>
                <w:del w:id="261" w:author="임영훈(Younghoon Lim)" w:date="2026-10-22T17:57:00Z" w16du:dateUtc="2026-10-22T08:57:00Z"/>
                <w:rFonts w:eastAsia="Malgun Gothic" w:cs="Arial"/>
                <w:kern w:val="0"/>
                <w:sz w:val="16"/>
                <w:szCs w:val="16"/>
              </w:rPr>
            </w:pPr>
            <w:del w:id="262" w:author="임영훈(Younghoon Lim)" w:date="2026-10-22T17:57:00Z" w16du:dateUtc="2026-10-22T08:57:00Z">
              <w:r w:rsidRPr="00346674" w:rsidDel="00C45E36">
                <w:rPr>
                  <w:rFonts w:eastAsia="Malgun Gothic" w:cs="Arial"/>
                  <w:kern w:val="0"/>
                  <w:sz w:val="16"/>
                  <w:szCs w:val="16"/>
                </w:rPr>
                <w:delText>Material Requisition for Firefighting Equipment</w:delText>
              </w:r>
            </w:del>
          </w:p>
        </w:tc>
        <w:tc>
          <w:tcPr>
            <w:tcW w:w="1396" w:type="dxa"/>
            <w:tcBorders>
              <w:top w:val="nil"/>
              <w:left w:val="nil"/>
              <w:bottom w:val="single" w:sz="4" w:space="0" w:color="auto"/>
              <w:right w:val="single" w:sz="4" w:space="0" w:color="auto"/>
            </w:tcBorders>
            <w:vAlign w:val="center"/>
          </w:tcPr>
          <w:p w14:paraId="1A9C4E96" w14:textId="03A96905" w:rsidR="00134427" w:rsidRPr="00346674" w:rsidDel="00C45E36" w:rsidRDefault="00134427" w:rsidP="00AE40ED">
            <w:pPr>
              <w:ind w:left="0"/>
              <w:jc w:val="center"/>
              <w:rPr>
                <w:del w:id="263" w:author="임영훈(Younghoon Lim)" w:date="2026-10-22T17:57:00Z" w16du:dateUtc="2026-10-22T08:57:00Z"/>
                <w:rFonts w:eastAsia="Malgun Gothic" w:cs="Arial"/>
                <w:kern w:val="0"/>
                <w:sz w:val="16"/>
                <w:szCs w:val="16"/>
              </w:rPr>
            </w:pPr>
          </w:p>
        </w:tc>
      </w:tr>
      <w:tr w:rsidR="00134427" w:rsidRPr="00346674" w:rsidDel="00C45E36" w14:paraId="71280AB1" w14:textId="2CF1C9FB" w:rsidTr="005244EC">
        <w:trPr>
          <w:trHeight w:val="20"/>
          <w:del w:id="264"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3026C287" w14:textId="0C9A1863" w:rsidR="00134427" w:rsidRPr="00346674" w:rsidDel="00C45E36" w:rsidRDefault="008052C5" w:rsidP="00AE40ED">
            <w:pPr>
              <w:ind w:left="0"/>
              <w:jc w:val="center"/>
              <w:rPr>
                <w:del w:id="265" w:author="임영훈(Younghoon Lim)" w:date="2026-10-22T17:57:00Z" w16du:dateUtc="2026-10-22T08:57:00Z"/>
                <w:rFonts w:eastAsia="Malgun Gothic" w:cs="Arial"/>
                <w:kern w:val="0"/>
                <w:sz w:val="16"/>
                <w:szCs w:val="16"/>
              </w:rPr>
            </w:pPr>
            <w:del w:id="266"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5A018BE2" w14:textId="1A3AC876" w:rsidR="00134427" w:rsidRPr="00346674" w:rsidDel="00C45E36" w:rsidRDefault="00A85DD1" w:rsidP="00AE40ED">
            <w:pPr>
              <w:ind w:left="0"/>
              <w:jc w:val="left"/>
              <w:rPr>
                <w:del w:id="267" w:author="임영훈(Younghoon Lim)" w:date="2026-10-22T17:57:00Z" w16du:dateUtc="2026-10-22T08:57:00Z"/>
                <w:rFonts w:eastAsia="Malgun Gothic" w:cs="Arial"/>
                <w:kern w:val="0"/>
                <w:sz w:val="16"/>
                <w:szCs w:val="16"/>
              </w:rPr>
            </w:pPr>
            <w:del w:id="268" w:author="임영훈(Younghoon Lim)" w:date="2026-10-22T17:57:00Z" w16du:dateUtc="2026-10-22T08:57:00Z">
              <w:r w:rsidRPr="00346674" w:rsidDel="00C45E36">
                <w:rPr>
                  <w:rFonts w:eastAsia="Malgun Gothic" w:cs="Arial"/>
                  <w:kern w:val="0"/>
                  <w:sz w:val="16"/>
                  <w:szCs w:val="16"/>
                </w:rPr>
                <w:delText>TBE for Firefighting Equipment</w:delText>
              </w:r>
            </w:del>
          </w:p>
        </w:tc>
        <w:tc>
          <w:tcPr>
            <w:tcW w:w="1396" w:type="dxa"/>
            <w:tcBorders>
              <w:top w:val="nil"/>
              <w:left w:val="nil"/>
              <w:bottom w:val="single" w:sz="4" w:space="0" w:color="auto"/>
              <w:right w:val="single" w:sz="4" w:space="0" w:color="auto"/>
            </w:tcBorders>
            <w:vAlign w:val="center"/>
          </w:tcPr>
          <w:p w14:paraId="08604AF3" w14:textId="5C2906AC" w:rsidR="00134427" w:rsidRPr="00346674" w:rsidDel="00C45E36" w:rsidRDefault="00134427" w:rsidP="00AE40ED">
            <w:pPr>
              <w:ind w:left="0"/>
              <w:jc w:val="center"/>
              <w:rPr>
                <w:del w:id="269" w:author="임영훈(Younghoon Lim)" w:date="2026-10-22T17:57:00Z" w16du:dateUtc="2026-10-22T08:57:00Z"/>
                <w:rFonts w:eastAsia="Malgun Gothic" w:cs="Arial"/>
                <w:kern w:val="0"/>
                <w:sz w:val="16"/>
                <w:szCs w:val="16"/>
              </w:rPr>
            </w:pPr>
          </w:p>
        </w:tc>
      </w:tr>
      <w:tr w:rsidR="004D5946" w:rsidRPr="00346674" w:rsidDel="00C45E36" w14:paraId="23D86613" w14:textId="5335EF76" w:rsidTr="005244EC">
        <w:trPr>
          <w:trHeight w:val="20"/>
          <w:del w:id="270"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4AF13DB0" w14:textId="37FBD562" w:rsidR="004D5946" w:rsidRPr="00346674" w:rsidDel="00C45E36" w:rsidRDefault="004D5946" w:rsidP="005244EC">
            <w:pPr>
              <w:ind w:left="0"/>
              <w:jc w:val="left"/>
              <w:rPr>
                <w:del w:id="271" w:author="임영훈(Younghoon Lim)" w:date="2026-10-22T17:57:00Z" w16du:dateUtc="2026-10-22T08:57:00Z"/>
                <w:rFonts w:eastAsia="Malgun Gothic" w:cs="Arial"/>
                <w:kern w:val="0"/>
                <w:sz w:val="16"/>
                <w:szCs w:val="16"/>
              </w:rPr>
            </w:pPr>
            <w:del w:id="272" w:author="임영훈(Younghoon Lim)" w:date="2026-10-22T17:57:00Z" w16du:dateUtc="2026-10-22T08:57:00Z">
              <w:r w:rsidRPr="00346674" w:rsidDel="00C45E36">
                <w:rPr>
                  <w:rFonts w:eastAsia="Malgun Gothic" w:cs="Arial"/>
                  <w:b/>
                  <w:bCs/>
                  <w:kern w:val="0"/>
                  <w:sz w:val="16"/>
                  <w:szCs w:val="16"/>
                </w:rPr>
                <w:delText>HVAC</w:delText>
              </w:r>
            </w:del>
          </w:p>
        </w:tc>
      </w:tr>
      <w:tr w:rsidR="00134427" w:rsidRPr="00346674" w:rsidDel="00C45E36" w14:paraId="0611834A" w14:textId="38E243C4" w:rsidTr="005244EC">
        <w:trPr>
          <w:trHeight w:val="20"/>
          <w:del w:id="27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1FB59F06" w14:textId="74FBC345" w:rsidR="00134427" w:rsidRPr="00346674" w:rsidDel="00C45E36" w:rsidRDefault="00B57EE3" w:rsidP="00AE40ED">
            <w:pPr>
              <w:ind w:left="0"/>
              <w:jc w:val="center"/>
              <w:rPr>
                <w:del w:id="274" w:author="임영훈(Younghoon Lim)" w:date="2026-10-22T17:57:00Z" w16du:dateUtc="2026-10-22T08:57:00Z"/>
                <w:rFonts w:eastAsia="Malgun Gothic" w:cs="Arial"/>
                <w:kern w:val="0"/>
                <w:sz w:val="16"/>
                <w:szCs w:val="16"/>
              </w:rPr>
            </w:pPr>
            <w:del w:id="275"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15A268A6" w14:textId="1B6489C0" w:rsidR="00134427" w:rsidRPr="00346674" w:rsidDel="00C45E36" w:rsidRDefault="008052C5" w:rsidP="00AE40ED">
            <w:pPr>
              <w:ind w:left="0"/>
              <w:jc w:val="left"/>
              <w:rPr>
                <w:del w:id="276" w:author="임영훈(Younghoon Lim)" w:date="2026-10-22T17:57:00Z" w16du:dateUtc="2026-10-22T08:57:00Z"/>
                <w:rFonts w:eastAsia="Malgun Gothic" w:cs="Arial"/>
                <w:kern w:val="0"/>
                <w:sz w:val="16"/>
                <w:szCs w:val="16"/>
              </w:rPr>
            </w:pPr>
            <w:del w:id="277" w:author="임영훈(Younghoon Lim)" w:date="2026-10-22T17:57:00Z" w16du:dateUtc="2026-10-22T08:57:00Z">
              <w:r w:rsidRPr="00346674" w:rsidDel="00C45E36">
                <w:rPr>
                  <w:rFonts w:eastAsia="Malgun Gothic" w:cs="Arial"/>
                  <w:kern w:val="0"/>
                  <w:sz w:val="16"/>
                  <w:szCs w:val="16"/>
                </w:rPr>
                <w:delText>HVAC Design Basis</w:delText>
              </w:r>
            </w:del>
          </w:p>
        </w:tc>
        <w:tc>
          <w:tcPr>
            <w:tcW w:w="1396" w:type="dxa"/>
            <w:tcBorders>
              <w:top w:val="single" w:sz="4" w:space="0" w:color="auto"/>
              <w:left w:val="nil"/>
              <w:bottom w:val="single" w:sz="4" w:space="0" w:color="auto"/>
              <w:right w:val="single" w:sz="4" w:space="0" w:color="auto"/>
            </w:tcBorders>
            <w:vAlign w:val="center"/>
          </w:tcPr>
          <w:p w14:paraId="12955604" w14:textId="17FF5165" w:rsidR="00134427" w:rsidRPr="00346674" w:rsidDel="00C45E36" w:rsidRDefault="00BC6A0B" w:rsidP="00AE40ED">
            <w:pPr>
              <w:ind w:left="0"/>
              <w:jc w:val="center"/>
              <w:rPr>
                <w:del w:id="278" w:author="임영훈(Younghoon Lim)" w:date="2026-10-22T17:57:00Z" w16du:dateUtc="2026-10-22T08:57:00Z"/>
                <w:rFonts w:eastAsia="Malgun Gothic" w:cs="Arial"/>
                <w:kern w:val="0"/>
                <w:sz w:val="16"/>
                <w:szCs w:val="16"/>
              </w:rPr>
            </w:pPr>
            <w:del w:id="279" w:author="임영훈(Younghoon Lim)" w:date="2026-10-22T17:57:00Z" w16du:dateUtc="2026-10-22T08:57:00Z">
              <w:r w:rsidRPr="00346674" w:rsidDel="00C45E36">
                <w:rPr>
                  <w:rFonts w:eastAsia="Malgun Gothic" w:cs="Arial"/>
                  <w:kern w:val="0"/>
                  <w:sz w:val="16"/>
                  <w:szCs w:val="16"/>
                </w:rPr>
                <w:delText>incl. ISBL</w:delText>
              </w:r>
            </w:del>
          </w:p>
        </w:tc>
      </w:tr>
      <w:tr w:rsidR="00134427" w:rsidRPr="00346674" w:rsidDel="00C45E36" w14:paraId="2436AD5E" w14:textId="28375C52" w:rsidTr="005244EC">
        <w:trPr>
          <w:trHeight w:val="20"/>
          <w:del w:id="280"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8E66B52" w14:textId="715A57C2" w:rsidR="00134427" w:rsidRPr="00346674" w:rsidDel="00C45E36" w:rsidRDefault="00B57EE3" w:rsidP="00AE40ED">
            <w:pPr>
              <w:ind w:left="0"/>
              <w:jc w:val="center"/>
              <w:rPr>
                <w:del w:id="281" w:author="임영훈(Younghoon Lim)" w:date="2026-10-22T17:57:00Z" w16du:dateUtc="2026-10-22T08:57:00Z"/>
                <w:rFonts w:eastAsia="Malgun Gothic" w:cs="Arial"/>
                <w:kern w:val="0"/>
                <w:sz w:val="16"/>
                <w:szCs w:val="16"/>
              </w:rPr>
            </w:pPr>
            <w:del w:id="282"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6AB026E4" w14:textId="51FA2CC1" w:rsidR="00134427" w:rsidRPr="00346674" w:rsidDel="00C45E36" w:rsidRDefault="008052C5" w:rsidP="00AE40ED">
            <w:pPr>
              <w:ind w:left="0"/>
              <w:jc w:val="left"/>
              <w:rPr>
                <w:del w:id="283" w:author="임영훈(Younghoon Lim)" w:date="2026-10-22T17:57:00Z" w16du:dateUtc="2026-10-22T08:57:00Z"/>
                <w:rFonts w:eastAsia="Malgun Gothic" w:cs="Arial"/>
                <w:kern w:val="0"/>
                <w:sz w:val="16"/>
                <w:szCs w:val="16"/>
              </w:rPr>
            </w:pPr>
            <w:del w:id="284" w:author="임영훈(Younghoon Lim)" w:date="2026-10-22T17:57:00Z" w16du:dateUtc="2026-10-22T08:57:00Z">
              <w:r w:rsidRPr="00346674" w:rsidDel="00C45E36">
                <w:rPr>
                  <w:rFonts w:eastAsia="Malgun Gothic" w:cs="Arial"/>
                  <w:kern w:val="0"/>
                  <w:sz w:val="16"/>
                  <w:szCs w:val="16"/>
                </w:rPr>
                <w:delText>HVAC Air Flow Diagram</w:delText>
              </w:r>
            </w:del>
          </w:p>
        </w:tc>
        <w:tc>
          <w:tcPr>
            <w:tcW w:w="1396" w:type="dxa"/>
            <w:tcBorders>
              <w:top w:val="nil"/>
              <w:left w:val="nil"/>
              <w:bottom w:val="single" w:sz="4" w:space="0" w:color="auto"/>
              <w:right w:val="single" w:sz="4" w:space="0" w:color="auto"/>
            </w:tcBorders>
            <w:vAlign w:val="center"/>
          </w:tcPr>
          <w:p w14:paraId="02D0ED92" w14:textId="127B88AF" w:rsidR="00134427" w:rsidRPr="00346674" w:rsidDel="00C45E36" w:rsidRDefault="00BC6A0B" w:rsidP="00AE40ED">
            <w:pPr>
              <w:ind w:left="0"/>
              <w:jc w:val="center"/>
              <w:rPr>
                <w:del w:id="285" w:author="임영훈(Younghoon Lim)" w:date="2026-10-22T17:57:00Z" w16du:dateUtc="2026-10-22T08:57:00Z"/>
                <w:rFonts w:eastAsia="Malgun Gothic" w:cs="Arial"/>
                <w:kern w:val="0"/>
                <w:sz w:val="16"/>
                <w:szCs w:val="16"/>
              </w:rPr>
            </w:pPr>
            <w:del w:id="286" w:author="임영훈(Younghoon Lim)" w:date="2026-10-22T17:57:00Z" w16du:dateUtc="2026-10-22T08:57:00Z">
              <w:r w:rsidRPr="00346674" w:rsidDel="00C45E36">
                <w:rPr>
                  <w:rFonts w:eastAsia="Malgun Gothic" w:cs="Arial"/>
                  <w:kern w:val="0"/>
                  <w:sz w:val="16"/>
                  <w:szCs w:val="16"/>
                </w:rPr>
                <w:delText>incl. ISBL</w:delText>
              </w:r>
            </w:del>
          </w:p>
        </w:tc>
      </w:tr>
      <w:tr w:rsidR="006C6321" w:rsidRPr="00346674" w:rsidDel="00C45E36" w14:paraId="2B101E6A" w14:textId="1C5C979D" w:rsidTr="005244EC">
        <w:trPr>
          <w:trHeight w:val="20"/>
          <w:del w:id="28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2CA8221" w14:textId="41720C7A" w:rsidR="006C6321" w:rsidRPr="00346674" w:rsidDel="00C45E36" w:rsidRDefault="006C6321" w:rsidP="006C6321">
            <w:pPr>
              <w:ind w:left="0"/>
              <w:jc w:val="center"/>
              <w:rPr>
                <w:del w:id="288" w:author="임영훈(Younghoon Lim)" w:date="2026-10-22T17:57:00Z" w16du:dateUtc="2026-10-22T08:57:00Z"/>
                <w:rFonts w:eastAsia="Malgun Gothic" w:cs="Arial"/>
                <w:kern w:val="0"/>
                <w:sz w:val="16"/>
                <w:szCs w:val="16"/>
              </w:rPr>
            </w:pPr>
            <w:del w:id="289"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2DEED101" w14:textId="591ED1CD" w:rsidR="006C6321" w:rsidRPr="00346674" w:rsidDel="00C45E36" w:rsidRDefault="006C6321" w:rsidP="006C6321">
            <w:pPr>
              <w:ind w:left="0"/>
              <w:jc w:val="left"/>
              <w:rPr>
                <w:del w:id="290" w:author="임영훈(Younghoon Lim)" w:date="2026-10-22T17:57:00Z" w16du:dateUtc="2026-10-22T08:57:00Z"/>
                <w:rFonts w:eastAsia="Malgun Gothic" w:cs="Arial"/>
                <w:kern w:val="0"/>
                <w:sz w:val="16"/>
                <w:szCs w:val="16"/>
              </w:rPr>
            </w:pPr>
            <w:del w:id="291" w:author="임영훈(Younghoon Lim)" w:date="2026-10-22T17:57:00Z" w16du:dateUtc="2026-10-22T08:57:00Z">
              <w:r w:rsidRPr="00346674" w:rsidDel="00C45E36">
                <w:rPr>
                  <w:rFonts w:eastAsia="Malgun Gothic" w:cs="Arial"/>
                  <w:kern w:val="0"/>
                  <w:sz w:val="16"/>
                  <w:szCs w:val="16"/>
                </w:rPr>
                <w:delText>Material Requisition</w:delText>
              </w:r>
              <w:r w:rsidRPr="00346674" w:rsidDel="00C45E36">
                <w:rPr>
                  <w:rFonts w:eastAsia="Malgun Gothic" w:cs="Arial" w:hint="eastAsia"/>
                  <w:kern w:val="0"/>
                  <w:sz w:val="16"/>
                  <w:szCs w:val="16"/>
                </w:rPr>
                <w:delText xml:space="preserve"> </w:delText>
              </w:r>
              <w:r w:rsidRPr="00346674" w:rsidDel="00C45E36">
                <w:rPr>
                  <w:rFonts w:eastAsia="Malgun Gothic" w:cs="Arial"/>
                  <w:kern w:val="0"/>
                  <w:sz w:val="16"/>
                  <w:szCs w:val="16"/>
                </w:rPr>
                <w:delText xml:space="preserve">for </w:delText>
              </w:r>
              <w:r w:rsidRPr="00346674" w:rsidDel="00C45E36">
                <w:rPr>
                  <w:rFonts w:eastAsia="Malgun Gothic" w:cs="Arial" w:hint="eastAsia"/>
                  <w:kern w:val="0"/>
                  <w:sz w:val="16"/>
                  <w:szCs w:val="16"/>
                </w:rPr>
                <w:delText>HVAC</w:delText>
              </w:r>
              <w:r w:rsidRPr="00346674" w:rsidDel="00C45E36">
                <w:rPr>
                  <w:rFonts w:eastAsia="Malgun Gothic" w:cs="Arial"/>
                  <w:kern w:val="0"/>
                  <w:sz w:val="16"/>
                  <w:szCs w:val="16"/>
                </w:rPr>
                <w:delText xml:space="preserve"> Items</w:delText>
              </w:r>
            </w:del>
          </w:p>
        </w:tc>
        <w:tc>
          <w:tcPr>
            <w:tcW w:w="1396" w:type="dxa"/>
            <w:tcBorders>
              <w:top w:val="nil"/>
              <w:left w:val="nil"/>
              <w:bottom w:val="single" w:sz="4" w:space="0" w:color="auto"/>
              <w:right w:val="single" w:sz="4" w:space="0" w:color="auto"/>
            </w:tcBorders>
            <w:vAlign w:val="center"/>
          </w:tcPr>
          <w:p w14:paraId="3DD4E2DD" w14:textId="0E638E73" w:rsidR="006C6321" w:rsidRPr="00346674" w:rsidDel="00C45E36" w:rsidRDefault="006C6321" w:rsidP="006C6321">
            <w:pPr>
              <w:ind w:left="0"/>
              <w:jc w:val="center"/>
              <w:rPr>
                <w:del w:id="292" w:author="임영훈(Younghoon Lim)" w:date="2026-10-22T17:57:00Z" w16du:dateUtc="2026-10-22T08:57:00Z"/>
                <w:rFonts w:eastAsia="Malgun Gothic" w:cs="Arial"/>
                <w:kern w:val="0"/>
                <w:sz w:val="16"/>
                <w:szCs w:val="16"/>
              </w:rPr>
            </w:pPr>
          </w:p>
        </w:tc>
      </w:tr>
      <w:tr w:rsidR="006C6321" w:rsidRPr="00346674" w:rsidDel="00C45E36" w14:paraId="1DE4516C" w14:textId="6EC1C16F" w:rsidTr="005244EC">
        <w:trPr>
          <w:trHeight w:val="20"/>
          <w:del w:id="29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2C7F356" w14:textId="22BC8120" w:rsidR="006C6321" w:rsidRPr="00346674" w:rsidDel="00C45E36" w:rsidRDefault="006C6321" w:rsidP="006C6321">
            <w:pPr>
              <w:ind w:left="0"/>
              <w:jc w:val="center"/>
              <w:rPr>
                <w:del w:id="294" w:author="임영훈(Younghoon Lim)" w:date="2026-10-22T17:57:00Z" w16du:dateUtc="2026-10-22T08:57:00Z"/>
                <w:rFonts w:eastAsia="Malgun Gothic" w:cs="Arial"/>
                <w:kern w:val="0"/>
                <w:sz w:val="16"/>
                <w:szCs w:val="16"/>
              </w:rPr>
            </w:pPr>
            <w:del w:id="295"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5BCF1949" w14:textId="3A085D2B" w:rsidR="006C6321" w:rsidRPr="00346674" w:rsidDel="00C45E36" w:rsidRDefault="006C6321" w:rsidP="006C6321">
            <w:pPr>
              <w:ind w:left="0"/>
              <w:jc w:val="left"/>
              <w:rPr>
                <w:del w:id="296" w:author="임영훈(Younghoon Lim)" w:date="2026-10-22T17:57:00Z" w16du:dateUtc="2026-10-22T08:57:00Z"/>
                <w:rFonts w:eastAsia="Malgun Gothic" w:cs="Arial"/>
                <w:kern w:val="0"/>
                <w:sz w:val="16"/>
                <w:szCs w:val="16"/>
              </w:rPr>
            </w:pPr>
            <w:del w:id="297" w:author="임영훈(Younghoon Lim)" w:date="2026-10-22T17:57:00Z" w16du:dateUtc="2026-10-22T08:57:00Z">
              <w:r w:rsidRPr="00346674" w:rsidDel="00C45E36">
                <w:rPr>
                  <w:rFonts w:eastAsia="Malgun Gothic" w:cs="Arial" w:hint="eastAsia"/>
                  <w:kern w:val="0"/>
                  <w:sz w:val="16"/>
                  <w:szCs w:val="16"/>
                </w:rPr>
                <w:delText>TBE for HVAC Items</w:delText>
              </w:r>
            </w:del>
          </w:p>
        </w:tc>
        <w:tc>
          <w:tcPr>
            <w:tcW w:w="1396" w:type="dxa"/>
            <w:tcBorders>
              <w:top w:val="nil"/>
              <w:left w:val="nil"/>
              <w:bottom w:val="single" w:sz="4" w:space="0" w:color="auto"/>
              <w:right w:val="single" w:sz="4" w:space="0" w:color="auto"/>
            </w:tcBorders>
            <w:vAlign w:val="center"/>
          </w:tcPr>
          <w:p w14:paraId="3309E6B4" w14:textId="6DEB1642" w:rsidR="006C6321" w:rsidRPr="00346674" w:rsidDel="00C45E36" w:rsidRDefault="006C6321" w:rsidP="006C6321">
            <w:pPr>
              <w:ind w:left="0"/>
              <w:jc w:val="center"/>
              <w:rPr>
                <w:del w:id="298" w:author="임영훈(Younghoon Lim)" w:date="2026-10-22T17:57:00Z" w16du:dateUtc="2026-10-22T08:57:00Z"/>
                <w:rFonts w:eastAsia="Malgun Gothic" w:cs="Arial"/>
                <w:kern w:val="0"/>
                <w:sz w:val="16"/>
                <w:szCs w:val="16"/>
              </w:rPr>
            </w:pPr>
          </w:p>
        </w:tc>
      </w:tr>
      <w:tr w:rsidR="004D5946" w:rsidRPr="00346674" w:rsidDel="00C45E36" w14:paraId="665B9362" w14:textId="47DF618B" w:rsidTr="005244EC">
        <w:trPr>
          <w:trHeight w:val="20"/>
          <w:del w:id="299"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69F7E6BB" w14:textId="58301696" w:rsidR="004D5946" w:rsidRPr="00346674" w:rsidDel="00C45E36" w:rsidRDefault="004D5946" w:rsidP="005244EC">
            <w:pPr>
              <w:ind w:left="0"/>
              <w:rPr>
                <w:del w:id="300" w:author="임영훈(Younghoon Lim)" w:date="2026-10-22T17:57:00Z" w16du:dateUtc="2026-10-22T08:57:00Z"/>
                <w:rFonts w:eastAsia="Malgun Gothic" w:cs="Arial"/>
                <w:kern w:val="0"/>
                <w:sz w:val="16"/>
                <w:szCs w:val="16"/>
              </w:rPr>
            </w:pPr>
            <w:del w:id="301" w:author="임영훈(Younghoon Lim)" w:date="2026-10-22T17:57:00Z" w16du:dateUtc="2026-10-22T08:57:00Z">
              <w:r w:rsidRPr="00346674" w:rsidDel="00C45E36">
                <w:rPr>
                  <w:rFonts w:eastAsia="Malgun Gothic" w:cs="Arial"/>
                  <w:b/>
                  <w:bCs/>
                  <w:kern w:val="0"/>
                  <w:sz w:val="16"/>
                  <w:szCs w:val="16"/>
                </w:rPr>
                <w:delText>Electrical</w:delText>
              </w:r>
            </w:del>
          </w:p>
        </w:tc>
      </w:tr>
      <w:tr w:rsidR="00134427" w:rsidRPr="00346674" w:rsidDel="00C45E36" w14:paraId="268933FF" w14:textId="769848C4" w:rsidTr="005244EC">
        <w:trPr>
          <w:trHeight w:val="20"/>
          <w:del w:id="302"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EA2551C" w14:textId="2C35EA6B" w:rsidR="00134427" w:rsidRPr="00346674" w:rsidDel="00C45E36" w:rsidRDefault="00260000" w:rsidP="00AE40ED">
            <w:pPr>
              <w:ind w:left="0"/>
              <w:jc w:val="center"/>
              <w:rPr>
                <w:del w:id="303" w:author="임영훈(Younghoon Lim)" w:date="2026-10-22T17:57:00Z" w16du:dateUtc="2026-10-22T08:57:00Z"/>
                <w:rFonts w:eastAsia="Malgun Gothic" w:cs="Arial"/>
                <w:kern w:val="0"/>
                <w:sz w:val="16"/>
                <w:szCs w:val="16"/>
              </w:rPr>
            </w:pPr>
            <w:del w:id="304"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34A812C7" w14:textId="567180FF" w:rsidR="00134427" w:rsidRPr="00346674" w:rsidDel="00C45E36" w:rsidRDefault="00D10ED1" w:rsidP="00AE40ED">
            <w:pPr>
              <w:ind w:left="0"/>
              <w:jc w:val="left"/>
              <w:rPr>
                <w:del w:id="305" w:author="임영훈(Younghoon Lim)" w:date="2026-10-22T17:57:00Z" w16du:dateUtc="2026-10-22T08:57:00Z"/>
                <w:rFonts w:eastAsia="Malgun Gothic" w:cs="Arial"/>
                <w:kern w:val="0"/>
                <w:sz w:val="16"/>
                <w:szCs w:val="16"/>
              </w:rPr>
            </w:pPr>
            <w:del w:id="306" w:author="임영훈(Younghoon Lim)" w:date="2026-10-22T17:57:00Z" w16du:dateUtc="2026-10-22T08:57:00Z">
              <w:r w:rsidRPr="00346674" w:rsidDel="00C45E36">
                <w:rPr>
                  <w:rFonts w:eastAsia="Malgun Gothic" w:cs="Arial"/>
                  <w:kern w:val="0"/>
                  <w:sz w:val="16"/>
                  <w:szCs w:val="16"/>
                </w:rPr>
                <w:delText>Electrical load list</w:delText>
              </w:r>
            </w:del>
          </w:p>
        </w:tc>
        <w:tc>
          <w:tcPr>
            <w:tcW w:w="1396" w:type="dxa"/>
            <w:tcBorders>
              <w:top w:val="nil"/>
              <w:left w:val="nil"/>
              <w:bottom w:val="single" w:sz="4" w:space="0" w:color="auto"/>
              <w:right w:val="single" w:sz="4" w:space="0" w:color="auto"/>
            </w:tcBorders>
            <w:vAlign w:val="center"/>
          </w:tcPr>
          <w:p w14:paraId="2EE51CA8" w14:textId="3F2481E7" w:rsidR="00134427" w:rsidRPr="00346674" w:rsidDel="00C45E36" w:rsidRDefault="00BC6A0B" w:rsidP="00FD6023">
            <w:pPr>
              <w:spacing w:line="240" w:lineRule="exact"/>
              <w:ind w:left="0"/>
              <w:jc w:val="center"/>
              <w:rPr>
                <w:del w:id="307" w:author="임영훈(Younghoon Lim)" w:date="2026-10-22T17:57:00Z" w16du:dateUtc="2026-10-22T08:57:00Z"/>
                <w:rFonts w:eastAsia="Malgun Gothic" w:cs="Arial"/>
                <w:kern w:val="0"/>
                <w:sz w:val="16"/>
                <w:szCs w:val="16"/>
              </w:rPr>
            </w:pPr>
            <w:del w:id="308" w:author="임영훈(Younghoon Lim)" w:date="2026-10-22T17:57:00Z" w16du:dateUtc="2026-10-22T08:57:00Z">
              <w:r w:rsidRPr="00346674" w:rsidDel="00C45E36">
                <w:rPr>
                  <w:rFonts w:eastAsia="Malgun Gothic" w:cs="Arial"/>
                  <w:kern w:val="0"/>
                  <w:sz w:val="16"/>
                  <w:szCs w:val="16"/>
                </w:rPr>
                <w:delText>Integration with ISBL</w:delText>
              </w:r>
            </w:del>
          </w:p>
        </w:tc>
      </w:tr>
      <w:tr w:rsidR="00134427" w:rsidRPr="00346674" w:rsidDel="00C45E36" w14:paraId="609B2E4A" w14:textId="30977170" w:rsidTr="005244EC">
        <w:trPr>
          <w:trHeight w:val="20"/>
          <w:del w:id="309"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89C84BE" w14:textId="04BE24D8" w:rsidR="00134427" w:rsidRPr="00346674" w:rsidDel="00C45E36" w:rsidRDefault="00260000" w:rsidP="00AE40ED">
            <w:pPr>
              <w:ind w:left="0"/>
              <w:jc w:val="center"/>
              <w:rPr>
                <w:del w:id="310" w:author="임영훈(Younghoon Lim)" w:date="2026-10-22T17:57:00Z" w16du:dateUtc="2026-10-22T08:57:00Z"/>
                <w:rFonts w:eastAsia="Malgun Gothic" w:cs="Arial"/>
                <w:kern w:val="0"/>
                <w:sz w:val="16"/>
                <w:szCs w:val="16"/>
              </w:rPr>
            </w:pPr>
            <w:del w:id="311"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279D5553" w14:textId="1E11C7D3" w:rsidR="00134427" w:rsidRPr="00346674" w:rsidDel="00C45E36" w:rsidRDefault="00D10ED1" w:rsidP="00AE40ED">
            <w:pPr>
              <w:ind w:left="0"/>
              <w:jc w:val="left"/>
              <w:rPr>
                <w:del w:id="312" w:author="임영훈(Younghoon Lim)" w:date="2026-10-22T17:57:00Z" w16du:dateUtc="2026-10-22T08:57:00Z"/>
                <w:rFonts w:eastAsia="Malgun Gothic" w:cs="Arial"/>
                <w:kern w:val="0"/>
                <w:sz w:val="16"/>
                <w:szCs w:val="16"/>
              </w:rPr>
            </w:pPr>
            <w:del w:id="313" w:author="임영훈(Younghoon Lim)" w:date="2026-10-22T17:57:00Z" w16du:dateUtc="2026-10-22T08:57:00Z">
              <w:r w:rsidRPr="00346674" w:rsidDel="00C45E36">
                <w:rPr>
                  <w:rFonts w:eastAsia="Malgun Gothic" w:cs="Arial"/>
                  <w:kern w:val="0"/>
                  <w:sz w:val="16"/>
                  <w:szCs w:val="16"/>
                </w:rPr>
                <w:delText>Key single line diagram</w:delText>
              </w:r>
            </w:del>
          </w:p>
        </w:tc>
        <w:tc>
          <w:tcPr>
            <w:tcW w:w="1396" w:type="dxa"/>
            <w:tcBorders>
              <w:top w:val="nil"/>
              <w:left w:val="nil"/>
              <w:bottom w:val="single" w:sz="4" w:space="0" w:color="auto"/>
              <w:right w:val="single" w:sz="4" w:space="0" w:color="auto"/>
            </w:tcBorders>
            <w:vAlign w:val="center"/>
          </w:tcPr>
          <w:p w14:paraId="59DF24FF" w14:textId="46A48537" w:rsidR="00134427" w:rsidRPr="00346674" w:rsidDel="00C45E36" w:rsidRDefault="00BC6A0B" w:rsidP="00FD6023">
            <w:pPr>
              <w:spacing w:line="240" w:lineRule="exact"/>
              <w:ind w:left="0"/>
              <w:jc w:val="center"/>
              <w:rPr>
                <w:del w:id="314" w:author="임영훈(Younghoon Lim)" w:date="2026-10-22T17:57:00Z" w16du:dateUtc="2026-10-22T08:57:00Z"/>
                <w:rFonts w:eastAsia="Malgun Gothic" w:cs="Arial"/>
                <w:kern w:val="0"/>
                <w:sz w:val="16"/>
                <w:szCs w:val="16"/>
              </w:rPr>
            </w:pPr>
            <w:del w:id="315" w:author="임영훈(Younghoon Lim)" w:date="2026-10-22T17:57:00Z" w16du:dateUtc="2026-10-22T08:57:00Z">
              <w:r w:rsidRPr="00346674" w:rsidDel="00C45E36">
                <w:rPr>
                  <w:rFonts w:eastAsia="Malgun Gothic" w:cs="Arial"/>
                  <w:kern w:val="0"/>
                  <w:sz w:val="16"/>
                  <w:szCs w:val="16"/>
                </w:rPr>
                <w:delText>Integration with ISBL</w:delText>
              </w:r>
            </w:del>
          </w:p>
        </w:tc>
      </w:tr>
      <w:tr w:rsidR="00134427" w:rsidRPr="00346674" w:rsidDel="00C45E36" w14:paraId="0B3861A4" w14:textId="52BF42CA" w:rsidTr="005244EC">
        <w:trPr>
          <w:trHeight w:val="20"/>
          <w:del w:id="316"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3C4BBD0D" w14:textId="1D68752F" w:rsidR="00134427" w:rsidRPr="00346674" w:rsidDel="00C45E36" w:rsidRDefault="00260000" w:rsidP="00AE40ED">
            <w:pPr>
              <w:ind w:left="0"/>
              <w:jc w:val="center"/>
              <w:rPr>
                <w:del w:id="317" w:author="임영훈(Younghoon Lim)" w:date="2026-10-22T17:57:00Z" w16du:dateUtc="2026-10-22T08:57:00Z"/>
                <w:rFonts w:eastAsia="Malgun Gothic" w:cs="Arial"/>
                <w:kern w:val="0"/>
                <w:sz w:val="16"/>
                <w:szCs w:val="16"/>
              </w:rPr>
            </w:pPr>
            <w:del w:id="318"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40A07257" w14:textId="649E1F93" w:rsidR="00134427" w:rsidRPr="00346674" w:rsidDel="00C45E36" w:rsidRDefault="00D10ED1" w:rsidP="00AE40ED">
            <w:pPr>
              <w:ind w:left="0"/>
              <w:jc w:val="left"/>
              <w:rPr>
                <w:del w:id="319" w:author="임영훈(Younghoon Lim)" w:date="2026-10-22T17:57:00Z" w16du:dateUtc="2026-10-22T08:57:00Z"/>
                <w:rFonts w:eastAsia="Malgun Gothic" w:cs="Arial"/>
                <w:kern w:val="0"/>
                <w:sz w:val="16"/>
                <w:szCs w:val="16"/>
              </w:rPr>
            </w:pPr>
            <w:del w:id="320" w:author="임영훈(Younghoon Lim)" w:date="2026-10-22T17:57:00Z" w16du:dateUtc="2026-10-22T08:57:00Z">
              <w:r w:rsidRPr="00346674" w:rsidDel="00C45E36">
                <w:rPr>
                  <w:rFonts w:eastAsia="Malgun Gothic" w:cs="Arial"/>
                  <w:kern w:val="0"/>
                  <w:sz w:val="16"/>
                  <w:szCs w:val="16"/>
                </w:rPr>
                <w:delText>Power management system (PMS) block diagram</w:delText>
              </w:r>
            </w:del>
          </w:p>
        </w:tc>
        <w:tc>
          <w:tcPr>
            <w:tcW w:w="1396" w:type="dxa"/>
            <w:tcBorders>
              <w:top w:val="nil"/>
              <w:left w:val="nil"/>
              <w:bottom w:val="single" w:sz="4" w:space="0" w:color="auto"/>
              <w:right w:val="single" w:sz="4" w:space="0" w:color="auto"/>
            </w:tcBorders>
            <w:vAlign w:val="center"/>
          </w:tcPr>
          <w:p w14:paraId="664F4C8B" w14:textId="07333685" w:rsidR="00134427" w:rsidRPr="00346674" w:rsidDel="00C45E36" w:rsidRDefault="00BC6A0B" w:rsidP="00FD6023">
            <w:pPr>
              <w:spacing w:line="240" w:lineRule="exact"/>
              <w:ind w:left="0"/>
              <w:jc w:val="center"/>
              <w:rPr>
                <w:del w:id="321" w:author="임영훈(Younghoon Lim)" w:date="2026-10-22T17:57:00Z" w16du:dateUtc="2026-10-22T08:57:00Z"/>
                <w:rFonts w:eastAsia="Malgun Gothic" w:cs="Arial"/>
                <w:kern w:val="0"/>
                <w:sz w:val="16"/>
                <w:szCs w:val="16"/>
              </w:rPr>
            </w:pPr>
            <w:del w:id="322" w:author="임영훈(Younghoon Lim)" w:date="2026-10-22T17:57:00Z" w16du:dateUtc="2026-10-22T08:57:00Z">
              <w:r w:rsidRPr="00346674" w:rsidDel="00C45E36">
                <w:rPr>
                  <w:rFonts w:eastAsia="Malgun Gothic" w:cs="Arial"/>
                  <w:kern w:val="0"/>
                  <w:sz w:val="16"/>
                  <w:szCs w:val="16"/>
                </w:rPr>
                <w:delText>Integration with ISBL</w:delText>
              </w:r>
            </w:del>
          </w:p>
        </w:tc>
      </w:tr>
      <w:tr w:rsidR="00134427" w:rsidRPr="00346674" w:rsidDel="00C45E36" w14:paraId="02573CAC" w14:textId="39897CE0" w:rsidTr="005244EC">
        <w:trPr>
          <w:trHeight w:val="20"/>
          <w:del w:id="32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D068EB2" w14:textId="4A8C0DE3" w:rsidR="00134427" w:rsidRPr="00346674" w:rsidDel="00C45E36" w:rsidRDefault="00260000" w:rsidP="00AE40ED">
            <w:pPr>
              <w:ind w:left="0"/>
              <w:jc w:val="center"/>
              <w:rPr>
                <w:del w:id="324" w:author="임영훈(Younghoon Lim)" w:date="2026-10-22T17:57:00Z" w16du:dateUtc="2026-10-22T08:57:00Z"/>
                <w:rFonts w:eastAsia="Malgun Gothic" w:cs="Arial"/>
                <w:kern w:val="0"/>
                <w:sz w:val="16"/>
                <w:szCs w:val="16"/>
              </w:rPr>
            </w:pPr>
            <w:del w:id="325"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4F9D0C65" w14:textId="1123B731" w:rsidR="00134427" w:rsidRPr="00346674" w:rsidDel="00C45E36" w:rsidRDefault="00D10ED1" w:rsidP="00AE40ED">
            <w:pPr>
              <w:ind w:left="0"/>
              <w:jc w:val="left"/>
              <w:rPr>
                <w:del w:id="326" w:author="임영훈(Younghoon Lim)" w:date="2026-10-22T17:57:00Z" w16du:dateUtc="2026-10-22T08:57:00Z"/>
                <w:rFonts w:eastAsia="Malgun Gothic" w:cs="Arial"/>
                <w:kern w:val="0"/>
                <w:sz w:val="16"/>
                <w:szCs w:val="16"/>
              </w:rPr>
            </w:pPr>
            <w:del w:id="327" w:author="임영훈(Younghoon Lim)" w:date="2026-10-22T17:57:00Z" w16du:dateUtc="2026-10-22T08:57:00Z">
              <w:r w:rsidRPr="00346674" w:rsidDel="00C45E36">
                <w:rPr>
                  <w:rFonts w:eastAsia="Malgun Gothic" w:cs="Arial"/>
                  <w:kern w:val="0"/>
                  <w:sz w:val="16"/>
                  <w:szCs w:val="16"/>
                </w:rPr>
                <w:delText>Telecommunication system block diagram</w:delText>
              </w:r>
            </w:del>
          </w:p>
        </w:tc>
        <w:tc>
          <w:tcPr>
            <w:tcW w:w="1396" w:type="dxa"/>
            <w:tcBorders>
              <w:top w:val="nil"/>
              <w:left w:val="nil"/>
              <w:bottom w:val="single" w:sz="4" w:space="0" w:color="auto"/>
              <w:right w:val="single" w:sz="4" w:space="0" w:color="auto"/>
            </w:tcBorders>
            <w:vAlign w:val="center"/>
          </w:tcPr>
          <w:p w14:paraId="56F14E57" w14:textId="480D191E" w:rsidR="00134427" w:rsidRPr="00346674" w:rsidDel="00C45E36" w:rsidRDefault="00BC6A0B" w:rsidP="00FD6023">
            <w:pPr>
              <w:spacing w:line="240" w:lineRule="exact"/>
              <w:ind w:left="0"/>
              <w:jc w:val="center"/>
              <w:rPr>
                <w:del w:id="328" w:author="임영훈(Younghoon Lim)" w:date="2026-10-22T17:57:00Z" w16du:dateUtc="2026-10-22T08:57:00Z"/>
                <w:rFonts w:eastAsia="Malgun Gothic" w:cs="Arial"/>
                <w:kern w:val="0"/>
                <w:sz w:val="16"/>
                <w:szCs w:val="16"/>
              </w:rPr>
            </w:pPr>
            <w:del w:id="329" w:author="임영훈(Younghoon Lim)" w:date="2026-10-22T17:57:00Z" w16du:dateUtc="2026-10-22T08:57:00Z">
              <w:r w:rsidRPr="00346674" w:rsidDel="00C45E36">
                <w:rPr>
                  <w:rFonts w:eastAsia="Malgun Gothic" w:cs="Arial"/>
                  <w:kern w:val="0"/>
                  <w:sz w:val="16"/>
                  <w:szCs w:val="16"/>
                </w:rPr>
                <w:delText>incl. ISBL</w:delText>
              </w:r>
            </w:del>
          </w:p>
        </w:tc>
      </w:tr>
      <w:tr w:rsidR="00134427" w:rsidRPr="00346674" w:rsidDel="00C45E36" w14:paraId="595DB7EE" w14:textId="58F1F360" w:rsidTr="005244EC">
        <w:trPr>
          <w:trHeight w:val="20"/>
          <w:del w:id="330"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7BF3686" w14:textId="0D52CD30" w:rsidR="00134427" w:rsidRPr="00346674" w:rsidDel="00C45E36" w:rsidRDefault="00260000" w:rsidP="00AE40ED">
            <w:pPr>
              <w:ind w:left="0"/>
              <w:jc w:val="center"/>
              <w:rPr>
                <w:del w:id="331" w:author="임영훈(Younghoon Lim)" w:date="2026-10-22T17:57:00Z" w16du:dateUtc="2026-10-22T08:57:00Z"/>
                <w:rFonts w:eastAsia="Malgun Gothic" w:cs="Arial"/>
                <w:kern w:val="0"/>
                <w:sz w:val="16"/>
                <w:szCs w:val="16"/>
              </w:rPr>
            </w:pPr>
            <w:del w:id="332" w:author="임영훈(Younghoon Lim)" w:date="2026-10-22T17:57:00Z" w16du:dateUtc="2026-10-22T08:57:00Z">
              <w:r w:rsidRPr="00346674" w:rsidDel="00C45E36">
                <w:rPr>
                  <w:rFonts w:eastAsia="Malgun Gothic" w:cs="Arial" w:hint="eastAsia"/>
                  <w:kern w:val="0"/>
                  <w:sz w:val="16"/>
                  <w:szCs w:val="16"/>
                </w:rPr>
                <w:delText>5</w:delText>
              </w:r>
            </w:del>
          </w:p>
        </w:tc>
        <w:tc>
          <w:tcPr>
            <w:tcW w:w="6229" w:type="dxa"/>
            <w:tcBorders>
              <w:top w:val="nil"/>
              <w:left w:val="nil"/>
              <w:bottom w:val="single" w:sz="4" w:space="0" w:color="auto"/>
              <w:right w:val="single" w:sz="4" w:space="0" w:color="auto"/>
            </w:tcBorders>
            <w:noWrap/>
            <w:vAlign w:val="center"/>
          </w:tcPr>
          <w:p w14:paraId="2D9B9AAF" w14:textId="6DB7E189" w:rsidR="00134427" w:rsidRPr="00346674" w:rsidDel="00C45E36" w:rsidRDefault="00D10ED1" w:rsidP="00AE40ED">
            <w:pPr>
              <w:ind w:left="0"/>
              <w:jc w:val="left"/>
              <w:rPr>
                <w:del w:id="333" w:author="임영훈(Younghoon Lim)" w:date="2026-10-22T17:57:00Z" w16du:dateUtc="2026-10-22T08:57:00Z"/>
                <w:rFonts w:eastAsia="Malgun Gothic" w:cs="Arial"/>
                <w:kern w:val="0"/>
                <w:sz w:val="16"/>
                <w:szCs w:val="16"/>
              </w:rPr>
            </w:pPr>
            <w:del w:id="334" w:author="임영훈(Younghoon Lim)" w:date="2026-10-22T17:57:00Z" w16du:dateUtc="2026-10-22T08:57:00Z">
              <w:r w:rsidRPr="00346674" w:rsidDel="00C45E36">
                <w:rPr>
                  <w:rFonts w:eastAsia="Malgun Gothic" w:cs="Arial"/>
                  <w:kern w:val="0"/>
                  <w:sz w:val="16"/>
                  <w:szCs w:val="16"/>
                </w:rPr>
                <w:delText>Security system block diagram</w:delText>
              </w:r>
            </w:del>
          </w:p>
        </w:tc>
        <w:tc>
          <w:tcPr>
            <w:tcW w:w="1396" w:type="dxa"/>
            <w:tcBorders>
              <w:top w:val="nil"/>
              <w:left w:val="nil"/>
              <w:bottom w:val="single" w:sz="4" w:space="0" w:color="auto"/>
              <w:right w:val="single" w:sz="4" w:space="0" w:color="auto"/>
            </w:tcBorders>
            <w:vAlign w:val="center"/>
          </w:tcPr>
          <w:p w14:paraId="4589FA8C" w14:textId="30F8EEE7" w:rsidR="00134427" w:rsidRPr="00346674" w:rsidDel="00C45E36" w:rsidRDefault="00BC6A0B" w:rsidP="00FD6023">
            <w:pPr>
              <w:spacing w:line="240" w:lineRule="exact"/>
              <w:ind w:left="0"/>
              <w:jc w:val="center"/>
              <w:rPr>
                <w:del w:id="335" w:author="임영훈(Younghoon Lim)" w:date="2026-10-22T17:57:00Z" w16du:dateUtc="2026-10-22T08:57:00Z"/>
                <w:rFonts w:eastAsia="Malgun Gothic" w:cs="Arial"/>
                <w:kern w:val="0"/>
                <w:sz w:val="16"/>
                <w:szCs w:val="16"/>
              </w:rPr>
            </w:pPr>
            <w:del w:id="336" w:author="임영훈(Younghoon Lim)" w:date="2026-10-22T17:57:00Z" w16du:dateUtc="2026-10-22T08:57:00Z">
              <w:r w:rsidRPr="00346674" w:rsidDel="00C45E36">
                <w:rPr>
                  <w:rFonts w:eastAsia="Malgun Gothic" w:cs="Arial"/>
                  <w:kern w:val="0"/>
                  <w:sz w:val="16"/>
                  <w:szCs w:val="16"/>
                </w:rPr>
                <w:delText>incl. ISBL</w:delText>
              </w:r>
            </w:del>
          </w:p>
        </w:tc>
      </w:tr>
      <w:tr w:rsidR="006C6321" w:rsidRPr="00346674" w:rsidDel="00C45E36" w14:paraId="2507286F" w14:textId="51C808DE" w:rsidTr="005244EC">
        <w:trPr>
          <w:trHeight w:val="20"/>
          <w:del w:id="337"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766CC3F" w14:textId="44AF79FE" w:rsidR="006C6321" w:rsidRPr="00346674" w:rsidDel="00C45E36" w:rsidRDefault="00260000" w:rsidP="006C6321">
            <w:pPr>
              <w:ind w:left="0"/>
              <w:jc w:val="center"/>
              <w:rPr>
                <w:del w:id="338" w:author="임영훈(Younghoon Lim)" w:date="2026-10-22T17:57:00Z" w16du:dateUtc="2026-10-22T08:57:00Z"/>
                <w:rFonts w:eastAsia="Malgun Gothic" w:cs="Arial"/>
                <w:kern w:val="0"/>
                <w:sz w:val="16"/>
                <w:szCs w:val="16"/>
              </w:rPr>
            </w:pPr>
            <w:del w:id="339" w:author="임영훈(Younghoon Lim)" w:date="2026-10-22T17:57:00Z" w16du:dateUtc="2026-10-22T08:57:00Z">
              <w:r w:rsidRPr="00346674" w:rsidDel="00C45E36">
                <w:rPr>
                  <w:rFonts w:eastAsia="Malgun Gothic" w:cs="Arial" w:hint="eastAsia"/>
                  <w:kern w:val="0"/>
                  <w:sz w:val="16"/>
                  <w:szCs w:val="16"/>
                </w:rPr>
                <w:delText>6</w:delText>
              </w:r>
            </w:del>
          </w:p>
        </w:tc>
        <w:tc>
          <w:tcPr>
            <w:tcW w:w="6229" w:type="dxa"/>
            <w:tcBorders>
              <w:top w:val="nil"/>
              <w:left w:val="nil"/>
              <w:bottom w:val="single" w:sz="4" w:space="0" w:color="auto"/>
              <w:right w:val="single" w:sz="4" w:space="0" w:color="auto"/>
            </w:tcBorders>
            <w:noWrap/>
            <w:vAlign w:val="center"/>
          </w:tcPr>
          <w:p w14:paraId="0DB63E0B" w14:textId="48764E45" w:rsidR="006C6321" w:rsidRPr="00346674" w:rsidDel="00C45E36" w:rsidRDefault="006C6321" w:rsidP="006C6321">
            <w:pPr>
              <w:ind w:left="0"/>
              <w:jc w:val="left"/>
              <w:rPr>
                <w:del w:id="340" w:author="임영훈(Younghoon Lim)" w:date="2026-10-22T17:57:00Z" w16du:dateUtc="2026-10-22T08:57:00Z"/>
                <w:rFonts w:eastAsia="Malgun Gothic" w:cs="Arial"/>
                <w:kern w:val="0"/>
                <w:sz w:val="16"/>
                <w:szCs w:val="16"/>
              </w:rPr>
            </w:pPr>
            <w:del w:id="341" w:author="임영훈(Younghoon Lim)" w:date="2026-10-22T17:57:00Z" w16du:dateUtc="2026-10-22T08:57:00Z">
              <w:r w:rsidRPr="00346674" w:rsidDel="00C45E36">
                <w:rPr>
                  <w:rFonts w:eastAsia="Malgun Gothic" w:cs="Arial"/>
                  <w:kern w:val="0"/>
                  <w:sz w:val="16"/>
                  <w:szCs w:val="16"/>
                </w:rPr>
                <w:delText>Material Requisition</w:delText>
              </w:r>
              <w:r w:rsidRPr="00346674" w:rsidDel="00C45E36">
                <w:rPr>
                  <w:rFonts w:eastAsia="Malgun Gothic" w:cs="Arial" w:hint="eastAsia"/>
                  <w:kern w:val="0"/>
                  <w:sz w:val="16"/>
                  <w:szCs w:val="16"/>
                </w:rPr>
                <w:delText xml:space="preserve"> </w:delText>
              </w:r>
              <w:r w:rsidRPr="00346674" w:rsidDel="00C45E36">
                <w:rPr>
                  <w:rFonts w:eastAsia="Malgun Gothic" w:cs="Arial"/>
                  <w:kern w:val="0"/>
                  <w:sz w:val="16"/>
                  <w:szCs w:val="16"/>
                </w:rPr>
                <w:delText xml:space="preserve">for </w:delText>
              </w:r>
              <w:r w:rsidRPr="00346674" w:rsidDel="00C45E36">
                <w:rPr>
                  <w:rFonts w:eastAsia="Malgun Gothic" w:cs="Arial" w:hint="eastAsia"/>
                  <w:kern w:val="0"/>
                  <w:sz w:val="16"/>
                  <w:szCs w:val="16"/>
                </w:rPr>
                <w:delText>Electrical</w:delText>
              </w:r>
              <w:r w:rsidRPr="00346674" w:rsidDel="00C45E36">
                <w:rPr>
                  <w:rFonts w:eastAsia="Malgun Gothic" w:cs="Arial"/>
                  <w:kern w:val="0"/>
                  <w:sz w:val="16"/>
                  <w:szCs w:val="16"/>
                </w:rPr>
                <w:delText xml:space="preserve"> Items</w:delText>
              </w:r>
            </w:del>
          </w:p>
        </w:tc>
        <w:tc>
          <w:tcPr>
            <w:tcW w:w="1396" w:type="dxa"/>
            <w:tcBorders>
              <w:top w:val="nil"/>
              <w:left w:val="nil"/>
              <w:bottom w:val="single" w:sz="4" w:space="0" w:color="auto"/>
              <w:right w:val="single" w:sz="4" w:space="0" w:color="auto"/>
            </w:tcBorders>
            <w:vAlign w:val="center"/>
          </w:tcPr>
          <w:p w14:paraId="2376F0F8" w14:textId="7DA5840E" w:rsidR="006C6321" w:rsidRPr="00346674" w:rsidDel="00C45E36" w:rsidRDefault="006C6321" w:rsidP="006C6321">
            <w:pPr>
              <w:ind w:left="0"/>
              <w:jc w:val="center"/>
              <w:rPr>
                <w:del w:id="342" w:author="임영훈(Younghoon Lim)" w:date="2026-10-22T17:57:00Z" w16du:dateUtc="2026-10-22T08:57:00Z"/>
                <w:rFonts w:eastAsia="Malgun Gothic" w:cs="Arial"/>
                <w:kern w:val="0"/>
                <w:sz w:val="16"/>
                <w:szCs w:val="16"/>
              </w:rPr>
            </w:pPr>
          </w:p>
        </w:tc>
      </w:tr>
      <w:tr w:rsidR="006C6321" w:rsidRPr="00346674" w:rsidDel="00C45E36" w14:paraId="504B3643" w14:textId="734327CA" w:rsidTr="005244EC">
        <w:trPr>
          <w:trHeight w:val="20"/>
          <w:del w:id="34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2509BAAE" w14:textId="2FB2366D" w:rsidR="006C6321" w:rsidRPr="00346674" w:rsidDel="00C45E36" w:rsidRDefault="00260000" w:rsidP="006C6321">
            <w:pPr>
              <w:ind w:left="0"/>
              <w:jc w:val="center"/>
              <w:rPr>
                <w:del w:id="344" w:author="임영훈(Younghoon Lim)" w:date="2026-10-22T17:57:00Z" w16du:dateUtc="2026-10-22T08:57:00Z"/>
                <w:rFonts w:eastAsia="Malgun Gothic" w:cs="Arial"/>
                <w:kern w:val="0"/>
                <w:sz w:val="16"/>
                <w:szCs w:val="16"/>
              </w:rPr>
            </w:pPr>
            <w:del w:id="345" w:author="임영훈(Younghoon Lim)" w:date="2026-10-22T17:57:00Z" w16du:dateUtc="2026-10-22T08:57:00Z">
              <w:r w:rsidRPr="00346674" w:rsidDel="00C45E36">
                <w:rPr>
                  <w:rFonts w:eastAsia="Malgun Gothic" w:cs="Arial" w:hint="eastAsia"/>
                  <w:kern w:val="0"/>
                  <w:sz w:val="16"/>
                  <w:szCs w:val="16"/>
                </w:rPr>
                <w:delText>7</w:delText>
              </w:r>
            </w:del>
          </w:p>
        </w:tc>
        <w:tc>
          <w:tcPr>
            <w:tcW w:w="6229" w:type="dxa"/>
            <w:tcBorders>
              <w:top w:val="nil"/>
              <w:left w:val="nil"/>
              <w:bottom w:val="single" w:sz="4" w:space="0" w:color="auto"/>
              <w:right w:val="single" w:sz="4" w:space="0" w:color="auto"/>
            </w:tcBorders>
            <w:noWrap/>
            <w:vAlign w:val="center"/>
          </w:tcPr>
          <w:p w14:paraId="014B6F2B" w14:textId="192E6259" w:rsidR="006C6321" w:rsidRPr="00346674" w:rsidDel="00C45E36" w:rsidRDefault="006C6321" w:rsidP="006C6321">
            <w:pPr>
              <w:ind w:left="0"/>
              <w:jc w:val="left"/>
              <w:rPr>
                <w:del w:id="346" w:author="임영훈(Younghoon Lim)" w:date="2026-10-22T17:57:00Z" w16du:dateUtc="2026-10-22T08:57:00Z"/>
                <w:rFonts w:eastAsia="Malgun Gothic" w:cs="Arial"/>
                <w:kern w:val="0"/>
                <w:sz w:val="16"/>
                <w:szCs w:val="16"/>
              </w:rPr>
            </w:pPr>
            <w:del w:id="347" w:author="임영훈(Younghoon Lim)" w:date="2026-10-22T17:57:00Z" w16du:dateUtc="2026-10-22T08:57:00Z">
              <w:r w:rsidRPr="00346674" w:rsidDel="00C45E36">
                <w:rPr>
                  <w:rFonts w:eastAsia="Malgun Gothic" w:cs="Arial" w:hint="eastAsia"/>
                  <w:kern w:val="0"/>
                  <w:sz w:val="16"/>
                  <w:szCs w:val="16"/>
                </w:rPr>
                <w:delText>TBE for Electrical Items</w:delText>
              </w:r>
            </w:del>
          </w:p>
        </w:tc>
        <w:tc>
          <w:tcPr>
            <w:tcW w:w="1396" w:type="dxa"/>
            <w:tcBorders>
              <w:top w:val="nil"/>
              <w:left w:val="nil"/>
              <w:bottom w:val="single" w:sz="4" w:space="0" w:color="auto"/>
              <w:right w:val="single" w:sz="4" w:space="0" w:color="auto"/>
            </w:tcBorders>
            <w:vAlign w:val="center"/>
          </w:tcPr>
          <w:p w14:paraId="45F482D0" w14:textId="237FA755" w:rsidR="006C6321" w:rsidRPr="00346674" w:rsidDel="00C45E36" w:rsidRDefault="006C6321" w:rsidP="006C6321">
            <w:pPr>
              <w:ind w:left="0"/>
              <w:jc w:val="center"/>
              <w:rPr>
                <w:del w:id="348" w:author="임영훈(Younghoon Lim)" w:date="2026-10-22T17:57:00Z" w16du:dateUtc="2026-10-22T08:57:00Z"/>
                <w:rFonts w:eastAsia="Malgun Gothic" w:cs="Arial"/>
                <w:kern w:val="0"/>
                <w:sz w:val="16"/>
                <w:szCs w:val="16"/>
              </w:rPr>
            </w:pPr>
          </w:p>
        </w:tc>
      </w:tr>
      <w:tr w:rsidR="004D5946" w:rsidRPr="00346674" w:rsidDel="00C45E36" w14:paraId="57E51E5B" w14:textId="7758DE1C" w:rsidTr="005244EC">
        <w:trPr>
          <w:trHeight w:val="20"/>
          <w:del w:id="349"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5FB257F4" w14:textId="1244E02D" w:rsidR="004D5946" w:rsidRPr="00346674" w:rsidDel="00C45E36" w:rsidRDefault="004D5946" w:rsidP="005244EC">
            <w:pPr>
              <w:ind w:left="0"/>
              <w:rPr>
                <w:del w:id="350" w:author="임영훈(Younghoon Lim)" w:date="2026-10-22T17:57:00Z" w16du:dateUtc="2026-10-22T08:57:00Z"/>
                <w:rFonts w:eastAsia="Malgun Gothic" w:cs="Arial"/>
                <w:kern w:val="0"/>
                <w:sz w:val="16"/>
                <w:szCs w:val="16"/>
              </w:rPr>
            </w:pPr>
            <w:del w:id="351" w:author="임영훈(Younghoon Lim)" w:date="2026-10-22T17:57:00Z" w16du:dateUtc="2026-10-22T08:57:00Z">
              <w:r w:rsidRPr="00346674" w:rsidDel="00C45E36">
                <w:rPr>
                  <w:rFonts w:eastAsia="Malgun Gothic" w:cs="Arial"/>
                  <w:b/>
                  <w:bCs/>
                  <w:kern w:val="0"/>
                  <w:sz w:val="16"/>
                  <w:szCs w:val="16"/>
                </w:rPr>
                <w:delText>Instrument &amp; Control</w:delText>
              </w:r>
            </w:del>
          </w:p>
        </w:tc>
      </w:tr>
      <w:tr w:rsidR="00134427" w:rsidRPr="00346674" w:rsidDel="00C45E36" w14:paraId="7A47FBCF" w14:textId="744F7148" w:rsidTr="005244EC">
        <w:trPr>
          <w:trHeight w:val="20"/>
          <w:del w:id="352"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1A4B433E" w14:textId="6E02E8C2" w:rsidR="00134427" w:rsidRPr="00346674" w:rsidDel="00C45E36" w:rsidRDefault="003C5E79" w:rsidP="00AE40ED">
            <w:pPr>
              <w:ind w:left="0"/>
              <w:jc w:val="center"/>
              <w:rPr>
                <w:del w:id="353" w:author="임영훈(Younghoon Lim)" w:date="2026-10-22T17:57:00Z" w16du:dateUtc="2026-10-22T08:57:00Z"/>
                <w:rFonts w:eastAsia="Malgun Gothic" w:cs="Arial"/>
                <w:kern w:val="0"/>
                <w:sz w:val="16"/>
                <w:szCs w:val="16"/>
              </w:rPr>
            </w:pPr>
            <w:del w:id="354"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545F7332" w14:textId="2D386626" w:rsidR="00134427" w:rsidRPr="00346674" w:rsidDel="00C45E36" w:rsidRDefault="002465D4" w:rsidP="00AE40ED">
            <w:pPr>
              <w:ind w:left="0"/>
              <w:jc w:val="left"/>
              <w:rPr>
                <w:del w:id="355" w:author="임영훈(Younghoon Lim)" w:date="2026-10-22T17:57:00Z" w16du:dateUtc="2026-10-22T08:57:00Z"/>
                <w:rFonts w:eastAsia="Malgun Gothic" w:cs="Arial"/>
                <w:kern w:val="0"/>
                <w:sz w:val="16"/>
                <w:szCs w:val="16"/>
              </w:rPr>
            </w:pPr>
            <w:del w:id="356" w:author="임영훈(Younghoon Lim)" w:date="2026-10-22T17:57:00Z" w16du:dateUtc="2026-10-22T08:57:00Z">
              <w:r w:rsidRPr="005244EC" w:rsidDel="00C45E36">
                <w:rPr>
                  <w:rFonts w:eastAsia="Malgun Gothic" w:cs="Arial"/>
                  <w:kern w:val="0"/>
                  <w:sz w:val="16"/>
                  <w:szCs w:val="16"/>
                </w:rPr>
                <w:delText xml:space="preserve">Conceptual </w:delText>
              </w:r>
              <w:r w:rsidR="003C5E79" w:rsidRPr="00346674" w:rsidDel="00C45E36">
                <w:rPr>
                  <w:rFonts w:eastAsia="Malgun Gothic" w:cs="Arial"/>
                  <w:kern w:val="0"/>
                  <w:sz w:val="16"/>
                  <w:szCs w:val="16"/>
                </w:rPr>
                <w:delText>System Architecture Drawing</w:delText>
              </w:r>
            </w:del>
          </w:p>
        </w:tc>
        <w:tc>
          <w:tcPr>
            <w:tcW w:w="1396" w:type="dxa"/>
            <w:tcBorders>
              <w:top w:val="single" w:sz="4" w:space="0" w:color="auto"/>
              <w:left w:val="nil"/>
              <w:bottom w:val="single" w:sz="4" w:space="0" w:color="auto"/>
              <w:right w:val="single" w:sz="4" w:space="0" w:color="auto"/>
            </w:tcBorders>
            <w:vAlign w:val="center"/>
          </w:tcPr>
          <w:p w14:paraId="6CD31E8D" w14:textId="70A13A88" w:rsidR="00134427" w:rsidRPr="00346674" w:rsidDel="00C45E36" w:rsidRDefault="002E254F" w:rsidP="00FD6023">
            <w:pPr>
              <w:spacing w:line="-240" w:lineRule="auto"/>
              <w:ind w:left="0"/>
              <w:jc w:val="center"/>
              <w:rPr>
                <w:del w:id="357" w:author="임영훈(Younghoon Lim)" w:date="2026-10-22T17:57:00Z" w16du:dateUtc="2026-10-22T08:57:00Z"/>
                <w:rFonts w:eastAsia="Malgun Gothic" w:cs="Arial"/>
                <w:kern w:val="0"/>
                <w:sz w:val="16"/>
                <w:szCs w:val="16"/>
              </w:rPr>
            </w:pPr>
            <w:del w:id="358" w:author="임영훈(Younghoon Lim)" w:date="2026-10-22T17:57:00Z" w16du:dateUtc="2026-10-22T08:57:00Z">
              <w:r w:rsidRPr="00346674" w:rsidDel="00C45E36">
                <w:rPr>
                  <w:rFonts w:eastAsia="Malgun Gothic" w:cs="Arial"/>
                  <w:kern w:val="0"/>
                  <w:sz w:val="16"/>
                  <w:szCs w:val="16"/>
                </w:rPr>
                <w:delText>Integration with ISBL</w:delText>
              </w:r>
            </w:del>
          </w:p>
        </w:tc>
      </w:tr>
      <w:tr w:rsidR="00134427" w:rsidRPr="00346674" w:rsidDel="00C45E36" w14:paraId="37233D88" w14:textId="01B4520A" w:rsidTr="005244EC">
        <w:trPr>
          <w:trHeight w:val="20"/>
          <w:del w:id="359"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36942651" w14:textId="436DABD3" w:rsidR="00134427" w:rsidRPr="00346674" w:rsidDel="00C45E36" w:rsidRDefault="003C5E79" w:rsidP="00AE40ED">
            <w:pPr>
              <w:ind w:left="0"/>
              <w:jc w:val="center"/>
              <w:rPr>
                <w:del w:id="360" w:author="임영훈(Younghoon Lim)" w:date="2026-10-22T17:57:00Z" w16du:dateUtc="2026-10-22T08:57:00Z"/>
                <w:rFonts w:eastAsia="Malgun Gothic" w:cs="Arial"/>
                <w:kern w:val="0"/>
                <w:sz w:val="16"/>
                <w:szCs w:val="16"/>
              </w:rPr>
            </w:pPr>
            <w:del w:id="361"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6C8EBD7A" w14:textId="14ADA510" w:rsidR="00134427" w:rsidRPr="00346674" w:rsidDel="00C45E36" w:rsidRDefault="00881B4A" w:rsidP="00AE40ED">
            <w:pPr>
              <w:ind w:left="0"/>
              <w:jc w:val="left"/>
              <w:rPr>
                <w:del w:id="362" w:author="임영훈(Younghoon Lim)" w:date="2026-10-22T17:57:00Z" w16du:dateUtc="2026-10-22T08:57:00Z"/>
                <w:rFonts w:eastAsia="Malgun Gothic" w:cs="Arial"/>
                <w:kern w:val="0"/>
                <w:sz w:val="16"/>
                <w:szCs w:val="16"/>
              </w:rPr>
            </w:pPr>
            <w:del w:id="363" w:author="임영훈(Younghoon Lim)" w:date="2026-10-22T17:57:00Z" w16du:dateUtc="2026-10-22T08:57:00Z">
              <w:r w:rsidRPr="00346674" w:rsidDel="00C45E36">
                <w:rPr>
                  <w:rFonts w:eastAsia="Malgun Gothic" w:cs="Arial" w:hint="eastAsia"/>
                  <w:kern w:val="0"/>
                  <w:sz w:val="16"/>
                  <w:szCs w:val="16"/>
                </w:rPr>
                <w:delText>Overall</w:delText>
              </w:r>
              <w:r w:rsidR="00832394" w:rsidRPr="00346674" w:rsidDel="00C45E36">
                <w:rPr>
                  <w:rFonts w:eastAsia="Malgun Gothic" w:cs="Arial" w:hint="eastAsia"/>
                  <w:kern w:val="0"/>
                  <w:sz w:val="16"/>
                  <w:szCs w:val="16"/>
                </w:rPr>
                <w:delText xml:space="preserve"> </w:delText>
              </w:r>
              <w:r w:rsidR="003C5E79" w:rsidRPr="00346674" w:rsidDel="00C45E36">
                <w:rPr>
                  <w:rFonts w:eastAsia="Malgun Gothic" w:cs="Arial"/>
                  <w:kern w:val="0"/>
                  <w:sz w:val="16"/>
                  <w:szCs w:val="16"/>
                </w:rPr>
                <w:delText>Fire Alarm Block Diagram</w:delText>
              </w:r>
            </w:del>
          </w:p>
        </w:tc>
        <w:tc>
          <w:tcPr>
            <w:tcW w:w="1396" w:type="dxa"/>
            <w:tcBorders>
              <w:top w:val="nil"/>
              <w:left w:val="nil"/>
              <w:bottom w:val="single" w:sz="4" w:space="0" w:color="auto"/>
              <w:right w:val="single" w:sz="4" w:space="0" w:color="auto"/>
            </w:tcBorders>
            <w:vAlign w:val="center"/>
          </w:tcPr>
          <w:p w14:paraId="3B07D92C" w14:textId="3A9F05F5" w:rsidR="00134427" w:rsidRPr="00346674" w:rsidDel="00C45E36" w:rsidRDefault="002E254F" w:rsidP="00AE40ED">
            <w:pPr>
              <w:ind w:left="0"/>
              <w:jc w:val="center"/>
              <w:rPr>
                <w:del w:id="364" w:author="임영훈(Younghoon Lim)" w:date="2026-10-22T17:57:00Z" w16du:dateUtc="2026-10-22T08:57:00Z"/>
                <w:rFonts w:eastAsia="Malgun Gothic" w:cs="Arial"/>
                <w:kern w:val="0"/>
                <w:sz w:val="16"/>
                <w:szCs w:val="16"/>
              </w:rPr>
            </w:pPr>
            <w:del w:id="365" w:author="임영훈(Younghoon Lim)" w:date="2026-10-22T17:57:00Z" w16du:dateUtc="2026-10-22T08:57:00Z">
              <w:r w:rsidRPr="00346674" w:rsidDel="00C45E36">
                <w:rPr>
                  <w:rFonts w:eastAsia="Malgun Gothic" w:cs="Arial"/>
                  <w:kern w:val="0"/>
                  <w:sz w:val="16"/>
                  <w:szCs w:val="16"/>
                </w:rPr>
                <w:delText>incl. ISBL</w:delText>
              </w:r>
            </w:del>
          </w:p>
        </w:tc>
      </w:tr>
      <w:tr w:rsidR="00134427" w:rsidRPr="00346674" w:rsidDel="00C45E36" w14:paraId="2B97B435" w14:textId="60DE3433" w:rsidTr="005244EC">
        <w:trPr>
          <w:trHeight w:val="20"/>
          <w:del w:id="366"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5DFC6E5C" w14:textId="2CD0908B" w:rsidR="00134427" w:rsidRPr="00346674" w:rsidDel="00C45E36" w:rsidRDefault="003C5E79" w:rsidP="00AE40ED">
            <w:pPr>
              <w:ind w:left="0"/>
              <w:jc w:val="center"/>
              <w:rPr>
                <w:del w:id="367" w:author="임영훈(Younghoon Lim)" w:date="2026-10-22T17:57:00Z" w16du:dateUtc="2026-10-22T08:57:00Z"/>
                <w:rFonts w:eastAsia="Malgun Gothic" w:cs="Arial"/>
                <w:kern w:val="0"/>
                <w:sz w:val="16"/>
                <w:szCs w:val="16"/>
              </w:rPr>
            </w:pPr>
            <w:del w:id="368" w:author="임영훈(Younghoon Lim)" w:date="2026-10-22T17:57:00Z" w16du:dateUtc="2026-10-22T08:57:00Z">
              <w:r w:rsidRPr="00346674" w:rsidDel="00C45E36">
                <w:rPr>
                  <w:rFonts w:eastAsia="Malgun Gothic" w:cs="Arial" w:hint="eastAsia"/>
                  <w:kern w:val="0"/>
                  <w:sz w:val="16"/>
                  <w:szCs w:val="16"/>
                </w:rPr>
                <w:delText>3</w:delText>
              </w:r>
            </w:del>
          </w:p>
        </w:tc>
        <w:tc>
          <w:tcPr>
            <w:tcW w:w="6229" w:type="dxa"/>
            <w:tcBorders>
              <w:top w:val="nil"/>
              <w:left w:val="nil"/>
              <w:bottom w:val="single" w:sz="4" w:space="0" w:color="auto"/>
              <w:right w:val="single" w:sz="4" w:space="0" w:color="auto"/>
            </w:tcBorders>
            <w:noWrap/>
            <w:vAlign w:val="center"/>
          </w:tcPr>
          <w:p w14:paraId="3822A51A" w14:textId="0BD9ED5B" w:rsidR="00134427" w:rsidRPr="00346674" w:rsidDel="00C45E36" w:rsidRDefault="003C5E79" w:rsidP="00AE40ED">
            <w:pPr>
              <w:ind w:left="0"/>
              <w:jc w:val="left"/>
              <w:rPr>
                <w:del w:id="369" w:author="임영훈(Younghoon Lim)" w:date="2026-10-22T17:57:00Z" w16du:dateUtc="2026-10-22T08:57:00Z"/>
                <w:rFonts w:eastAsia="Malgun Gothic" w:cs="Arial"/>
                <w:kern w:val="0"/>
                <w:sz w:val="16"/>
                <w:szCs w:val="16"/>
              </w:rPr>
            </w:pPr>
            <w:del w:id="370" w:author="임영훈(Younghoon Lim)" w:date="2026-10-22T17:57:00Z" w16du:dateUtc="2026-10-22T08:57:00Z">
              <w:r w:rsidRPr="00346674" w:rsidDel="00C45E36">
                <w:rPr>
                  <w:rFonts w:eastAsia="Malgun Gothic" w:cs="Arial"/>
                  <w:kern w:val="0"/>
                  <w:sz w:val="16"/>
                  <w:szCs w:val="16"/>
                </w:rPr>
                <w:delText>Instrument Index</w:delText>
              </w:r>
            </w:del>
          </w:p>
        </w:tc>
        <w:tc>
          <w:tcPr>
            <w:tcW w:w="1396" w:type="dxa"/>
            <w:tcBorders>
              <w:top w:val="nil"/>
              <w:left w:val="nil"/>
              <w:bottom w:val="single" w:sz="4" w:space="0" w:color="auto"/>
              <w:right w:val="single" w:sz="4" w:space="0" w:color="auto"/>
            </w:tcBorders>
            <w:vAlign w:val="center"/>
          </w:tcPr>
          <w:p w14:paraId="24249C95" w14:textId="42736B0A" w:rsidR="00134427" w:rsidRPr="00346674" w:rsidDel="00C45E36" w:rsidRDefault="00134427" w:rsidP="00AE40ED">
            <w:pPr>
              <w:ind w:left="0"/>
              <w:jc w:val="center"/>
              <w:rPr>
                <w:del w:id="371" w:author="임영훈(Younghoon Lim)" w:date="2026-10-22T17:57:00Z" w16du:dateUtc="2026-10-22T08:57:00Z"/>
                <w:rFonts w:eastAsia="Malgun Gothic" w:cs="Arial"/>
                <w:kern w:val="0"/>
                <w:sz w:val="16"/>
                <w:szCs w:val="16"/>
              </w:rPr>
            </w:pPr>
          </w:p>
        </w:tc>
      </w:tr>
      <w:tr w:rsidR="00134427" w:rsidRPr="00346674" w:rsidDel="00C45E36" w14:paraId="3E5AE810" w14:textId="0AA71343" w:rsidTr="005244EC">
        <w:trPr>
          <w:trHeight w:val="20"/>
          <w:del w:id="372"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5E911F1" w14:textId="6599A51C" w:rsidR="00134427" w:rsidRPr="00346674" w:rsidDel="00C45E36" w:rsidRDefault="003C5E79" w:rsidP="00AE40ED">
            <w:pPr>
              <w:ind w:left="0"/>
              <w:jc w:val="center"/>
              <w:rPr>
                <w:del w:id="373" w:author="임영훈(Younghoon Lim)" w:date="2026-10-22T17:57:00Z" w16du:dateUtc="2026-10-22T08:57:00Z"/>
                <w:rFonts w:eastAsia="Malgun Gothic" w:cs="Arial"/>
                <w:kern w:val="0"/>
                <w:sz w:val="16"/>
                <w:szCs w:val="16"/>
              </w:rPr>
            </w:pPr>
            <w:del w:id="374" w:author="임영훈(Younghoon Lim)" w:date="2026-10-22T17:57:00Z" w16du:dateUtc="2026-10-22T08:57:00Z">
              <w:r w:rsidRPr="00346674" w:rsidDel="00C45E36">
                <w:rPr>
                  <w:rFonts w:eastAsia="Malgun Gothic" w:cs="Arial" w:hint="eastAsia"/>
                  <w:kern w:val="0"/>
                  <w:sz w:val="16"/>
                  <w:szCs w:val="16"/>
                </w:rPr>
                <w:delText>4</w:delText>
              </w:r>
            </w:del>
          </w:p>
        </w:tc>
        <w:tc>
          <w:tcPr>
            <w:tcW w:w="6229" w:type="dxa"/>
            <w:tcBorders>
              <w:top w:val="nil"/>
              <w:left w:val="nil"/>
              <w:bottom w:val="single" w:sz="4" w:space="0" w:color="auto"/>
              <w:right w:val="single" w:sz="4" w:space="0" w:color="auto"/>
            </w:tcBorders>
            <w:noWrap/>
            <w:vAlign w:val="center"/>
          </w:tcPr>
          <w:p w14:paraId="09624FB4" w14:textId="48492473" w:rsidR="00134427" w:rsidRPr="005244EC" w:rsidDel="00C45E36" w:rsidRDefault="00FF7E02" w:rsidP="00AE40ED">
            <w:pPr>
              <w:ind w:left="0"/>
              <w:jc w:val="left"/>
              <w:rPr>
                <w:del w:id="375" w:author="임영훈(Younghoon Lim)" w:date="2026-10-22T17:57:00Z" w16du:dateUtc="2026-10-22T08:57:00Z"/>
                <w:rFonts w:eastAsia="Malgun Gothic" w:cs="Arial"/>
                <w:strike/>
                <w:kern w:val="0"/>
                <w:sz w:val="16"/>
                <w:szCs w:val="16"/>
              </w:rPr>
            </w:pPr>
            <w:del w:id="376" w:author="임영훈(Younghoon Lim)" w:date="2026-10-22T17:57:00Z" w16du:dateUtc="2026-10-22T08:57:00Z">
              <w:r w:rsidRPr="005244EC" w:rsidDel="00C45E36">
                <w:rPr>
                  <w:rFonts w:eastAsia="Malgun Gothic" w:cs="Arial"/>
                  <w:kern w:val="0"/>
                  <w:sz w:val="16"/>
                  <w:szCs w:val="16"/>
                </w:rPr>
                <w:delText>Preliminary Control Room Equipment Layout</w:delText>
              </w:r>
            </w:del>
          </w:p>
        </w:tc>
        <w:tc>
          <w:tcPr>
            <w:tcW w:w="1396" w:type="dxa"/>
            <w:tcBorders>
              <w:top w:val="nil"/>
              <w:left w:val="nil"/>
              <w:bottom w:val="single" w:sz="4" w:space="0" w:color="auto"/>
              <w:right w:val="single" w:sz="4" w:space="0" w:color="auto"/>
            </w:tcBorders>
            <w:vAlign w:val="center"/>
          </w:tcPr>
          <w:p w14:paraId="1B985754" w14:textId="3908335C" w:rsidR="00134427" w:rsidRPr="00346674" w:rsidDel="00C45E36" w:rsidRDefault="00134427" w:rsidP="00AE40ED">
            <w:pPr>
              <w:ind w:left="0"/>
              <w:jc w:val="center"/>
              <w:rPr>
                <w:del w:id="377" w:author="임영훈(Younghoon Lim)" w:date="2026-10-22T17:57:00Z" w16du:dateUtc="2026-10-22T08:57:00Z"/>
                <w:rFonts w:eastAsia="Malgun Gothic" w:cs="Arial"/>
                <w:kern w:val="0"/>
                <w:sz w:val="16"/>
                <w:szCs w:val="16"/>
              </w:rPr>
            </w:pPr>
          </w:p>
        </w:tc>
      </w:tr>
      <w:tr w:rsidR="006C6321" w:rsidRPr="00346674" w:rsidDel="00C45E36" w14:paraId="0EFD1326" w14:textId="4769295F" w:rsidTr="005244EC">
        <w:trPr>
          <w:trHeight w:val="20"/>
          <w:del w:id="378"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D0DE8D4" w14:textId="35D4360C" w:rsidR="006C6321" w:rsidRPr="00346674" w:rsidDel="00C45E36" w:rsidRDefault="006C6321" w:rsidP="006C6321">
            <w:pPr>
              <w:ind w:left="0"/>
              <w:jc w:val="center"/>
              <w:rPr>
                <w:del w:id="379" w:author="임영훈(Younghoon Lim)" w:date="2026-10-22T17:57:00Z" w16du:dateUtc="2026-10-22T08:57:00Z"/>
                <w:rFonts w:eastAsia="Malgun Gothic" w:cs="Arial"/>
                <w:kern w:val="0"/>
                <w:sz w:val="16"/>
                <w:szCs w:val="16"/>
              </w:rPr>
            </w:pPr>
            <w:del w:id="380" w:author="임영훈(Younghoon Lim)" w:date="2026-10-22T17:57:00Z" w16du:dateUtc="2026-10-22T08:57:00Z">
              <w:r w:rsidRPr="00346674" w:rsidDel="00C45E36">
                <w:rPr>
                  <w:rFonts w:eastAsia="Malgun Gothic" w:cs="Arial" w:hint="eastAsia"/>
                  <w:kern w:val="0"/>
                  <w:sz w:val="16"/>
                  <w:szCs w:val="16"/>
                </w:rPr>
                <w:delText>5</w:delText>
              </w:r>
            </w:del>
          </w:p>
        </w:tc>
        <w:tc>
          <w:tcPr>
            <w:tcW w:w="6229" w:type="dxa"/>
            <w:tcBorders>
              <w:top w:val="nil"/>
              <w:left w:val="nil"/>
              <w:bottom w:val="single" w:sz="4" w:space="0" w:color="auto"/>
              <w:right w:val="single" w:sz="4" w:space="0" w:color="auto"/>
            </w:tcBorders>
            <w:noWrap/>
            <w:vAlign w:val="center"/>
          </w:tcPr>
          <w:p w14:paraId="19A9FE89" w14:textId="53CC7E1D" w:rsidR="006C6321" w:rsidRPr="005244EC" w:rsidDel="00C45E36" w:rsidRDefault="006C6321" w:rsidP="006C6321">
            <w:pPr>
              <w:ind w:left="0"/>
              <w:jc w:val="left"/>
              <w:rPr>
                <w:del w:id="381" w:author="임영훈(Younghoon Lim)" w:date="2026-10-22T17:57:00Z" w16du:dateUtc="2026-10-22T08:57:00Z"/>
                <w:rFonts w:eastAsia="Malgun Gothic" w:cs="Arial"/>
                <w:kern w:val="0"/>
                <w:sz w:val="16"/>
                <w:szCs w:val="16"/>
              </w:rPr>
            </w:pPr>
            <w:del w:id="382" w:author="임영훈(Younghoon Lim)" w:date="2026-10-22T17:57:00Z" w16du:dateUtc="2026-10-22T08:57:00Z">
              <w:r w:rsidRPr="005244EC" w:rsidDel="00C45E36">
                <w:rPr>
                  <w:rFonts w:eastAsia="Malgun Gothic" w:cs="Arial"/>
                  <w:kern w:val="0"/>
                  <w:sz w:val="16"/>
                  <w:szCs w:val="16"/>
                </w:rPr>
                <w:delText>Material Requisition for I&amp;C Items</w:delText>
              </w:r>
            </w:del>
          </w:p>
        </w:tc>
        <w:tc>
          <w:tcPr>
            <w:tcW w:w="1396" w:type="dxa"/>
            <w:tcBorders>
              <w:top w:val="nil"/>
              <w:left w:val="nil"/>
              <w:bottom w:val="single" w:sz="4" w:space="0" w:color="auto"/>
              <w:right w:val="single" w:sz="4" w:space="0" w:color="auto"/>
            </w:tcBorders>
            <w:vAlign w:val="center"/>
          </w:tcPr>
          <w:p w14:paraId="29968871" w14:textId="670F0CC1" w:rsidR="006C6321" w:rsidRPr="005244EC" w:rsidDel="00C45E36" w:rsidRDefault="006C6321" w:rsidP="006C6321">
            <w:pPr>
              <w:ind w:left="0"/>
              <w:jc w:val="center"/>
              <w:rPr>
                <w:del w:id="383" w:author="임영훈(Younghoon Lim)" w:date="2026-10-22T17:57:00Z" w16du:dateUtc="2026-10-22T08:57:00Z"/>
                <w:rFonts w:eastAsia="Malgun Gothic" w:cs="Arial"/>
                <w:strike/>
                <w:kern w:val="0"/>
                <w:sz w:val="16"/>
                <w:szCs w:val="16"/>
              </w:rPr>
            </w:pPr>
          </w:p>
        </w:tc>
      </w:tr>
      <w:tr w:rsidR="006C6321" w:rsidRPr="00346674" w:rsidDel="00C45E36" w14:paraId="48C8B1D7" w14:textId="3D77E85E" w:rsidTr="005244EC">
        <w:trPr>
          <w:trHeight w:val="20"/>
          <w:del w:id="384"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62C6F76C" w14:textId="43B84CA1" w:rsidR="006C6321" w:rsidRPr="00346674" w:rsidDel="00C45E36" w:rsidRDefault="006C6321" w:rsidP="006C6321">
            <w:pPr>
              <w:ind w:left="0"/>
              <w:jc w:val="center"/>
              <w:rPr>
                <w:del w:id="385" w:author="임영훈(Younghoon Lim)" w:date="2026-10-22T17:57:00Z" w16du:dateUtc="2026-10-22T08:57:00Z"/>
                <w:rFonts w:eastAsia="Malgun Gothic" w:cs="Arial"/>
                <w:kern w:val="0"/>
                <w:sz w:val="16"/>
                <w:szCs w:val="16"/>
              </w:rPr>
            </w:pPr>
            <w:del w:id="386" w:author="임영훈(Younghoon Lim)" w:date="2026-10-22T17:57:00Z" w16du:dateUtc="2026-10-22T08:57:00Z">
              <w:r w:rsidRPr="00346674" w:rsidDel="00C45E36">
                <w:rPr>
                  <w:rFonts w:eastAsia="Malgun Gothic" w:cs="Arial" w:hint="eastAsia"/>
                  <w:kern w:val="0"/>
                  <w:sz w:val="16"/>
                  <w:szCs w:val="16"/>
                </w:rPr>
                <w:delText>6</w:delText>
              </w:r>
            </w:del>
          </w:p>
        </w:tc>
        <w:tc>
          <w:tcPr>
            <w:tcW w:w="6229" w:type="dxa"/>
            <w:tcBorders>
              <w:top w:val="nil"/>
              <w:left w:val="nil"/>
              <w:bottom w:val="single" w:sz="4" w:space="0" w:color="auto"/>
              <w:right w:val="single" w:sz="4" w:space="0" w:color="auto"/>
            </w:tcBorders>
            <w:noWrap/>
            <w:vAlign w:val="center"/>
          </w:tcPr>
          <w:p w14:paraId="060EC61A" w14:textId="62857C6E" w:rsidR="006C6321" w:rsidRPr="005244EC" w:rsidDel="00C45E36" w:rsidRDefault="006C6321" w:rsidP="006C6321">
            <w:pPr>
              <w:ind w:left="0"/>
              <w:jc w:val="left"/>
              <w:rPr>
                <w:del w:id="387" w:author="임영훈(Younghoon Lim)" w:date="2026-10-22T17:57:00Z" w16du:dateUtc="2026-10-22T08:57:00Z"/>
                <w:rFonts w:eastAsia="Malgun Gothic" w:cs="Arial"/>
                <w:kern w:val="0"/>
                <w:sz w:val="16"/>
                <w:szCs w:val="16"/>
              </w:rPr>
            </w:pPr>
            <w:del w:id="388" w:author="임영훈(Younghoon Lim)" w:date="2026-10-22T17:57:00Z" w16du:dateUtc="2026-10-22T08:57:00Z">
              <w:r w:rsidRPr="005244EC" w:rsidDel="00C45E36">
                <w:rPr>
                  <w:rFonts w:eastAsia="Malgun Gothic" w:cs="Arial"/>
                  <w:kern w:val="0"/>
                  <w:sz w:val="16"/>
                  <w:szCs w:val="16"/>
                </w:rPr>
                <w:delText>TBE for I&amp;C Items</w:delText>
              </w:r>
            </w:del>
          </w:p>
        </w:tc>
        <w:tc>
          <w:tcPr>
            <w:tcW w:w="1396" w:type="dxa"/>
            <w:tcBorders>
              <w:top w:val="nil"/>
              <w:left w:val="nil"/>
              <w:bottom w:val="single" w:sz="4" w:space="0" w:color="auto"/>
              <w:right w:val="single" w:sz="4" w:space="0" w:color="auto"/>
            </w:tcBorders>
            <w:vAlign w:val="center"/>
          </w:tcPr>
          <w:p w14:paraId="7FD27B14" w14:textId="360373A2" w:rsidR="006C6321" w:rsidRPr="005244EC" w:rsidDel="00C45E36" w:rsidRDefault="006C6321" w:rsidP="006C6321">
            <w:pPr>
              <w:ind w:left="0"/>
              <w:jc w:val="center"/>
              <w:rPr>
                <w:del w:id="389" w:author="임영훈(Younghoon Lim)" w:date="2026-10-22T17:57:00Z" w16du:dateUtc="2026-10-22T08:57:00Z"/>
                <w:rFonts w:eastAsia="Malgun Gothic" w:cs="Arial"/>
                <w:strike/>
                <w:kern w:val="0"/>
                <w:sz w:val="16"/>
                <w:szCs w:val="16"/>
              </w:rPr>
            </w:pPr>
          </w:p>
        </w:tc>
      </w:tr>
      <w:tr w:rsidR="004D5946" w:rsidRPr="00346674" w:rsidDel="00C45E36" w14:paraId="0A4A143E" w14:textId="1718DBE3" w:rsidTr="005244EC">
        <w:trPr>
          <w:trHeight w:val="20"/>
          <w:del w:id="390"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60C896B2" w14:textId="518FDCDD" w:rsidR="004D5946" w:rsidRPr="00346674" w:rsidDel="00C45E36" w:rsidRDefault="004D5946" w:rsidP="005244EC">
            <w:pPr>
              <w:ind w:left="0"/>
              <w:rPr>
                <w:del w:id="391" w:author="임영훈(Younghoon Lim)" w:date="2026-10-22T17:57:00Z" w16du:dateUtc="2026-10-22T08:57:00Z"/>
                <w:rFonts w:eastAsia="Malgun Gothic" w:cs="Arial"/>
                <w:strike/>
                <w:kern w:val="0"/>
                <w:sz w:val="16"/>
                <w:szCs w:val="16"/>
              </w:rPr>
            </w:pPr>
            <w:del w:id="392" w:author="임영훈(Younghoon Lim)" w:date="2026-10-22T17:57:00Z" w16du:dateUtc="2026-10-22T08:57:00Z">
              <w:r w:rsidRPr="00346674" w:rsidDel="00C45E36">
                <w:rPr>
                  <w:rFonts w:eastAsia="Malgun Gothic" w:cs="Arial"/>
                  <w:b/>
                  <w:bCs/>
                  <w:kern w:val="0"/>
                  <w:sz w:val="16"/>
                  <w:szCs w:val="16"/>
                </w:rPr>
                <w:delText>Civil</w:delText>
              </w:r>
            </w:del>
          </w:p>
        </w:tc>
      </w:tr>
      <w:tr w:rsidR="00134427" w:rsidRPr="00346674" w:rsidDel="00C45E36" w14:paraId="1B99E5E1" w14:textId="4850BE61" w:rsidTr="005244EC">
        <w:trPr>
          <w:trHeight w:val="20"/>
          <w:del w:id="393"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12B13352" w14:textId="4A69CA07" w:rsidR="00134427" w:rsidRPr="00346674" w:rsidDel="00C45E36" w:rsidRDefault="00DE578B" w:rsidP="00AE40ED">
            <w:pPr>
              <w:ind w:left="0"/>
              <w:jc w:val="center"/>
              <w:rPr>
                <w:del w:id="394" w:author="임영훈(Younghoon Lim)" w:date="2026-10-22T17:57:00Z" w16du:dateUtc="2026-10-22T08:57:00Z"/>
                <w:rFonts w:eastAsia="Malgun Gothic" w:cs="Arial"/>
                <w:kern w:val="0"/>
                <w:sz w:val="16"/>
                <w:szCs w:val="16"/>
              </w:rPr>
            </w:pPr>
            <w:del w:id="395"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330A8B62" w14:textId="3A52E23C" w:rsidR="00134427" w:rsidRPr="00346674" w:rsidDel="00C45E36" w:rsidRDefault="00DE578B" w:rsidP="00AE40ED">
            <w:pPr>
              <w:ind w:left="0"/>
              <w:jc w:val="left"/>
              <w:rPr>
                <w:del w:id="396" w:author="임영훈(Younghoon Lim)" w:date="2026-10-22T17:57:00Z" w16du:dateUtc="2026-10-22T08:57:00Z"/>
                <w:rFonts w:eastAsia="Malgun Gothic" w:cs="Arial"/>
                <w:kern w:val="0"/>
                <w:sz w:val="16"/>
                <w:szCs w:val="16"/>
              </w:rPr>
            </w:pPr>
            <w:del w:id="397" w:author="임영훈(Younghoon Lim)" w:date="2026-10-22T17:57:00Z" w16du:dateUtc="2026-10-22T08:57:00Z">
              <w:r w:rsidRPr="00346674" w:rsidDel="00C45E36">
                <w:rPr>
                  <w:rFonts w:eastAsia="Malgun Gothic" w:cs="Arial"/>
                  <w:kern w:val="0"/>
                  <w:sz w:val="16"/>
                  <w:szCs w:val="16"/>
                </w:rPr>
                <w:delText>Conceptual Plan</w:delText>
              </w:r>
            </w:del>
          </w:p>
        </w:tc>
        <w:tc>
          <w:tcPr>
            <w:tcW w:w="1396" w:type="dxa"/>
            <w:tcBorders>
              <w:top w:val="single" w:sz="4" w:space="0" w:color="auto"/>
              <w:left w:val="nil"/>
              <w:bottom w:val="single" w:sz="4" w:space="0" w:color="auto"/>
              <w:right w:val="single" w:sz="4" w:space="0" w:color="auto"/>
            </w:tcBorders>
            <w:vAlign w:val="center"/>
          </w:tcPr>
          <w:p w14:paraId="36920A17" w14:textId="18BDE6ED" w:rsidR="00134427" w:rsidRPr="00346674" w:rsidDel="00C45E36" w:rsidRDefault="00134427" w:rsidP="00AE40ED">
            <w:pPr>
              <w:ind w:left="0"/>
              <w:jc w:val="center"/>
              <w:rPr>
                <w:del w:id="398" w:author="임영훈(Younghoon Lim)" w:date="2026-10-22T17:57:00Z" w16du:dateUtc="2026-10-22T08:57:00Z"/>
                <w:rFonts w:eastAsia="Malgun Gothic" w:cs="Arial"/>
                <w:kern w:val="0"/>
                <w:sz w:val="16"/>
                <w:szCs w:val="16"/>
              </w:rPr>
            </w:pPr>
          </w:p>
        </w:tc>
      </w:tr>
      <w:tr w:rsidR="004D5946" w:rsidRPr="00346674" w:rsidDel="00C45E36" w14:paraId="7BC47783" w14:textId="465CB537" w:rsidTr="005244EC">
        <w:trPr>
          <w:trHeight w:val="20"/>
          <w:del w:id="399" w:author="임영훈(Younghoon Lim)" w:date="2026-10-22T17:57:00Z"/>
        </w:trPr>
        <w:tc>
          <w:tcPr>
            <w:tcW w:w="8810" w:type="dxa"/>
            <w:gridSpan w:val="3"/>
            <w:tcBorders>
              <w:top w:val="nil"/>
              <w:left w:val="single" w:sz="4" w:space="0" w:color="auto"/>
              <w:bottom w:val="single" w:sz="4" w:space="0" w:color="auto"/>
              <w:right w:val="single" w:sz="4" w:space="0" w:color="auto"/>
            </w:tcBorders>
            <w:shd w:val="clear" w:color="auto" w:fill="E8E8E8" w:themeFill="background2"/>
            <w:noWrap/>
            <w:vAlign w:val="center"/>
          </w:tcPr>
          <w:p w14:paraId="61F7D573" w14:textId="642DA696" w:rsidR="004D5946" w:rsidRPr="00346674" w:rsidDel="00C45E36" w:rsidRDefault="004D5946" w:rsidP="005244EC">
            <w:pPr>
              <w:ind w:left="0"/>
              <w:rPr>
                <w:del w:id="400" w:author="임영훈(Younghoon Lim)" w:date="2026-10-22T17:57:00Z" w16du:dateUtc="2026-10-22T08:57:00Z"/>
                <w:rFonts w:eastAsia="Malgun Gothic" w:cs="Arial"/>
                <w:kern w:val="0"/>
                <w:sz w:val="16"/>
                <w:szCs w:val="16"/>
              </w:rPr>
            </w:pPr>
            <w:del w:id="401" w:author="임영훈(Younghoon Lim)" w:date="2026-10-22T17:57:00Z" w16du:dateUtc="2026-10-22T08:57:00Z">
              <w:r w:rsidRPr="00346674" w:rsidDel="00C45E36">
                <w:rPr>
                  <w:rFonts w:eastAsia="Malgun Gothic" w:cs="Arial"/>
                  <w:b/>
                  <w:bCs/>
                  <w:kern w:val="0"/>
                  <w:sz w:val="16"/>
                  <w:szCs w:val="16"/>
                </w:rPr>
                <w:delText>Arc</w:delText>
              </w:r>
              <w:r w:rsidRPr="00346674" w:rsidDel="00C45E36">
                <w:rPr>
                  <w:rFonts w:eastAsia="Malgun Gothic" w:cs="Arial" w:hint="eastAsia"/>
                  <w:b/>
                  <w:bCs/>
                  <w:kern w:val="0"/>
                  <w:sz w:val="16"/>
                  <w:szCs w:val="16"/>
                </w:rPr>
                <w:delText>h</w:delText>
              </w:r>
              <w:r w:rsidRPr="00346674" w:rsidDel="00C45E36">
                <w:rPr>
                  <w:rFonts w:eastAsia="Malgun Gothic" w:cs="Arial"/>
                  <w:b/>
                  <w:bCs/>
                  <w:kern w:val="0"/>
                  <w:sz w:val="16"/>
                  <w:szCs w:val="16"/>
                </w:rPr>
                <w:delText>itectur</w:delText>
              </w:r>
              <w:r w:rsidRPr="00346674" w:rsidDel="00C45E36">
                <w:rPr>
                  <w:rFonts w:eastAsia="Malgun Gothic" w:cs="Arial" w:hint="eastAsia"/>
                  <w:b/>
                  <w:bCs/>
                  <w:kern w:val="0"/>
                  <w:sz w:val="16"/>
                  <w:szCs w:val="16"/>
                </w:rPr>
                <w:delText>al</w:delText>
              </w:r>
              <w:r w:rsidRPr="00346674" w:rsidDel="00C45E36">
                <w:rPr>
                  <w:rFonts w:eastAsia="Malgun Gothic" w:cs="Arial"/>
                  <w:b/>
                  <w:bCs/>
                  <w:kern w:val="0"/>
                  <w:sz w:val="16"/>
                  <w:szCs w:val="16"/>
                </w:rPr>
                <w:delText xml:space="preserve"> &amp; Structur</w:delText>
              </w:r>
              <w:r w:rsidRPr="00346674" w:rsidDel="00C45E36">
                <w:rPr>
                  <w:rFonts w:eastAsia="Malgun Gothic" w:cs="Arial" w:hint="eastAsia"/>
                  <w:b/>
                  <w:bCs/>
                  <w:kern w:val="0"/>
                  <w:sz w:val="16"/>
                  <w:szCs w:val="16"/>
                </w:rPr>
                <w:delText>al</w:delText>
              </w:r>
            </w:del>
          </w:p>
        </w:tc>
      </w:tr>
      <w:tr w:rsidR="00134427" w:rsidRPr="00346674" w:rsidDel="00C45E36" w14:paraId="08BAA421" w14:textId="0CA669AD" w:rsidTr="005244EC">
        <w:trPr>
          <w:trHeight w:val="20"/>
          <w:del w:id="402"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05FC0277" w14:textId="4C23FF0F" w:rsidR="00134427" w:rsidRPr="00346674" w:rsidDel="00C45E36" w:rsidRDefault="00740932" w:rsidP="00AE40ED">
            <w:pPr>
              <w:ind w:left="0"/>
              <w:jc w:val="center"/>
              <w:rPr>
                <w:del w:id="403" w:author="임영훈(Younghoon Lim)" w:date="2026-10-22T17:57:00Z" w16du:dateUtc="2026-10-22T08:57:00Z"/>
                <w:rFonts w:eastAsia="Malgun Gothic" w:cs="Arial"/>
                <w:kern w:val="0"/>
                <w:sz w:val="16"/>
                <w:szCs w:val="16"/>
              </w:rPr>
            </w:pPr>
            <w:del w:id="404" w:author="임영훈(Younghoon Lim)" w:date="2026-10-22T17:57:00Z" w16du:dateUtc="2026-10-22T08:57:00Z">
              <w:r w:rsidRPr="00346674" w:rsidDel="00C45E36">
                <w:rPr>
                  <w:rFonts w:eastAsia="Malgun Gothic" w:cs="Arial" w:hint="eastAsia"/>
                  <w:kern w:val="0"/>
                  <w:sz w:val="16"/>
                  <w:szCs w:val="16"/>
                </w:rPr>
                <w:delText>1</w:delText>
              </w:r>
            </w:del>
          </w:p>
        </w:tc>
        <w:tc>
          <w:tcPr>
            <w:tcW w:w="6229" w:type="dxa"/>
            <w:tcBorders>
              <w:top w:val="nil"/>
              <w:left w:val="nil"/>
              <w:bottom w:val="single" w:sz="4" w:space="0" w:color="auto"/>
              <w:right w:val="single" w:sz="4" w:space="0" w:color="auto"/>
            </w:tcBorders>
            <w:noWrap/>
            <w:vAlign w:val="center"/>
          </w:tcPr>
          <w:p w14:paraId="2FF73A64" w14:textId="4ABBE9F3" w:rsidR="00134427" w:rsidRPr="00346674" w:rsidDel="00C45E36" w:rsidRDefault="00740932" w:rsidP="00AE40ED">
            <w:pPr>
              <w:ind w:left="0"/>
              <w:jc w:val="left"/>
              <w:rPr>
                <w:del w:id="405" w:author="임영훈(Younghoon Lim)" w:date="2026-10-22T17:57:00Z" w16du:dateUtc="2026-10-22T08:57:00Z"/>
                <w:rFonts w:eastAsia="Malgun Gothic" w:cs="Arial"/>
                <w:kern w:val="0"/>
                <w:sz w:val="16"/>
                <w:szCs w:val="16"/>
              </w:rPr>
            </w:pPr>
            <w:del w:id="406" w:author="임영훈(Younghoon Lim)" w:date="2026-10-22T17:57:00Z" w16du:dateUtc="2026-10-22T08:57:00Z">
              <w:r w:rsidRPr="00346674" w:rsidDel="00C45E36">
                <w:rPr>
                  <w:rFonts w:eastAsia="Malgun Gothic" w:cs="Arial"/>
                  <w:kern w:val="0"/>
                  <w:sz w:val="16"/>
                  <w:szCs w:val="16"/>
                </w:rPr>
                <w:delText>Preliminary building and structure list</w:delText>
              </w:r>
            </w:del>
          </w:p>
        </w:tc>
        <w:tc>
          <w:tcPr>
            <w:tcW w:w="1396" w:type="dxa"/>
            <w:tcBorders>
              <w:top w:val="single" w:sz="4" w:space="0" w:color="auto"/>
              <w:left w:val="nil"/>
              <w:bottom w:val="single" w:sz="4" w:space="0" w:color="auto"/>
              <w:right w:val="single" w:sz="4" w:space="0" w:color="auto"/>
            </w:tcBorders>
            <w:vAlign w:val="center"/>
          </w:tcPr>
          <w:p w14:paraId="3A87D9C8" w14:textId="260AF003" w:rsidR="00134427" w:rsidRPr="00346674" w:rsidDel="00C45E36" w:rsidRDefault="00134427" w:rsidP="00AE40ED">
            <w:pPr>
              <w:ind w:left="0"/>
              <w:jc w:val="center"/>
              <w:rPr>
                <w:del w:id="407" w:author="임영훈(Younghoon Lim)" w:date="2026-10-22T17:57:00Z" w16du:dateUtc="2026-10-22T08:57:00Z"/>
                <w:rFonts w:eastAsia="Malgun Gothic" w:cs="Arial"/>
                <w:kern w:val="0"/>
                <w:sz w:val="16"/>
                <w:szCs w:val="16"/>
              </w:rPr>
            </w:pPr>
          </w:p>
        </w:tc>
      </w:tr>
      <w:tr w:rsidR="00134427" w:rsidRPr="00346674" w:rsidDel="00C45E36" w14:paraId="47354AC7" w14:textId="2D6D7389" w:rsidTr="005244EC">
        <w:trPr>
          <w:trHeight w:val="20"/>
          <w:del w:id="408" w:author="임영훈(Younghoon Lim)" w:date="2026-10-22T17:57:00Z"/>
        </w:trPr>
        <w:tc>
          <w:tcPr>
            <w:tcW w:w="1185" w:type="dxa"/>
            <w:tcBorders>
              <w:top w:val="nil"/>
              <w:left w:val="single" w:sz="4" w:space="0" w:color="auto"/>
              <w:bottom w:val="single" w:sz="4" w:space="0" w:color="auto"/>
              <w:right w:val="single" w:sz="4" w:space="0" w:color="auto"/>
            </w:tcBorders>
            <w:noWrap/>
            <w:vAlign w:val="center"/>
          </w:tcPr>
          <w:p w14:paraId="7B372AA0" w14:textId="55AA0BD7" w:rsidR="00134427" w:rsidRPr="00346674" w:rsidDel="00C45E36" w:rsidRDefault="00740932" w:rsidP="00AE40ED">
            <w:pPr>
              <w:ind w:left="0"/>
              <w:jc w:val="center"/>
              <w:rPr>
                <w:del w:id="409" w:author="임영훈(Younghoon Lim)" w:date="2026-10-22T17:57:00Z" w16du:dateUtc="2026-10-22T08:57:00Z"/>
                <w:rFonts w:eastAsia="Malgun Gothic" w:cs="Arial"/>
                <w:kern w:val="0"/>
                <w:sz w:val="16"/>
                <w:szCs w:val="16"/>
              </w:rPr>
            </w:pPr>
            <w:del w:id="410" w:author="임영훈(Younghoon Lim)" w:date="2026-10-22T17:57:00Z" w16du:dateUtc="2026-10-22T08:57:00Z">
              <w:r w:rsidRPr="00346674" w:rsidDel="00C45E36">
                <w:rPr>
                  <w:rFonts w:eastAsia="Malgun Gothic" w:cs="Arial" w:hint="eastAsia"/>
                  <w:kern w:val="0"/>
                  <w:sz w:val="16"/>
                  <w:szCs w:val="16"/>
                </w:rPr>
                <w:delText>2</w:delText>
              </w:r>
            </w:del>
          </w:p>
        </w:tc>
        <w:tc>
          <w:tcPr>
            <w:tcW w:w="6229" w:type="dxa"/>
            <w:tcBorders>
              <w:top w:val="nil"/>
              <w:left w:val="nil"/>
              <w:bottom w:val="single" w:sz="4" w:space="0" w:color="auto"/>
              <w:right w:val="single" w:sz="4" w:space="0" w:color="auto"/>
            </w:tcBorders>
            <w:noWrap/>
            <w:vAlign w:val="center"/>
          </w:tcPr>
          <w:p w14:paraId="0E6B3583" w14:textId="2DCBD92C" w:rsidR="00134427" w:rsidRPr="00346674" w:rsidDel="00C45E36" w:rsidRDefault="00740932" w:rsidP="00AE40ED">
            <w:pPr>
              <w:ind w:left="0"/>
              <w:jc w:val="left"/>
              <w:rPr>
                <w:del w:id="411" w:author="임영훈(Younghoon Lim)" w:date="2026-10-22T17:57:00Z" w16du:dateUtc="2026-10-22T08:57:00Z"/>
                <w:rFonts w:eastAsia="Malgun Gothic" w:cs="Arial"/>
                <w:kern w:val="0"/>
                <w:sz w:val="16"/>
                <w:szCs w:val="16"/>
              </w:rPr>
            </w:pPr>
            <w:del w:id="412" w:author="임영훈(Younghoon Lim)" w:date="2026-10-22T17:57:00Z" w16du:dateUtc="2026-10-22T08:57:00Z">
              <w:r w:rsidRPr="00346674" w:rsidDel="00C45E36">
                <w:rPr>
                  <w:rFonts w:eastAsia="Malgun Gothic" w:cs="Arial"/>
                  <w:kern w:val="0"/>
                  <w:sz w:val="16"/>
                  <w:szCs w:val="16"/>
                </w:rPr>
                <w:delText>Preliminary structural drawings for concrete substation</w:delText>
              </w:r>
            </w:del>
          </w:p>
        </w:tc>
        <w:tc>
          <w:tcPr>
            <w:tcW w:w="1396" w:type="dxa"/>
            <w:tcBorders>
              <w:top w:val="nil"/>
              <w:left w:val="nil"/>
              <w:bottom w:val="single" w:sz="4" w:space="0" w:color="auto"/>
              <w:right w:val="single" w:sz="4" w:space="0" w:color="auto"/>
            </w:tcBorders>
            <w:vAlign w:val="center"/>
          </w:tcPr>
          <w:p w14:paraId="41F09FF5" w14:textId="00573A8A" w:rsidR="00134427" w:rsidRPr="00346674" w:rsidDel="00C45E36" w:rsidRDefault="00134427" w:rsidP="00AE40ED">
            <w:pPr>
              <w:ind w:left="0"/>
              <w:jc w:val="center"/>
              <w:rPr>
                <w:del w:id="413" w:author="임영훈(Younghoon Lim)" w:date="2026-10-22T17:57:00Z" w16du:dateUtc="2026-10-22T08:57:00Z"/>
                <w:rFonts w:eastAsia="Malgun Gothic" w:cs="Arial"/>
                <w:kern w:val="0"/>
                <w:sz w:val="16"/>
                <w:szCs w:val="16"/>
              </w:rPr>
            </w:pPr>
          </w:p>
        </w:tc>
      </w:tr>
    </w:tbl>
    <w:p w14:paraId="4B05BD70" w14:textId="175074AB" w:rsidR="00C21002" w:rsidRPr="00AE6920" w:rsidDel="00572F14" w:rsidRDefault="00572F14" w:rsidP="00BE303C">
      <w:pPr>
        <w:pStyle w:val="T2Underbar"/>
        <w:rPr>
          <w:del w:id="414" w:author="임영훈(Younghoon Lim)" w:date="2026-10-22T17:57:00Z" w16du:dateUtc="2026-10-22T08:57:00Z"/>
          <w:color w:val="0070C0"/>
          <w:rPrChange w:id="415" w:author="임영훈(Younghoon Lim)" w:date="2026-10-22T18:00:00Z" w16du:dateUtc="2026-10-22T09:00:00Z">
            <w:rPr>
              <w:del w:id="416" w:author="임영훈(Younghoon Lim)" w:date="2026-10-22T17:57:00Z" w16du:dateUtc="2026-10-22T08:57:00Z"/>
            </w:rPr>
          </w:rPrChange>
        </w:rPr>
      </w:pPr>
      <w:ins w:id="417" w:author="임영훈(Younghoon Lim)" w:date="2026-10-22T17:59:00Z" w16du:dateUtc="2026-10-22T08:59:00Z">
        <w:r w:rsidRPr="00AE6920">
          <w:rPr>
            <w:color w:val="0070C0"/>
            <w:rPrChange w:id="418" w:author="임영훈(Younghoon Lim)" w:date="2026-10-22T18:00:00Z" w16du:dateUtc="2026-10-22T09:00:00Z">
              <w:rPr/>
            </w:rPrChange>
          </w:rPr>
          <w:t xml:space="preserve">The Bidder will endeavor to comply with the requirements of MCIS TK-0382 Minimum Deliverable List to the maximum extent practicable. Detailed deliverable requirements, document lists, and associated conditions </w:t>
        </w:r>
      </w:ins>
      <w:ins w:id="419" w:author="임영훈(Younghoon Lim)" w:date="2026-10-22T18:00:00Z" w16du:dateUtc="2026-10-22T09:00:00Z">
        <w:r w:rsidR="00AE6920" w:rsidRPr="00AE6920">
          <w:rPr>
            <w:color w:val="0070C0"/>
            <w:rPrChange w:id="420" w:author="임영훈(Younghoon Lim)" w:date="2026-10-22T18:00:00Z" w16du:dateUtc="2026-10-22T09:00:00Z">
              <w:rPr/>
            </w:rPrChange>
          </w:rPr>
          <w:t>are</w:t>
        </w:r>
      </w:ins>
      <w:ins w:id="421" w:author="임영훈(Younghoon Lim)" w:date="2026-10-22T17:59:00Z" w16du:dateUtc="2026-10-22T08:59:00Z">
        <w:r w:rsidRPr="00AE6920">
          <w:rPr>
            <w:color w:val="0070C0"/>
            <w:rPrChange w:id="422" w:author="임영훈(Younghoon Lim)" w:date="2026-10-22T18:00:00Z" w16du:dateUtc="2026-10-22T09:00:00Z">
              <w:rPr/>
            </w:rPrChange>
          </w:rPr>
          <w:t xml:space="preserve"> defined in Appendix 9 – Deliverable List.</w:t>
        </w:r>
      </w:ins>
    </w:p>
    <w:p w14:paraId="613355AA" w14:textId="77777777" w:rsidR="00572F14" w:rsidRPr="00346674" w:rsidRDefault="00572F14" w:rsidP="00010B21">
      <w:pPr>
        <w:rPr>
          <w:ins w:id="423" w:author="임영훈(Younghoon Lim)" w:date="2026-10-22T17:59:00Z" w16du:dateUtc="2026-10-22T08:59:00Z"/>
        </w:rPr>
      </w:pPr>
    </w:p>
    <w:p w14:paraId="61FDAF90" w14:textId="2D747074" w:rsidR="00F51BB2" w:rsidRPr="00346674" w:rsidDel="00C45E36" w:rsidRDefault="00F51BB2" w:rsidP="00F51BB2">
      <w:pPr>
        <w:rPr>
          <w:del w:id="424" w:author="임영훈(Younghoon Lim)" w:date="2026-10-22T17:57:00Z" w16du:dateUtc="2026-10-22T08:57:00Z"/>
        </w:rPr>
      </w:pPr>
      <w:del w:id="425" w:author="임영훈(Younghoon Lim)" w:date="2026-10-22T17:57:00Z" w16du:dateUtc="2026-10-22T08:57:00Z">
        <w:r w:rsidRPr="00346674" w:rsidDel="00C45E36">
          <w:delText xml:space="preserve">Upon commencement of Phase 2, these documents will serve as the engineering basis for detailed engineering and EPC execution. The engineering developed during Phase 1 will be progressively expanded and refined, thereby minimizing duplicated engineering effort, supporting the re-use design strategy based on the MMGP </w:delText>
        </w:r>
        <w:r w:rsidR="008B683E" w:rsidRPr="00346674" w:rsidDel="00C45E36">
          <w:delText>As-built documents</w:delText>
        </w:r>
        <w:r w:rsidRPr="00346674" w:rsidDel="00C45E36">
          <w:delText>, and enabling a seamless roll-over into Phase 2 EPC execution.</w:delText>
        </w:r>
      </w:del>
    </w:p>
    <w:p w14:paraId="2B615B66" w14:textId="77777777" w:rsidR="00640599" w:rsidRPr="00346674" w:rsidRDefault="00640599" w:rsidP="00BE303C">
      <w:pPr>
        <w:pStyle w:val="T2Underbar"/>
      </w:pPr>
    </w:p>
    <w:p w14:paraId="3C4F0EB7" w14:textId="33AB117F" w:rsidR="00E06F17" w:rsidRPr="00346674" w:rsidRDefault="008426B0" w:rsidP="00BE303C">
      <w:pPr>
        <w:pStyle w:val="T2Underbar"/>
      </w:pPr>
      <w:r w:rsidRPr="00346674">
        <w:t>List of Engineering Software</w:t>
      </w:r>
    </w:p>
    <w:p w14:paraId="12DE49F8" w14:textId="7D50484B" w:rsidR="002B3ED7" w:rsidRPr="00346674" w:rsidRDefault="00010B21" w:rsidP="00010B21">
      <w:pPr>
        <w:rPr>
          <w:rFonts w:eastAsiaTheme="minorEastAsia"/>
        </w:rPr>
      </w:pPr>
      <w:r w:rsidRPr="00346674">
        <w:t>A comprehensive list of engineering software to be utilized by the Bidder during the engineering stage is provided in the table below.</w:t>
      </w: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285"/>
        <w:gridCol w:w="4455"/>
        <w:gridCol w:w="1049"/>
      </w:tblGrid>
      <w:tr w:rsidR="000C4D72" w:rsidRPr="00346674" w14:paraId="6A5D0189" w14:textId="77777777" w:rsidTr="1BEF77B2">
        <w:trPr>
          <w:trHeight w:val="340"/>
          <w:tblHeader/>
        </w:trPr>
        <w:tc>
          <w:tcPr>
            <w:tcW w:w="3285" w:type="dxa"/>
            <w:shd w:val="clear" w:color="auto" w:fill="D1D1D1" w:themeFill="background2" w:themeFillShade="E6"/>
            <w:vAlign w:val="center"/>
            <w:hideMark/>
          </w:tcPr>
          <w:p w14:paraId="5C6CC4F7" w14:textId="77777777" w:rsidR="000C4D72" w:rsidRPr="00346674" w:rsidRDefault="000C4D72" w:rsidP="00684CDC">
            <w:pPr>
              <w:spacing w:line="240" w:lineRule="exact"/>
              <w:ind w:left="0"/>
              <w:jc w:val="center"/>
              <w:rPr>
                <w:rFonts w:eastAsia="Malgun Gothic" w:cs="Arial"/>
                <w:b/>
                <w:bCs/>
                <w:kern w:val="0"/>
                <w:sz w:val="16"/>
                <w:szCs w:val="16"/>
              </w:rPr>
            </w:pPr>
            <w:r w:rsidRPr="00346674">
              <w:rPr>
                <w:rFonts w:eastAsia="Malgun Gothic" w:cs="Arial"/>
                <w:b/>
                <w:bCs/>
                <w:kern w:val="0"/>
                <w:sz w:val="16"/>
                <w:szCs w:val="16"/>
              </w:rPr>
              <w:t>Software / System</w:t>
            </w:r>
          </w:p>
        </w:tc>
        <w:tc>
          <w:tcPr>
            <w:tcW w:w="4455" w:type="dxa"/>
            <w:shd w:val="clear" w:color="auto" w:fill="D1D1D1" w:themeFill="background2" w:themeFillShade="E6"/>
            <w:vAlign w:val="center"/>
            <w:hideMark/>
          </w:tcPr>
          <w:p w14:paraId="53CD1CA8" w14:textId="77777777" w:rsidR="000C4D72" w:rsidRPr="00346674" w:rsidRDefault="000C4D72" w:rsidP="00684CDC">
            <w:pPr>
              <w:spacing w:line="240" w:lineRule="exact"/>
              <w:ind w:left="0"/>
              <w:jc w:val="center"/>
              <w:rPr>
                <w:rFonts w:eastAsia="Malgun Gothic" w:cs="Arial"/>
                <w:b/>
                <w:bCs/>
                <w:kern w:val="0"/>
                <w:sz w:val="16"/>
                <w:szCs w:val="16"/>
              </w:rPr>
            </w:pPr>
            <w:r w:rsidRPr="00346674">
              <w:rPr>
                <w:rFonts w:eastAsia="Malgun Gothic" w:cs="Arial"/>
                <w:b/>
                <w:bCs/>
                <w:kern w:val="0"/>
                <w:sz w:val="16"/>
                <w:szCs w:val="16"/>
              </w:rPr>
              <w:t>Function</w:t>
            </w:r>
          </w:p>
        </w:tc>
        <w:tc>
          <w:tcPr>
            <w:tcW w:w="1049" w:type="dxa"/>
            <w:shd w:val="clear" w:color="auto" w:fill="D1D1D1" w:themeFill="background2" w:themeFillShade="E6"/>
            <w:vAlign w:val="center"/>
          </w:tcPr>
          <w:p w14:paraId="7ED14C91" w14:textId="77777777" w:rsidR="000C4D72" w:rsidRPr="00346674" w:rsidRDefault="000C4D72" w:rsidP="00684CDC">
            <w:pPr>
              <w:spacing w:line="240" w:lineRule="exact"/>
              <w:ind w:left="0"/>
              <w:jc w:val="center"/>
              <w:rPr>
                <w:rFonts w:eastAsia="Malgun Gothic" w:cs="Arial"/>
                <w:b/>
                <w:bCs/>
                <w:kern w:val="0"/>
                <w:sz w:val="16"/>
                <w:szCs w:val="16"/>
              </w:rPr>
            </w:pPr>
            <w:r w:rsidRPr="00346674">
              <w:rPr>
                <w:rFonts w:eastAsia="Malgun Gothic" w:cs="Arial"/>
                <w:b/>
                <w:bCs/>
                <w:kern w:val="0"/>
                <w:sz w:val="16"/>
                <w:szCs w:val="16"/>
              </w:rPr>
              <w:t>Version</w:t>
            </w:r>
          </w:p>
        </w:tc>
      </w:tr>
      <w:tr w:rsidR="00A814DB" w:rsidRPr="00346674" w14:paraId="2C4D4F0B" w14:textId="77777777" w:rsidTr="1BEF77B2">
        <w:trPr>
          <w:trHeight w:val="340"/>
        </w:trPr>
        <w:tc>
          <w:tcPr>
            <w:tcW w:w="8789" w:type="dxa"/>
            <w:gridSpan w:val="3"/>
            <w:shd w:val="clear" w:color="auto" w:fill="E8E8E8" w:themeFill="background2"/>
            <w:vAlign w:val="center"/>
          </w:tcPr>
          <w:p w14:paraId="1368889B" w14:textId="43C86250" w:rsidR="00A814DB" w:rsidRPr="00346674" w:rsidRDefault="00297E19" w:rsidP="00A814DB">
            <w:pPr>
              <w:spacing w:line="240" w:lineRule="exact"/>
              <w:ind w:left="0"/>
              <w:rPr>
                <w:rFonts w:eastAsia="Malgun Gothic" w:cs="Arial"/>
                <w:b/>
                <w:bCs/>
                <w:kern w:val="0"/>
                <w:sz w:val="16"/>
                <w:szCs w:val="16"/>
              </w:rPr>
            </w:pPr>
            <w:r w:rsidRPr="00346674">
              <w:rPr>
                <w:rFonts w:eastAsia="Malgun Gothic" w:cs="Arial" w:hint="eastAsia"/>
                <w:b/>
                <w:kern w:val="0"/>
                <w:sz w:val="16"/>
                <w:szCs w:val="16"/>
              </w:rPr>
              <w:t>Common</w:t>
            </w:r>
          </w:p>
        </w:tc>
      </w:tr>
      <w:tr w:rsidR="00593EE5" w:rsidRPr="00346674" w14:paraId="3FB62592" w14:textId="77777777" w:rsidTr="1BEF77B2">
        <w:trPr>
          <w:trHeight w:val="340"/>
        </w:trPr>
        <w:tc>
          <w:tcPr>
            <w:tcW w:w="3285" w:type="dxa"/>
            <w:vAlign w:val="center"/>
          </w:tcPr>
          <w:p w14:paraId="3779917D" w14:textId="15F8F1D3" w:rsidR="00593EE5" w:rsidRPr="00346674" w:rsidRDefault="00593EE5" w:rsidP="00593EE5">
            <w:pPr>
              <w:spacing w:line="240" w:lineRule="exact"/>
              <w:ind w:left="0"/>
              <w:rPr>
                <w:rFonts w:eastAsia="Malgun Gothic" w:cs="Arial"/>
                <w:b/>
                <w:kern w:val="0"/>
                <w:sz w:val="16"/>
                <w:szCs w:val="16"/>
              </w:rPr>
            </w:pPr>
            <w:r w:rsidRPr="00346674">
              <w:rPr>
                <w:rFonts w:eastAsia="Malgun Gothic" w:cs="Arial" w:hint="eastAsia"/>
                <w:sz w:val="16"/>
                <w:szCs w:val="16"/>
              </w:rPr>
              <w:t>AutoCAD</w:t>
            </w:r>
          </w:p>
        </w:tc>
        <w:tc>
          <w:tcPr>
            <w:tcW w:w="4455" w:type="dxa"/>
            <w:vAlign w:val="center"/>
          </w:tcPr>
          <w:p w14:paraId="4DCF3CEE" w14:textId="4EC20508" w:rsidR="00593EE5" w:rsidRPr="00346674" w:rsidRDefault="00593EE5" w:rsidP="00593EE5">
            <w:pPr>
              <w:spacing w:line="240" w:lineRule="exact"/>
              <w:ind w:left="0"/>
              <w:rPr>
                <w:rFonts w:eastAsia="Malgun Gothic" w:cs="Arial"/>
                <w:b/>
                <w:kern w:val="0"/>
                <w:sz w:val="16"/>
                <w:szCs w:val="16"/>
              </w:rPr>
            </w:pPr>
            <w:r w:rsidRPr="00346674">
              <w:rPr>
                <w:rFonts w:eastAsia="Arial" w:cs="Arial"/>
                <w:sz w:val="16"/>
                <w:szCs w:val="16"/>
              </w:rPr>
              <w:t xml:space="preserve">2D </w:t>
            </w:r>
            <w:r w:rsidRPr="00346674">
              <w:rPr>
                <w:rFonts w:eastAsia="Malgun Gothic" w:cs="Arial" w:hint="eastAsia"/>
                <w:sz w:val="16"/>
                <w:szCs w:val="16"/>
              </w:rPr>
              <w:t>Drawing Draft</w:t>
            </w:r>
          </w:p>
        </w:tc>
        <w:tc>
          <w:tcPr>
            <w:tcW w:w="1049" w:type="dxa"/>
            <w:vAlign w:val="center"/>
          </w:tcPr>
          <w:p w14:paraId="34586F64" w14:textId="51A6AD86" w:rsidR="00593EE5" w:rsidRPr="00346674" w:rsidRDefault="00593EE5" w:rsidP="00593EE5">
            <w:pPr>
              <w:spacing w:line="240" w:lineRule="exact"/>
              <w:ind w:left="0"/>
              <w:rPr>
                <w:rFonts w:eastAsia="Malgun Gothic" w:cs="Arial"/>
                <w:b/>
                <w:kern w:val="0"/>
                <w:sz w:val="16"/>
                <w:szCs w:val="16"/>
              </w:rPr>
            </w:pPr>
            <w:r w:rsidRPr="00346674">
              <w:rPr>
                <w:rFonts w:eastAsia="Malgun Gothic" w:cs="Arial" w:hint="eastAsia"/>
                <w:sz w:val="16"/>
                <w:szCs w:val="16"/>
              </w:rPr>
              <w:t>2023</w:t>
            </w:r>
          </w:p>
        </w:tc>
      </w:tr>
      <w:tr w:rsidR="00593EE5" w:rsidRPr="00346674" w14:paraId="390797B5" w14:textId="77777777" w:rsidTr="1BEF77B2">
        <w:trPr>
          <w:trHeight w:val="340"/>
        </w:trPr>
        <w:tc>
          <w:tcPr>
            <w:tcW w:w="8789" w:type="dxa"/>
            <w:gridSpan w:val="3"/>
            <w:shd w:val="clear" w:color="auto" w:fill="E8E8E8" w:themeFill="background2"/>
            <w:vAlign w:val="center"/>
          </w:tcPr>
          <w:p w14:paraId="3920C3E2" w14:textId="3101C762" w:rsidR="00593EE5" w:rsidRPr="00346674" w:rsidRDefault="00CC2D0B" w:rsidP="00593EE5">
            <w:pPr>
              <w:spacing w:line="240" w:lineRule="exact"/>
              <w:ind w:left="0"/>
              <w:rPr>
                <w:rFonts w:eastAsia="Malgun Gothic" w:cs="Arial"/>
                <w:b/>
                <w:kern w:val="0"/>
                <w:sz w:val="16"/>
                <w:szCs w:val="16"/>
              </w:rPr>
            </w:pPr>
            <w:r w:rsidRPr="00346674">
              <w:rPr>
                <w:rFonts w:eastAsia="Malgun Gothic" w:cs="Arial"/>
                <w:b/>
                <w:kern w:val="0"/>
                <w:sz w:val="16"/>
                <w:szCs w:val="16"/>
              </w:rPr>
              <w:t>Process</w:t>
            </w:r>
            <w:r w:rsidRPr="00346674">
              <w:rPr>
                <w:rFonts w:eastAsia="Malgun Gothic" w:cs="Arial" w:hint="eastAsia"/>
                <w:b/>
                <w:kern w:val="0"/>
                <w:sz w:val="16"/>
                <w:szCs w:val="16"/>
              </w:rPr>
              <w:t xml:space="preserve"> </w:t>
            </w:r>
            <w:r w:rsidRPr="00346674">
              <w:rPr>
                <w:rFonts w:eastAsia="Malgun Gothic" w:cs="Arial"/>
                <w:b/>
                <w:kern w:val="0"/>
                <w:sz w:val="16"/>
                <w:szCs w:val="16"/>
              </w:rPr>
              <w:t>Engineering</w:t>
            </w:r>
          </w:p>
        </w:tc>
      </w:tr>
      <w:tr w:rsidR="00F94345" w:rsidRPr="00346674" w14:paraId="51FDC9EB" w14:textId="77777777" w:rsidTr="1BEF77B2">
        <w:trPr>
          <w:trHeight w:val="340"/>
        </w:trPr>
        <w:tc>
          <w:tcPr>
            <w:tcW w:w="3285" w:type="dxa"/>
            <w:vAlign w:val="center"/>
          </w:tcPr>
          <w:p w14:paraId="008B9AEB" w14:textId="3F312AB9" w:rsidR="00F94345" w:rsidRPr="00346674" w:rsidRDefault="00F94345" w:rsidP="00593EE5">
            <w:pPr>
              <w:spacing w:line="240" w:lineRule="exact"/>
              <w:ind w:left="0"/>
              <w:rPr>
                <w:rFonts w:eastAsia="Malgun Gothic" w:cs="Arial"/>
                <w:kern w:val="0"/>
                <w:sz w:val="16"/>
                <w:szCs w:val="16"/>
              </w:rPr>
            </w:pPr>
            <w:r w:rsidRPr="00346674">
              <w:rPr>
                <w:rFonts w:eastAsia="Malgun Gothic" w:cs="Arial"/>
                <w:kern w:val="0"/>
                <w:sz w:val="16"/>
                <w:szCs w:val="16"/>
              </w:rPr>
              <w:t>MicroStation</w:t>
            </w:r>
          </w:p>
        </w:tc>
        <w:tc>
          <w:tcPr>
            <w:tcW w:w="4455" w:type="dxa"/>
            <w:vAlign w:val="center"/>
          </w:tcPr>
          <w:p w14:paraId="06C2CC4B" w14:textId="7DD223EA" w:rsidR="00F94345" w:rsidRPr="00346674" w:rsidRDefault="00ED5F95" w:rsidP="00593EE5">
            <w:pPr>
              <w:spacing w:line="240" w:lineRule="exact"/>
              <w:ind w:left="0"/>
              <w:rPr>
                <w:rFonts w:eastAsia="Malgun Gothic" w:cs="Arial"/>
                <w:kern w:val="0"/>
                <w:sz w:val="16"/>
                <w:szCs w:val="16"/>
              </w:rPr>
            </w:pPr>
            <w:r w:rsidRPr="00346674">
              <w:rPr>
                <w:rFonts w:eastAsia="Malgun Gothic" w:cs="Arial" w:hint="eastAsia"/>
                <w:sz w:val="16"/>
                <w:szCs w:val="16"/>
              </w:rPr>
              <w:t>P&amp;ID, PFD, UFD,</w:t>
            </w:r>
            <w:r w:rsidR="002E51AA" w:rsidRPr="00346674">
              <w:rPr>
                <w:rFonts w:eastAsia="Malgun Gothic" w:cs="Arial" w:hint="eastAsia"/>
                <w:sz w:val="16"/>
                <w:szCs w:val="16"/>
              </w:rPr>
              <w:t xml:space="preserve"> </w:t>
            </w:r>
            <w:r w:rsidRPr="00346674">
              <w:rPr>
                <w:rFonts w:eastAsia="Malgun Gothic" w:cs="Arial" w:hint="eastAsia"/>
                <w:sz w:val="16"/>
                <w:szCs w:val="16"/>
              </w:rPr>
              <w:t>etc.</w:t>
            </w:r>
          </w:p>
        </w:tc>
        <w:tc>
          <w:tcPr>
            <w:tcW w:w="1049" w:type="dxa"/>
            <w:vAlign w:val="center"/>
          </w:tcPr>
          <w:p w14:paraId="7A23FF15" w14:textId="1033FA59" w:rsidR="00F94345" w:rsidRPr="00346674" w:rsidRDefault="179E4024" w:rsidP="00593EE5">
            <w:pPr>
              <w:spacing w:line="240" w:lineRule="exact"/>
              <w:ind w:left="0"/>
              <w:rPr>
                <w:rFonts w:eastAsia="Malgun Gothic" w:cs="Arial"/>
                <w:sz w:val="16"/>
                <w:szCs w:val="16"/>
              </w:rPr>
            </w:pPr>
            <w:r w:rsidRPr="00346674">
              <w:rPr>
                <w:rFonts w:eastAsia="Malgun Gothic" w:cs="Arial"/>
                <w:sz w:val="16"/>
                <w:szCs w:val="16"/>
              </w:rPr>
              <w:t>10</w:t>
            </w:r>
            <w:r w:rsidR="4BE8039F" w:rsidRPr="00346674">
              <w:rPr>
                <w:rFonts w:eastAsia="Malgun Gothic" w:cs="Arial"/>
                <w:sz w:val="16"/>
                <w:szCs w:val="16"/>
              </w:rPr>
              <w:t>.0</w:t>
            </w:r>
          </w:p>
        </w:tc>
      </w:tr>
      <w:tr w:rsidR="00593EE5" w:rsidRPr="00346674" w14:paraId="2F4BFC36" w14:textId="77777777" w:rsidTr="1BEF77B2">
        <w:trPr>
          <w:trHeight w:val="340"/>
        </w:trPr>
        <w:tc>
          <w:tcPr>
            <w:tcW w:w="3285" w:type="dxa"/>
            <w:vAlign w:val="center"/>
            <w:hideMark/>
          </w:tcPr>
          <w:p w14:paraId="1D45C69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Aspen Plus</w:t>
            </w:r>
          </w:p>
        </w:tc>
        <w:tc>
          <w:tcPr>
            <w:tcW w:w="4455" w:type="dxa"/>
            <w:vAlign w:val="center"/>
            <w:hideMark/>
          </w:tcPr>
          <w:p w14:paraId="18DF7C6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Steady State Simulation</w:t>
            </w:r>
          </w:p>
        </w:tc>
        <w:tc>
          <w:tcPr>
            <w:tcW w:w="1049" w:type="dxa"/>
            <w:vAlign w:val="center"/>
          </w:tcPr>
          <w:p w14:paraId="029B8F7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15.0</w:t>
            </w:r>
          </w:p>
        </w:tc>
      </w:tr>
      <w:tr w:rsidR="00593EE5" w:rsidRPr="00346674" w14:paraId="57C2D8C0" w14:textId="77777777" w:rsidTr="1BEF77B2">
        <w:trPr>
          <w:trHeight w:val="340"/>
        </w:trPr>
        <w:tc>
          <w:tcPr>
            <w:tcW w:w="3285" w:type="dxa"/>
            <w:vAlign w:val="center"/>
            <w:hideMark/>
          </w:tcPr>
          <w:p w14:paraId="111761E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Aspen Dynamics</w:t>
            </w:r>
          </w:p>
        </w:tc>
        <w:tc>
          <w:tcPr>
            <w:tcW w:w="4455" w:type="dxa"/>
            <w:vAlign w:val="center"/>
            <w:hideMark/>
          </w:tcPr>
          <w:p w14:paraId="4912F2C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Dynamic Simulation</w:t>
            </w:r>
          </w:p>
        </w:tc>
        <w:tc>
          <w:tcPr>
            <w:tcW w:w="1049" w:type="dxa"/>
            <w:vAlign w:val="center"/>
          </w:tcPr>
          <w:p w14:paraId="2B61CC4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15.0</w:t>
            </w:r>
          </w:p>
        </w:tc>
      </w:tr>
      <w:tr w:rsidR="00593EE5" w:rsidRPr="00346674" w14:paraId="19316F95" w14:textId="77777777" w:rsidTr="1BEF77B2">
        <w:trPr>
          <w:trHeight w:val="340"/>
        </w:trPr>
        <w:tc>
          <w:tcPr>
            <w:tcW w:w="3285" w:type="dxa"/>
            <w:vAlign w:val="center"/>
            <w:hideMark/>
          </w:tcPr>
          <w:p w14:paraId="69021FD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Aspen HYSYS</w:t>
            </w:r>
          </w:p>
        </w:tc>
        <w:tc>
          <w:tcPr>
            <w:tcW w:w="4455" w:type="dxa"/>
            <w:vAlign w:val="center"/>
            <w:hideMark/>
          </w:tcPr>
          <w:p w14:paraId="118BFF4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Steady State &amp; Dynamic Simulation</w:t>
            </w:r>
          </w:p>
        </w:tc>
        <w:tc>
          <w:tcPr>
            <w:tcW w:w="1049" w:type="dxa"/>
            <w:vAlign w:val="center"/>
          </w:tcPr>
          <w:p w14:paraId="75E51FD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15.0</w:t>
            </w:r>
          </w:p>
        </w:tc>
      </w:tr>
      <w:tr w:rsidR="00593EE5" w:rsidRPr="00346674" w14:paraId="21E9574A" w14:textId="77777777" w:rsidTr="1BEF77B2">
        <w:trPr>
          <w:trHeight w:val="340"/>
        </w:trPr>
        <w:tc>
          <w:tcPr>
            <w:tcW w:w="3285" w:type="dxa"/>
            <w:vAlign w:val="center"/>
            <w:hideMark/>
          </w:tcPr>
          <w:p w14:paraId="679008F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AFT IMPULSE</w:t>
            </w:r>
          </w:p>
        </w:tc>
        <w:tc>
          <w:tcPr>
            <w:tcW w:w="4455" w:type="dxa"/>
            <w:vAlign w:val="center"/>
            <w:hideMark/>
          </w:tcPr>
          <w:p w14:paraId="1BB5901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Surge Analysis</w:t>
            </w:r>
          </w:p>
        </w:tc>
        <w:tc>
          <w:tcPr>
            <w:tcW w:w="1049" w:type="dxa"/>
            <w:vAlign w:val="center"/>
          </w:tcPr>
          <w:p w14:paraId="280684F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11.0</w:t>
            </w:r>
          </w:p>
        </w:tc>
      </w:tr>
      <w:tr w:rsidR="00593EE5" w:rsidRPr="00346674" w14:paraId="31E44FE7" w14:textId="77777777" w:rsidTr="1BEF77B2">
        <w:trPr>
          <w:trHeight w:val="340"/>
        </w:trPr>
        <w:tc>
          <w:tcPr>
            <w:tcW w:w="3285" w:type="dxa"/>
            <w:vAlign w:val="center"/>
            <w:hideMark/>
          </w:tcPr>
          <w:p w14:paraId="4DF3D50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AVEVA Dynamic Simulation</w:t>
            </w:r>
          </w:p>
        </w:tc>
        <w:tc>
          <w:tcPr>
            <w:tcW w:w="4455" w:type="dxa"/>
            <w:vAlign w:val="center"/>
            <w:hideMark/>
          </w:tcPr>
          <w:p w14:paraId="1E3F438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Dynamic Simulation</w:t>
            </w:r>
          </w:p>
        </w:tc>
        <w:tc>
          <w:tcPr>
            <w:tcW w:w="1049" w:type="dxa"/>
            <w:vAlign w:val="center"/>
          </w:tcPr>
          <w:p w14:paraId="553B760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2025</w:t>
            </w:r>
          </w:p>
        </w:tc>
      </w:tr>
      <w:tr w:rsidR="00593EE5" w:rsidRPr="00346674" w14:paraId="5C8F9806" w14:textId="77777777" w:rsidTr="1BEF77B2">
        <w:trPr>
          <w:trHeight w:val="340"/>
        </w:trPr>
        <w:tc>
          <w:tcPr>
            <w:tcW w:w="3285" w:type="dxa"/>
            <w:vAlign w:val="center"/>
            <w:hideMark/>
          </w:tcPr>
          <w:p w14:paraId="2E34D95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AVEVA PRO/II Simulation</w:t>
            </w:r>
          </w:p>
        </w:tc>
        <w:tc>
          <w:tcPr>
            <w:tcW w:w="4455" w:type="dxa"/>
            <w:vAlign w:val="center"/>
            <w:hideMark/>
          </w:tcPr>
          <w:p w14:paraId="3C838C7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Steady State Simulation</w:t>
            </w:r>
          </w:p>
        </w:tc>
        <w:tc>
          <w:tcPr>
            <w:tcW w:w="1049" w:type="dxa"/>
            <w:vAlign w:val="center"/>
          </w:tcPr>
          <w:p w14:paraId="40181EF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2025</w:t>
            </w:r>
          </w:p>
        </w:tc>
      </w:tr>
      <w:tr w:rsidR="00593EE5" w:rsidRPr="00346674" w14:paraId="670D59E1" w14:textId="77777777" w:rsidTr="1BEF77B2">
        <w:trPr>
          <w:trHeight w:val="340"/>
        </w:trPr>
        <w:tc>
          <w:tcPr>
            <w:tcW w:w="3285" w:type="dxa"/>
            <w:vAlign w:val="center"/>
            <w:hideMark/>
          </w:tcPr>
          <w:p w14:paraId="0BC80FD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ProMax</w:t>
            </w:r>
          </w:p>
        </w:tc>
        <w:tc>
          <w:tcPr>
            <w:tcW w:w="4455" w:type="dxa"/>
            <w:vAlign w:val="center"/>
            <w:hideMark/>
          </w:tcPr>
          <w:p w14:paraId="1514C05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Steady State Simulation</w:t>
            </w:r>
          </w:p>
        </w:tc>
        <w:tc>
          <w:tcPr>
            <w:tcW w:w="1049" w:type="dxa"/>
            <w:vAlign w:val="center"/>
          </w:tcPr>
          <w:p w14:paraId="0BC39C2E" w14:textId="12324674" w:rsidR="00593EE5" w:rsidRPr="00346674" w:rsidRDefault="42F9B9D1" w:rsidP="00D74695">
            <w:pPr>
              <w:spacing w:line="240" w:lineRule="exact"/>
              <w:ind w:left="0"/>
              <w:rPr>
                <w:rFonts w:eastAsia="Malgun Gothic" w:cs="Arial"/>
                <w:sz w:val="16"/>
                <w:szCs w:val="16"/>
              </w:rPr>
            </w:pPr>
            <w:r w:rsidRPr="00346674">
              <w:rPr>
                <w:rFonts w:eastAsia="Malgun Gothic" w:cs="Arial"/>
                <w:sz w:val="16"/>
                <w:szCs w:val="16"/>
              </w:rPr>
              <w:t>7.</w:t>
            </w:r>
            <w:r w:rsidR="00593EE5" w:rsidRPr="00346674">
              <w:rPr>
                <w:rFonts w:eastAsia="Malgun Gothic" w:cs="Arial"/>
                <w:sz w:val="16"/>
                <w:szCs w:val="16"/>
              </w:rPr>
              <w:t>0</w:t>
            </w:r>
          </w:p>
        </w:tc>
      </w:tr>
      <w:tr w:rsidR="00593EE5" w:rsidRPr="00346674" w14:paraId="57FE3E0A" w14:textId="77777777" w:rsidTr="1BEF77B2">
        <w:trPr>
          <w:trHeight w:val="340"/>
        </w:trPr>
        <w:tc>
          <w:tcPr>
            <w:tcW w:w="3285" w:type="dxa"/>
            <w:vAlign w:val="center"/>
            <w:hideMark/>
          </w:tcPr>
          <w:p w14:paraId="063E01D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Aspen Flare System Analyzer</w:t>
            </w:r>
          </w:p>
        </w:tc>
        <w:tc>
          <w:tcPr>
            <w:tcW w:w="4455" w:type="dxa"/>
            <w:vAlign w:val="center"/>
            <w:hideMark/>
          </w:tcPr>
          <w:p w14:paraId="13D9DE5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Flare sizing &amp; Hydraulic Calculation</w:t>
            </w:r>
          </w:p>
        </w:tc>
        <w:tc>
          <w:tcPr>
            <w:tcW w:w="1049" w:type="dxa"/>
            <w:vAlign w:val="center"/>
          </w:tcPr>
          <w:p w14:paraId="7E04664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15.0</w:t>
            </w:r>
          </w:p>
        </w:tc>
      </w:tr>
      <w:tr w:rsidR="00593EE5" w:rsidRPr="00346674" w14:paraId="61027DE6" w14:textId="77777777" w:rsidTr="1BEF77B2">
        <w:trPr>
          <w:trHeight w:val="340"/>
        </w:trPr>
        <w:tc>
          <w:tcPr>
            <w:tcW w:w="3285" w:type="dxa"/>
            <w:vAlign w:val="center"/>
          </w:tcPr>
          <w:p w14:paraId="7128426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PHA PRO</w:t>
            </w:r>
          </w:p>
        </w:tc>
        <w:tc>
          <w:tcPr>
            <w:tcW w:w="4455" w:type="dxa"/>
            <w:vAlign w:val="center"/>
          </w:tcPr>
          <w:p w14:paraId="3087760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Process Hazard analysis (HAZOP)</w:t>
            </w:r>
          </w:p>
        </w:tc>
        <w:tc>
          <w:tcPr>
            <w:tcW w:w="1049" w:type="dxa"/>
            <w:vAlign w:val="center"/>
          </w:tcPr>
          <w:p w14:paraId="2758232B" w14:textId="28910C1F" w:rsidR="00593EE5" w:rsidRPr="00346674" w:rsidRDefault="00593EE5" w:rsidP="00A91317">
            <w:pPr>
              <w:spacing w:line="240" w:lineRule="exact"/>
              <w:ind w:left="0"/>
              <w:rPr>
                <w:rFonts w:eastAsia="Malgun Gothic" w:cs="Arial"/>
                <w:kern w:val="0"/>
                <w:sz w:val="16"/>
                <w:szCs w:val="16"/>
              </w:rPr>
            </w:pPr>
            <w:r w:rsidRPr="00346674">
              <w:rPr>
                <w:rFonts w:eastAsia="Malgun Gothic" w:cs="Arial"/>
                <w:kern w:val="0"/>
                <w:sz w:val="16"/>
                <w:szCs w:val="16"/>
              </w:rPr>
              <w:t>8</w:t>
            </w:r>
            <w:del w:id="426" w:author="이경선 (Lee, Kyungsun/DHSE)" w:date="2026-10-23T00:07:00Z" w16du:dateUtc="2026-10-23T00:07:32Z">
              <w:r w:rsidRPr="1BEF77B2" w:rsidDel="00593EE5">
                <w:rPr>
                  <w:rFonts w:eastAsia="Malgun Gothic" w:cs="Arial"/>
                  <w:sz w:val="16"/>
                  <w:szCs w:val="16"/>
                </w:rPr>
                <w:delText>.26 or later</w:delText>
              </w:r>
            </w:del>
          </w:p>
        </w:tc>
      </w:tr>
      <w:tr w:rsidR="00593EE5" w:rsidRPr="00346674" w14:paraId="4F2D3B16" w14:textId="77777777" w:rsidTr="1BEF77B2">
        <w:trPr>
          <w:trHeight w:val="340"/>
        </w:trPr>
        <w:tc>
          <w:tcPr>
            <w:tcW w:w="3285" w:type="dxa"/>
            <w:vAlign w:val="center"/>
            <w:hideMark/>
          </w:tcPr>
          <w:p w14:paraId="37A4D85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AFT Fathom</w:t>
            </w:r>
          </w:p>
        </w:tc>
        <w:tc>
          <w:tcPr>
            <w:tcW w:w="4455" w:type="dxa"/>
            <w:vAlign w:val="center"/>
            <w:hideMark/>
          </w:tcPr>
          <w:p w14:paraId="4A0D52A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Hydraulic Calculation &amp; Simulation for incompressible fluid</w:t>
            </w:r>
          </w:p>
        </w:tc>
        <w:tc>
          <w:tcPr>
            <w:tcW w:w="1049" w:type="dxa"/>
            <w:vAlign w:val="center"/>
          </w:tcPr>
          <w:p w14:paraId="228018A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14.0</w:t>
            </w:r>
          </w:p>
        </w:tc>
      </w:tr>
      <w:tr w:rsidR="00593EE5" w:rsidRPr="00346674" w14:paraId="2B54AFB9" w14:textId="77777777" w:rsidTr="1BEF77B2">
        <w:trPr>
          <w:trHeight w:val="340"/>
        </w:trPr>
        <w:tc>
          <w:tcPr>
            <w:tcW w:w="3285" w:type="dxa"/>
            <w:vAlign w:val="center"/>
            <w:hideMark/>
          </w:tcPr>
          <w:p w14:paraId="154089E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AFT Arrow</w:t>
            </w:r>
          </w:p>
        </w:tc>
        <w:tc>
          <w:tcPr>
            <w:tcW w:w="4455" w:type="dxa"/>
            <w:vAlign w:val="center"/>
            <w:hideMark/>
          </w:tcPr>
          <w:p w14:paraId="67F6D3E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Hydraulic Calculation &amp; Simulation for compressible fluid</w:t>
            </w:r>
          </w:p>
        </w:tc>
        <w:tc>
          <w:tcPr>
            <w:tcW w:w="1049" w:type="dxa"/>
            <w:vAlign w:val="center"/>
          </w:tcPr>
          <w:p w14:paraId="032D4514" w14:textId="3C32A679" w:rsidR="00593EE5" w:rsidRPr="00346674" w:rsidRDefault="6AB56F04" w:rsidP="00D74695">
            <w:pPr>
              <w:spacing w:line="240" w:lineRule="exact"/>
              <w:ind w:left="0"/>
              <w:rPr>
                <w:rFonts w:eastAsia="Malgun Gothic" w:cs="Arial"/>
                <w:sz w:val="16"/>
                <w:szCs w:val="16"/>
              </w:rPr>
            </w:pPr>
            <w:r w:rsidRPr="00346674">
              <w:rPr>
                <w:rFonts w:eastAsia="Malgun Gothic" w:cs="Arial"/>
                <w:sz w:val="16"/>
                <w:szCs w:val="16"/>
              </w:rPr>
              <w:t>11</w:t>
            </w:r>
            <w:r w:rsidR="7DB830F0" w:rsidRPr="00346674">
              <w:rPr>
                <w:rFonts w:eastAsia="Malgun Gothic" w:cs="Arial"/>
                <w:sz w:val="16"/>
                <w:szCs w:val="16"/>
              </w:rPr>
              <w:t>.0</w:t>
            </w:r>
          </w:p>
        </w:tc>
      </w:tr>
      <w:tr w:rsidR="00593EE5" w:rsidRPr="00346674" w14:paraId="7B2180E9" w14:textId="77777777" w:rsidTr="1BEF77B2">
        <w:trPr>
          <w:trHeight w:val="340"/>
        </w:trPr>
        <w:tc>
          <w:tcPr>
            <w:tcW w:w="8789"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A3C01E5" w14:textId="4846BA0C" w:rsidR="00593EE5" w:rsidRPr="00346674" w:rsidRDefault="00593EE5" w:rsidP="00593EE5">
            <w:pPr>
              <w:spacing w:line="240" w:lineRule="exact"/>
              <w:ind w:left="0"/>
              <w:jc w:val="left"/>
              <w:rPr>
                <w:rFonts w:eastAsia="Malgun Gothic" w:cs="Arial"/>
                <w:sz w:val="16"/>
                <w:szCs w:val="16"/>
              </w:rPr>
            </w:pPr>
            <w:r w:rsidRPr="00346674">
              <w:rPr>
                <w:rFonts w:eastAsia="Malgun Gothic" w:cs="Arial"/>
                <w:b/>
                <w:kern w:val="0"/>
                <w:sz w:val="16"/>
                <w:szCs w:val="16"/>
              </w:rPr>
              <w:t>Static Equipment</w:t>
            </w:r>
            <w:r w:rsidRPr="00346674">
              <w:rPr>
                <w:rFonts w:eastAsia="Malgun Gothic" w:cs="Arial" w:hint="eastAsia"/>
                <w:b/>
                <w:kern w:val="0"/>
                <w:sz w:val="16"/>
                <w:szCs w:val="16"/>
              </w:rPr>
              <w:t xml:space="preserve"> Engineering</w:t>
            </w:r>
          </w:p>
        </w:tc>
      </w:tr>
      <w:tr w:rsidR="00593EE5" w:rsidRPr="00346674" w14:paraId="42D1FDC4" w14:textId="77777777" w:rsidTr="1BEF77B2">
        <w:trPr>
          <w:trHeight w:val="340"/>
        </w:trPr>
        <w:tc>
          <w:tcPr>
            <w:tcW w:w="3285" w:type="dxa"/>
            <w:vAlign w:val="center"/>
            <w:hideMark/>
          </w:tcPr>
          <w:p w14:paraId="4040F70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PV ELITE</w:t>
            </w:r>
          </w:p>
        </w:tc>
        <w:tc>
          <w:tcPr>
            <w:tcW w:w="4455" w:type="dxa"/>
            <w:vAlign w:val="center"/>
            <w:hideMark/>
          </w:tcPr>
          <w:p w14:paraId="1752172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Mechanical Strength Calculation for Vessel, S&amp;T H/EX.</w:t>
            </w:r>
          </w:p>
        </w:tc>
        <w:tc>
          <w:tcPr>
            <w:tcW w:w="1049" w:type="dxa"/>
            <w:vAlign w:val="center"/>
          </w:tcPr>
          <w:p w14:paraId="6391D8F1" w14:textId="5FC80842"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w:t>
            </w:r>
            <w:r w:rsidR="00B12762" w:rsidRPr="00346674">
              <w:rPr>
                <w:rFonts w:eastAsia="Malgun Gothic" w:cs="Arial" w:hint="eastAsia"/>
                <w:kern w:val="0"/>
                <w:sz w:val="16"/>
                <w:szCs w:val="16"/>
              </w:rPr>
              <w:t>28</w:t>
            </w:r>
          </w:p>
        </w:tc>
      </w:tr>
      <w:tr w:rsidR="00593EE5" w:rsidRPr="00346674" w14:paraId="0BD6CFBF" w14:textId="77777777" w:rsidTr="1BEF77B2">
        <w:trPr>
          <w:trHeight w:val="340"/>
        </w:trPr>
        <w:tc>
          <w:tcPr>
            <w:tcW w:w="3285" w:type="dxa"/>
            <w:vAlign w:val="center"/>
            <w:hideMark/>
          </w:tcPr>
          <w:p w14:paraId="0D012DB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 xml:space="preserve">COMPRESS </w:t>
            </w:r>
          </w:p>
        </w:tc>
        <w:tc>
          <w:tcPr>
            <w:tcW w:w="4455" w:type="dxa"/>
            <w:vAlign w:val="center"/>
            <w:hideMark/>
          </w:tcPr>
          <w:p w14:paraId="01443D7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Mechanical Strength Calculation for Vessel, S&amp;T H/EX.</w:t>
            </w:r>
          </w:p>
        </w:tc>
        <w:tc>
          <w:tcPr>
            <w:tcW w:w="1049" w:type="dxa"/>
            <w:vAlign w:val="center"/>
          </w:tcPr>
          <w:p w14:paraId="31F7ED7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w:t>
            </w:r>
            <w:r w:rsidRPr="00346674">
              <w:rPr>
                <w:rFonts w:eastAsia="Malgun Gothic" w:cs="Arial" w:hint="eastAsia"/>
                <w:kern w:val="0"/>
                <w:sz w:val="16"/>
                <w:szCs w:val="16"/>
              </w:rPr>
              <w:t>8500</w:t>
            </w:r>
          </w:p>
        </w:tc>
      </w:tr>
      <w:tr w:rsidR="00593EE5" w:rsidRPr="00346674" w14:paraId="4AD44F1E" w14:textId="77777777" w:rsidTr="1BEF77B2">
        <w:trPr>
          <w:trHeight w:val="340"/>
        </w:trPr>
        <w:tc>
          <w:tcPr>
            <w:tcW w:w="3285" w:type="dxa"/>
            <w:vAlign w:val="center"/>
            <w:hideMark/>
          </w:tcPr>
          <w:p w14:paraId="4AEC8EB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ANSYS</w:t>
            </w:r>
          </w:p>
        </w:tc>
        <w:tc>
          <w:tcPr>
            <w:tcW w:w="4455" w:type="dxa"/>
            <w:vAlign w:val="center"/>
            <w:hideMark/>
          </w:tcPr>
          <w:p w14:paraId="702CE1A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Finite Element Analysis</w:t>
            </w:r>
          </w:p>
        </w:tc>
        <w:tc>
          <w:tcPr>
            <w:tcW w:w="1049" w:type="dxa"/>
            <w:vAlign w:val="center"/>
          </w:tcPr>
          <w:p w14:paraId="04D8D47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2026</w:t>
            </w:r>
          </w:p>
          <w:p w14:paraId="0D5C10E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R1</w:t>
            </w:r>
          </w:p>
        </w:tc>
      </w:tr>
      <w:tr w:rsidR="00593EE5" w:rsidRPr="00346674" w14:paraId="25F32148" w14:textId="77777777" w:rsidTr="1BEF77B2">
        <w:trPr>
          <w:trHeight w:val="340"/>
        </w:trPr>
        <w:tc>
          <w:tcPr>
            <w:tcW w:w="3285" w:type="dxa"/>
            <w:vAlign w:val="center"/>
            <w:hideMark/>
          </w:tcPr>
          <w:p w14:paraId="4DEC08D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HTRI Xchanger</w:t>
            </w:r>
          </w:p>
        </w:tc>
        <w:tc>
          <w:tcPr>
            <w:tcW w:w="4455" w:type="dxa"/>
            <w:vAlign w:val="center"/>
            <w:hideMark/>
          </w:tcPr>
          <w:p w14:paraId="731B085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Thermal Rating for Heat Exchanger</w:t>
            </w:r>
          </w:p>
        </w:tc>
        <w:tc>
          <w:tcPr>
            <w:tcW w:w="1049" w:type="dxa"/>
            <w:vAlign w:val="center"/>
          </w:tcPr>
          <w:p w14:paraId="4D1BE688" w14:textId="11ABE835"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9.4</w:t>
            </w:r>
          </w:p>
        </w:tc>
      </w:tr>
      <w:tr w:rsidR="00593EE5" w:rsidRPr="00346674" w14:paraId="0D320D45" w14:textId="77777777" w:rsidTr="1BEF77B2">
        <w:trPr>
          <w:trHeight w:val="340"/>
        </w:trPr>
        <w:tc>
          <w:tcPr>
            <w:tcW w:w="3285" w:type="dxa"/>
            <w:vAlign w:val="center"/>
            <w:hideMark/>
          </w:tcPr>
          <w:p w14:paraId="7B5081F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TANK-PRO</w:t>
            </w:r>
          </w:p>
        </w:tc>
        <w:tc>
          <w:tcPr>
            <w:tcW w:w="4455" w:type="dxa"/>
            <w:vAlign w:val="center"/>
            <w:hideMark/>
          </w:tcPr>
          <w:p w14:paraId="5A971DD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Calculation Program of Various Type of Tank</w:t>
            </w:r>
          </w:p>
        </w:tc>
        <w:tc>
          <w:tcPr>
            <w:tcW w:w="1049" w:type="dxa"/>
            <w:vAlign w:val="center"/>
          </w:tcPr>
          <w:p w14:paraId="7260F95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N/A</w:t>
            </w:r>
          </w:p>
        </w:tc>
      </w:tr>
      <w:tr w:rsidR="00593EE5" w:rsidRPr="00346674" w14:paraId="2F195464" w14:textId="77777777" w:rsidTr="1BEF77B2">
        <w:trPr>
          <w:trHeight w:val="340"/>
        </w:trPr>
        <w:tc>
          <w:tcPr>
            <w:tcW w:w="8789" w:type="dxa"/>
            <w:gridSpan w:val="3"/>
            <w:shd w:val="clear" w:color="auto" w:fill="E8E8E8" w:themeFill="background2"/>
            <w:vAlign w:val="center"/>
          </w:tcPr>
          <w:p w14:paraId="672FC805" w14:textId="3683DC1C" w:rsidR="00593EE5" w:rsidRPr="00346674" w:rsidRDefault="00593EE5" w:rsidP="00593EE5">
            <w:pPr>
              <w:spacing w:line="240" w:lineRule="exact"/>
              <w:ind w:left="0"/>
              <w:rPr>
                <w:rFonts w:eastAsia="Malgun Gothic" w:cs="Arial"/>
                <w:kern w:val="0"/>
                <w:sz w:val="16"/>
                <w:szCs w:val="16"/>
              </w:rPr>
            </w:pPr>
            <w:r w:rsidRPr="00346674">
              <w:rPr>
                <w:rFonts w:eastAsia="Malgun Gothic" w:cs="Arial"/>
                <w:b/>
                <w:kern w:val="0"/>
                <w:sz w:val="16"/>
                <w:szCs w:val="16"/>
              </w:rPr>
              <w:t>Piping</w:t>
            </w:r>
            <w:r w:rsidRPr="00346674">
              <w:rPr>
                <w:rFonts w:eastAsia="Malgun Gothic" w:cs="Arial" w:hint="eastAsia"/>
                <w:b/>
                <w:kern w:val="0"/>
                <w:sz w:val="16"/>
                <w:szCs w:val="16"/>
              </w:rPr>
              <w:t xml:space="preserve"> </w:t>
            </w:r>
            <w:r w:rsidRPr="00346674">
              <w:rPr>
                <w:rFonts w:eastAsia="Malgun Gothic" w:cs="Arial"/>
                <w:b/>
                <w:kern w:val="0"/>
                <w:sz w:val="16"/>
                <w:szCs w:val="16"/>
              </w:rPr>
              <w:t>Engineering</w:t>
            </w:r>
          </w:p>
        </w:tc>
      </w:tr>
      <w:tr w:rsidR="00593EE5" w:rsidRPr="00346674" w14:paraId="37216DB4" w14:textId="77777777" w:rsidTr="1BEF77B2">
        <w:trPr>
          <w:trHeight w:val="340"/>
        </w:trPr>
        <w:tc>
          <w:tcPr>
            <w:tcW w:w="3285" w:type="dxa"/>
            <w:vAlign w:val="center"/>
            <w:hideMark/>
          </w:tcPr>
          <w:p w14:paraId="52FB0D9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FE/PIPE</w:t>
            </w:r>
          </w:p>
        </w:tc>
        <w:tc>
          <w:tcPr>
            <w:tcW w:w="4455" w:type="dxa"/>
            <w:vAlign w:val="center"/>
            <w:hideMark/>
          </w:tcPr>
          <w:p w14:paraId="04443B3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Finite Element Modeling with ASME code</w:t>
            </w:r>
          </w:p>
        </w:tc>
        <w:tc>
          <w:tcPr>
            <w:tcW w:w="1049" w:type="dxa"/>
            <w:vAlign w:val="center"/>
          </w:tcPr>
          <w:p w14:paraId="48A1322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2026</w:t>
            </w:r>
          </w:p>
        </w:tc>
      </w:tr>
      <w:tr w:rsidR="00593EE5" w:rsidRPr="00346674" w14:paraId="7DA7A8F6" w14:textId="77777777" w:rsidTr="1BEF77B2">
        <w:trPr>
          <w:trHeight w:val="340"/>
        </w:trPr>
        <w:tc>
          <w:tcPr>
            <w:tcW w:w="3285" w:type="dxa"/>
            <w:vAlign w:val="center"/>
            <w:hideMark/>
          </w:tcPr>
          <w:p w14:paraId="7FABAA2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 xml:space="preserve">CAESAR </w:t>
            </w:r>
            <w:r w:rsidRPr="00346674">
              <w:rPr>
                <w:rFonts w:eastAsia="Malgun Gothic" w:cs="Arial" w:hint="eastAsia"/>
                <w:kern w:val="0"/>
                <w:sz w:val="16"/>
                <w:szCs w:val="16"/>
              </w:rPr>
              <w:t>Ⅱ</w:t>
            </w:r>
          </w:p>
        </w:tc>
        <w:tc>
          <w:tcPr>
            <w:tcW w:w="4455" w:type="dxa"/>
            <w:vAlign w:val="center"/>
            <w:hideMark/>
          </w:tcPr>
          <w:p w14:paraId="77AA8CA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Pipe Stress Analysis</w:t>
            </w:r>
          </w:p>
        </w:tc>
        <w:tc>
          <w:tcPr>
            <w:tcW w:w="1049" w:type="dxa"/>
            <w:vAlign w:val="center"/>
          </w:tcPr>
          <w:p w14:paraId="463BAE06" w14:textId="028A0DB2"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V15</w:t>
            </w:r>
          </w:p>
        </w:tc>
      </w:tr>
      <w:tr w:rsidR="00593EE5" w:rsidRPr="00346674" w14:paraId="395D4FD8" w14:textId="77777777" w:rsidTr="1BEF77B2">
        <w:trPr>
          <w:trHeight w:val="340"/>
        </w:trPr>
        <w:tc>
          <w:tcPr>
            <w:tcW w:w="3285" w:type="dxa"/>
            <w:vAlign w:val="center"/>
            <w:hideMark/>
          </w:tcPr>
          <w:p w14:paraId="3021EF3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PIPENET</w:t>
            </w:r>
          </w:p>
        </w:tc>
        <w:tc>
          <w:tcPr>
            <w:tcW w:w="4455" w:type="dxa"/>
            <w:vAlign w:val="center"/>
            <w:hideMark/>
          </w:tcPr>
          <w:p w14:paraId="20E3E276"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Fire Fighting Pipe Network Analysis</w:t>
            </w:r>
          </w:p>
        </w:tc>
        <w:tc>
          <w:tcPr>
            <w:tcW w:w="1049" w:type="dxa"/>
            <w:vAlign w:val="center"/>
          </w:tcPr>
          <w:p w14:paraId="6173808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1.12.0</w:t>
            </w:r>
          </w:p>
        </w:tc>
      </w:tr>
      <w:tr w:rsidR="00593EE5" w:rsidRPr="00346674" w14:paraId="2B365C52" w14:textId="77777777" w:rsidTr="1BEF77B2">
        <w:trPr>
          <w:trHeight w:val="340"/>
        </w:trPr>
        <w:tc>
          <w:tcPr>
            <w:tcW w:w="3285" w:type="dxa"/>
            <w:vAlign w:val="center"/>
            <w:hideMark/>
          </w:tcPr>
          <w:p w14:paraId="4BCCF4A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E20 II</w:t>
            </w:r>
          </w:p>
        </w:tc>
        <w:tc>
          <w:tcPr>
            <w:tcW w:w="4455" w:type="dxa"/>
            <w:vAlign w:val="center"/>
            <w:hideMark/>
          </w:tcPr>
          <w:p w14:paraId="10D3573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HVAC Load Calculation</w:t>
            </w:r>
          </w:p>
        </w:tc>
        <w:tc>
          <w:tcPr>
            <w:tcW w:w="1049" w:type="dxa"/>
            <w:vAlign w:val="center"/>
          </w:tcPr>
          <w:p w14:paraId="16C5553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5.11</w:t>
            </w:r>
          </w:p>
        </w:tc>
      </w:tr>
      <w:tr w:rsidR="00593EE5" w:rsidRPr="00346674" w14:paraId="070A9496" w14:textId="77777777" w:rsidTr="1BEF77B2">
        <w:trPr>
          <w:trHeight w:val="340"/>
        </w:trPr>
        <w:tc>
          <w:tcPr>
            <w:tcW w:w="3285" w:type="dxa"/>
            <w:vAlign w:val="center"/>
          </w:tcPr>
          <w:p w14:paraId="4B06410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Smart 3D</w:t>
            </w:r>
          </w:p>
        </w:tc>
        <w:tc>
          <w:tcPr>
            <w:tcW w:w="4455" w:type="dxa"/>
            <w:vAlign w:val="center"/>
          </w:tcPr>
          <w:p w14:paraId="49F8B76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3D Modeling Program</w:t>
            </w:r>
          </w:p>
        </w:tc>
        <w:tc>
          <w:tcPr>
            <w:tcW w:w="1049" w:type="dxa"/>
            <w:vAlign w:val="center"/>
          </w:tcPr>
          <w:p w14:paraId="65A1B84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V14</w:t>
            </w:r>
          </w:p>
        </w:tc>
      </w:tr>
      <w:tr w:rsidR="00593EE5" w:rsidRPr="00346674" w14:paraId="29FF4ED1" w14:textId="77777777" w:rsidTr="1BEF77B2">
        <w:trPr>
          <w:trHeight w:val="340"/>
        </w:trPr>
        <w:tc>
          <w:tcPr>
            <w:tcW w:w="8789" w:type="dxa"/>
            <w:gridSpan w:val="3"/>
            <w:shd w:val="clear" w:color="auto" w:fill="E8E8E8" w:themeFill="background2"/>
            <w:vAlign w:val="center"/>
          </w:tcPr>
          <w:p w14:paraId="2C1B2FA3" w14:textId="4CEAA8BD" w:rsidR="00593EE5" w:rsidRPr="00346674" w:rsidRDefault="00593EE5" w:rsidP="00593EE5">
            <w:pPr>
              <w:spacing w:line="240" w:lineRule="exact"/>
              <w:ind w:left="0"/>
              <w:rPr>
                <w:rFonts w:eastAsia="Malgun Gothic" w:cs="Arial"/>
                <w:kern w:val="0"/>
                <w:sz w:val="16"/>
                <w:szCs w:val="16"/>
              </w:rPr>
            </w:pPr>
            <w:r w:rsidRPr="00346674">
              <w:rPr>
                <w:rFonts w:eastAsia="Malgun Gothic" w:cs="Arial"/>
                <w:b/>
                <w:kern w:val="0"/>
                <w:sz w:val="16"/>
                <w:szCs w:val="16"/>
              </w:rPr>
              <w:t>Electrical</w:t>
            </w:r>
            <w:r w:rsidRPr="00346674">
              <w:rPr>
                <w:rFonts w:eastAsia="Malgun Gothic" w:cs="Arial" w:hint="eastAsia"/>
                <w:b/>
                <w:kern w:val="0"/>
                <w:sz w:val="16"/>
                <w:szCs w:val="16"/>
              </w:rPr>
              <w:t xml:space="preserve"> </w:t>
            </w:r>
            <w:r w:rsidRPr="00346674">
              <w:rPr>
                <w:rFonts w:eastAsia="Malgun Gothic" w:cs="Arial"/>
                <w:b/>
                <w:kern w:val="0"/>
                <w:sz w:val="16"/>
                <w:szCs w:val="16"/>
              </w:rPr>
              <w:t>Engineering</w:t>
            </w:r>
          </w:p>
        </w:tc>
      </w:tr>
      <w:tr w:rsidR="00593EE5" w:rsidRPr="00346674" w14:paraId="4F342197" w14:textId="77777777" w:rsidTr="1BEF77B2">
        <w:trPr>
          <w:trHeight w:val="340"/>
        </w:trPr>
        <w:tc>
          <w:tcPr>
            <w:tcW w:w="3285" w:type="dxa"/>
            <w:vAlign w:val="center"/>
            <w:hideMark/>
          </w:tcPr>
          <w:p w14:paraId="4737586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ETAP</w:t>
            </w:r>
          </w:p>
        </w:tc>
        <w:tc>
          <w:tcPr>
            <w:tcW w:w="4455" w:type="dxa"/>
            <w:vAlign w:val="center"/>
            <w:hideMark/>
          </w:tcPr>
          <w:p w14:paraId="314689D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Electrical Calculation Program</w:t>
            </w:r>
          </w:p>
        </w:tc>
        <w:tc>
          <w:tcPr>
            <w:tcW w:w="1049" w:type="dxa"/>
            <w:vAlign w:val="center"/>
          </w:tcPr>
          <w:p w14:paraId="7A228F3C" w14:textId="3CF3DF2C" w:rsidR="00593EE5" w:rsidRPr="00346674" w:rsidRDefault="00593EE5" w:rsidP="00593EE5">
            <w:pPr>
              <w:spacing w:line="240" w:lineRule="exact"/>
              <w:ind w:left="0"/>
              <w:rPr>
                <w:rFonts w:cs="Arial"/>
                <w:kern w:val="0"/>
                <w:sz w:val="16"/>
                <w:szCs w:val="16"/>
              </w:rPr>
            </w:pPr>
            <w:r w:rsidRPr="00346674">
              <w:rPr>
                <w:rFonts w:eastAsia="??? ???" w:cs="Arial"/>
                <w:kern w:val="0"/>
                <w:sz w:val="16"/>
                <w:szCs w:val="16"/>
              </w:rPr>
              <w:t xml:space="preserve">24.0.0 </w:t>
            </w:r>
            <w:r w:rsidRPr="00346674">
              <w:rPr>
                <w:rFonts w:eastAsia="Malgun Gothic" w:cs="Arial"/>
                <w:kern w:val="0"/>
                <w:sz w:val="16"/>
                <w:szCs w:val="16"/>
              </w:rPr>
              <w:t>or later</w:t>
            </w:r>
          </w:p>
        </w:tc>
      </w:tr>
      <w:tr w:rsidR="00593EE5" w:rsidRPr="00346674" w14:paraId="08ED50D5" w14:textId="77777777" w:rsidTr="1BEF77B2">
        <w:trPr>
          <w:trHeight w:val="340"/>
        </w:trPr>
        <w:tc>
          <w:tcPr>
            <w:tcW w:w="3285" w:type="dxa"/>
            <w:vAlign w:val="center"/>
            <w:hideMark/>
          </w:tcPr>
          <w:p w14:paraId="1DF98C2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RELUX</w:t>
            </w:r>
          </w:p>
        </w:tc>
        <w:tc>
          <w:tcPr>
            <w:tcW w:w="4455" w:type="dxa"/>
            <w:vAlign w:val="center"/>
            <w:hideMark/>
          </w:tcPr>
          <w:p w14:paraId="0982760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Lighting Calculation</w:t>
            </w:r>
          </w:p>
        </w:tc>
        <w:tc>
          <w:tcPr>
            <w:tcW w:w="1049" w:type="dxa"/>
            <w:vAlign w:val="center"/>
          </w:tcPr>
          <w:p w14:paraId="6CF6DDC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N/A</w:t>
            </w:r>
          </w:p>
        </w:tc>
      </w:tr>
      <w:tr w:rsidR="00593EE5" w:rsidRPr="00346674" w14:paraId="4D253B31" w14:textId="77777777" w:rsidTr="1BEF77B2">
        <w:trPr>
          <w:trHeight w:val="340"/>
        </w:trPr>
        <w:tc>
          <w:tcPr>
            <w:tcW w:w="8789" w:type="dxa"/>
            <w:gridSpan w:val="3"/>
            <w:shd w:val="clear" w:color="auto" w:fill="E8E8E8" w:themeFill="background2"/>
            <w:vAlign w:val="center"/>
          </w:tcPr>
          <w:p w14:paraId="6B4B91CC" w14:textId="5EBE9103" w:rsidR="00593EE5" w:rsidRPr="00346674" w:rsidRDefault="00593EE5" w:rsidP="00593EE5">
            <w:pPr>
              <w:spacing w:line="240" w:lineRule="exact"/>
              <w:ind w:left="0"/>
              <w:rPr>
                <w:rFonts w:eastAsia="Malgun Gothic" w:cs="Arial"/>
                <w:kern w:val="0"/>
                <w:sz w:val="16"/>
                <w:szCs w:val="16"/>
              </w:rPr>
            </w:pPr>
            <w:r w:rsidRPr="00346674">
              <w:rPr>
                <w:rFonts w:eastAsia="Malgun Gothic" w:cs="Arial"/>
                <w:b/>
                <w:kern w:val="0"/>
                <w:sz w:val="16"/>
                <w:szCs w:val="16"/>
              </w:rPr>
              <w:t>Instrument</w:t>
            </w:r>
            <w:r w:rsidRPr="00346674">
              <w:rPr>
                <w:rFonts w:eastAsia="Malgun Gothic" w:cs="Arial" w:hint="eastAsia"/>
                <w:b/>
                <w:kern w:val="0"/>
                <w:sz w:val="16"/>
                <w:szCs w:val="16"/>
              </w:rPr>
              <w:t xml:space="preserve"> &amp; </w:t>
            </w:r>
            <w:r w:rsidRPr="00346674">
              <w:rPr>
                <w:rFonts w:eastAsia="Malgun Gothic" w:cs="Arial"/>
                <w:b/>
                <w:kern w:val="0"/>
                <w:sz w:val="16"/>
                <w:szCs w:val="16"/>
              </w:rPr>
              <w:t>Control Engineering</w:t>
            </w:r>
          </w:p>
        </w:tc>
      </w:tr>
      <w:tr w:rsidR="00593EE5" w:rsidRPr="00346674" w14:paraId="08B78FD6" w14:textId="77777777" w:rsidTr="1BEF77B2">
        <w:trPr>
          <w:trHeight w:val="340"/>
        </w:trPr>
        <w:tc>
          <w:tcPr>
            <w:tcW w:w="3285" w:type="dxa"/>
            <w:vAlign w:val="center"/>
          </w:tcPr>
          <w:p w14:paraId="653402FC" w14:textId="240BCC87" w:rsidR="00593EE5" w:rsidRPr="00346674" w:rsidRDefault="00593EE5" w:rsidP="00593EE5">
            <w:pPr>
              <w:spacing w:line="240" w:lineRule="exact"/>
              <w:ind w:left="0"/>
              <w:rPr>
                <w:rFonts w:eastAsia="Malgun Gothic" w:cs="Arial"/>
                <w:strike/>
                <w:kern w:val="0"/>
                <w:sz w:val="16"/>
                <w:szCs w:val="16"/>
              </w:rPr>
            </w:pPr>
            <w:r w:rsidRPr="00346674">
              <w:rPr>
                <w:rFonts w:eastAsia="Malgun Gothic" w:cs="Arial"/>
                <w:sz w:val="16"/>
                <w:szCs w:val="16"/>
              </w:rPr>
              <w:t>Smart Instrumentation</w:t>
            </w:r>
          </w:p>
        </w:tc>
        <w:tc>
          <w:tcPr>
            <w:tcW w:w="4455" w:type="dxa"/>
            <w:vAlign w:val="center"/>
          </w:tcPr>
          <w:p w14:paraId="17635A16" w14:textId="2E0F34DB" w:rsidR="00593EE5" w:rsidRPr="00346674" w:rsidRDefault="00593EE5" w:rsidP="00593EE5">
            <w:pPr>
              <w:spacing w:line="240" w:lineRule="exact"/>
              <w:ind w:left="0"/>
              <w:rPr>
                <w:rFonts w:eastAsia="Malgun Gothic" w:cs="Arial"/>
                <w:strike/>
                <w:kern w:val="0"/>
                <w:sz w:val="16"/>
                <w:szCs w:val="16"/>
              </w:rPr>
            </w:pPr>
            <w:r w:rsidRPr="00346674">
              <w:rPr>
                <w:rFonts w:eastAsia="Malgun Gothic" w:cs="Arial" w:hint="eastAsia"/>
                <w:sz w:val="16"/>
                <w:szCs w:val="16"/>
              </w:rPr>
              <w:t>Instrumentation data and design solution</w:t>
            </w:r>
          </w:p>
        </w:tc>
        <w:tc>
          <w:tcPr>
            <w:tcW w:w="1049" w:type="dxa"/>
            <w:vAlign w:val="center"/>
          </w:tcPr>
          <w:p w14:paraId="5983BDFB" w14:textId="7C2541E0"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13.1</w:t>
            </w:r>
          </w:p>
        </w:tc>
      </w:tr>
      <w:tr w:rsidR="00593EE5" w:rsidRPr="00346674" w14:paraId="18F035AC" w14:textId="77777777" w:rsidTr="1BEF77B2">
        <w:trPr>
          <w:trHeight w:val="340"/>
        </w:trPr>
        <w:tc>
          <w:tcPr>
            <w:tcW w:w="8789" w:type="dxa"/>
            <w:gridSpan w:val="3"/>
            <w:shd w:val="clear" w:color="auto" w:fill="E8E8E8" w:themeFill="background2"/>
            <w:vAlign w:val="center"/>
          </w:tcPr>
          <w:p w14:paraId="4C955BD1" w14:textId="312AA0B9" w:rsidR="00593EE5" w:rsidRPr="00346674" w:rsidRDefault="00593EE5" w:rsidP="00593EE5">
            <w:pPr>
              <w:spacing w:line="240" w:lineRule="exact"/>
              <w:ind w:left="0"/>
              <w:rPr>
                <w:rFonts w:eastAsia="Malgun Gothic" w:cs="Arial"/>
                <w:kern w:val="0"/>
                <w:sz w:val="16"/>
                <w:szCs w:val="16"/>
              </w:rPr>
            </w:pPr>
            <w:r w:rsidRPr="00346674">
              <w:rPr>
                <w:rFonts w:eastAsia="Malgun Gothic" w:cs="Arial"/>
                <w:b/>
                <w:kern w:val="0"/>
                <w:sz w:val="16"/>
                <w:szCs w:val="16"/>
              </w:rPr>
              <w:t>Civil</w:t>
            </w:r>
            <w:r w:rsidRPr="00346674">
              <w:rPr>
                <w:rFonts w:eastAsia="Malgun Gothic" w:cs="Arial" w:hint="eastAsia"/>
                <w:b/>
                <w:kern w:val="0"/>
                <w:sz w:val="16"/>
                <w:szCs w:val="16"/>
              </w:rPr>
              <w:t xml:space="preserve"> </w:t>
            </w:r>
            <w:r w:rsidRPr="00346674">
              <w:rPr>
                <w:rFonts w:eastAsia="Malgun Gothic" w:cs="Arial"/>
                <w:b/>
                <w:kern w:val="0"/>
                <w:sz w:val="16"/>
                <w:szCs w:val="16"/>
              </w:rPr>
              <w:t>Engineering</w:t>
            </w:r>
          </w:p>
        </w:tc>
      </w:tr>
      <w:tr w:rsidR="00593EE5" w:rsidRPr="00346674" w14:paraId="6B559FA9" w14:textId="77777777" w:rsidTr="1BEF77B2">
        <w:trPr>
          <w:trHeight w:val="340"/>
        </w:trPr>
        <w:tc>
          <w:tcPr>
            <w:tcW w:w="3285" w:type="dxa"/>
            <w:vAlign w:val="center"/>
            <w:hideMark/>
          </w:tcPr>
          <w:p w14:paraId="44E1067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MIDAS Civil</w:t>
            </w:r>
          </w:p>
        </w:tc>
        <w:tc>
          <w:tcPr>
            <w:tcW w:w="4455" w:type="dxa"/>
            <w:vAlign w:val="center"/>
            <w:hideMark/>
          </w:tcPr>
          <w:p w14:paraId="07C236C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and Design</w:t>
            </w:r>
          </w:p>
        </w:tc>
        <w:tc>
          <w:tcPr>
            <w:tcW w:w="1049" w:type="dxa"/>
            <w:vAlign w:val="center"/>
          </w:tcPr>
          <w:p w14:paraId="40BB926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2018</w:t>
            </w:r>
          </w:p>
        </w:tc>
      </w:tr>
      <w:tr w:rsidR="00593EE5" w:rsidRPr="00346674" w14:paraId="5F0BA051" w14:textId="77777777" w:rsidTr="1BEF77B2">
        <w:trPr>
          <w:trHeight w:val="340"/>
        </w:trPr>
        <w:tc>
          <w:tcPr>
            <w:tcW w:w="3285" w:type="dxa"/>
            <w:vAlign w:val="center"/>
            <w:hideMark/>
          </w:tcPr>
          <w:p w14:paraId="4EDB0D2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MIDAS SET/Art</w:t>
            </w:r>
          </w:p>
        </w:tc>
        <w:tc>
          <w:tcPr>
            <w:tcW w:w="4455" w:type="dxa"/>
            <w:vAlign w:val="center"/>
            <w:hideMark/>
          </w:tcPr>
          <w:p w14:paraId="44948DA0"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Element Analysis &amp; Design Modula</w:t>
            </w:r>
          </w:p>
        </w:tc>
        <w:tc>
          <w:tcPr>
            <w:tcW w:w="1049" w:type="dxa"/>
            <w:vAlign w:val="center"/>
          </w:tcPr>
          <w:p w14:paraId="120A01A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3.3.1</w:t>
            </w:r>
          </w:p>
        </w:tc>
      </w:tr>
      <w:tr w:rsidR="00593EE5" w:rsidRPr="00346674" w14:paraId="33047748" w14:textId="77777777" w:rsidTr="1BEF77B2">
        <w:trPr>
          <w:trHeight w:val="340"/>
        </w:trPr>
        <w:tc>
          <w:tcPr>
            <w:tcW w:w="3285" w:type="dxa"/>
            <w:vAlign w:val="center"/>
          </w:tcPr>
          <w:p w14:paraId="5C1225C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Midas Building Package</w:t>
            </w:r>
          </w:p>
        </w:tc>
        <w:tc>
          <w:tcPr>
            <w:tcW w:w="4455" w:type="dxa"/>
            <w:vAlign w:val="center"/>
          </w:tcPr>
          <w:p w14:paraId="3F413CA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and Design</w:t>
            </w:r>
          </w:p>
        </w:tc>
        <w:tc>
          <w:tcPr>
            <w:tcW w:w="1049" w:type="dxa"/>
            <w:vAlign w:val="center"/>
          </w:tcPr>
          <w:p w14:paraId="44BFE2C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V400</w:t>
            </w:r>
          </w:p>
        </w:tc>
      </w:tr>
      <w:tr w:rsidR="00593EE5" w:rsidRPr="00346674" w14:paraId="35240D27" w14:textId="77777777" w:rsidTr="1BEF77B2">
        <w:trPr>
          <w:trHeight w:val="340"/>
        </w:trPr>
        <w:tc>
          <w:tcPr>
            <w:tcW w:w="3285" w:type="dxa"/>
            <w:vAlign w:val="center"/>
            <w:hideMark/>
          </w:tcPr>
          <w:p w14:paraId="4D60C84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SAP2000</w:t>
            </w:r>
          </w:p>
        </w:tc>
        <w:tc>
          <w:tcPr>
            <w:tcW w:w="4455" w:type="dxa"/>
            <w:vAlign w:val="center"/>
            <w:hideMark/>
          </w:tcPr>
          <w:p w14:paraId="14F0B57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and Design</w:t>
            </w:r>
          </w:p>
        </w:tc>
        <w:tc>
          <w:tcPr>
            <w:tcW w:w="1049" w:type="dxa"/>
            <w:vAlign w:val="center"/>
          </w:tcPr>
          <w:p w14:paraId="716F913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V17</w:t>
            </w:r>
          </w:p>
        </w:tc>
      </w:tr>
      <w:tr w:rsidR="00593EE5" w:rsidRPr="00346674" w14:paraId="6D46DE0B" w14:textId="77777777" w:rsidTr="1BEF77B2">
        <w:trPr>
          <w:trHeight w:val="340"/>
        </w:trPr>
        <w:tc>
          <w:tcPr>
            <w:tcW w:w="3285" w:type="dxa"/>
            <w:vAlign w:val="center"/>
          </w:tcPr>
          <w:p w14:paraId="43195A4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ALLPile</w:t>
            </w:r>
          </w:p>
        </w:tc>
        <w:tc>
          <w:tcPr>
            <w:tcW w:w="4455" w:type="dxa"/>
            <w:vAlign w:val="center"/>
          </w:tcPr>
          <w:p w14:paraId="3EA9FA3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Pile analysis (compression with settlement, uplift, lateral capacity)</w:t>
            </w:r>
          </w:p>
        </w:tc>
        <w:tc>
          <w:tcPr>
            <w:tcW w:w="1049" w:type="dxa"/>
            <w:vAlign w:val="center"/>
          </w:tcPr>
          <w:p w14:paraId="19F1CDD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V7</w:t>
            </w:r>
          </w:p>
        </w:tc>
      </w:tr>
      <w:tr w:rsidR="00593EE5" w:rsidRPr="00346674" w14:paraId="1C7BF6D7" w14:textId="77777777" w:rsidTr="1BEF77B2">
        <w:trPr>
          <w:trHeight w:val="340"/>
        </w:trPr>
        <w:tc>
          <w:tcPr>
            <w:tcW w:w="3285" w:type="dxa"/>
            <w:vAlign w:val="center"/>
            <w:hideMark/>
          </w:tcPr>
          <w:p w14:paraId="52C135B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HEC-PACK</w:t>
            </w:r>
          </w:p>
        </w:tc>
        <w:tc>
          <w:tcPr>
            <w:tcW w:w="4455" w:type="dxa"/>
            <w:vAlign w:val="center"/>
            <w:hideMark/>
          </w:tcPr>
          <w:p w14:paraId="5936B91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Hydrology and Hydraulic Modeling Solution</w:t>
            </w:r>
          </w:p>
        </w:tc>
        <w:tc>
          <w:tcPr>
            <w:tcW w:w="1049" w:type="dxa"/>
            <w:vAlign w:val="center"/>
          </w:tcPr>
          <w:p w14:paraId="2366D097" w14:textId="77777777" w:rsidR="00593EE5" w:rsidRPr="00346674" w:rsidRDefault="00593EE5" w:rsidP="00593EE5">
            <w:pPr>
              <w:spacing w:line="240" w:lineRule="exact"/>
              <w:ind w:left="0"/>
              <w:rPr>
                <w:rFonts w:eastAsia="Malgun Gothic" w:cs="Arial"/>
                <w:kern w:val="0"/>
                <w:sz w:val="16"/>
                <w:szCs w:val="16"/>
              </w:rPr>
            </w:pPr>
          </w:p>
        </w:tc>
      </w:tr>
      <w:tr w:rsidR="00593EE5" w:rsidRPr="00346674" w14:paraId="35F918C1" w14:textId="77777777" w:rsidTr="1BEF77B2">
        <w:trPr>
          <w:trHeight w:val="340"/>
        </w:trPr>
        <w:tc>
          <w:tcPr>
            <w:tcW w:w="3285" w:type="dxa"/>
            <w:vAlign w:val="center"/>
            <w:hideMark/>
          </w:tcPr>
          <w:p w14:paraId="5AB963A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GRL Weap</w:t>
            </w:r>
          </w:p>
        </w:tc>
        <w:tc>
          <w:tcPr>
            <w:tcW w:w="4455" w:type="dxa"/>
            <w:vAlign w:val="center"/>
            <w:hideMark/>
          </w:tcPr>
          <w:p w14:paraId="1530FDC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Dynamic Analysis of Deiven Piles</w:t>
            </w:r>
          </w:p>
        </w:tc>
        <w:tc>
          <w:tcPr>
            <w:tcW w:w="1049" w:type="dxa"/>
            <w:vAlign w:val="center"/>
          </w:tcPr>
          <w:p w14:paraId="138545D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2005</w:t>
            </w:r>
          </w:p>
        </w:tc>
      </w:tr>
      <w:tr w:rsidR="00593EE5" w:rsidRPr="00346674" w14:paraId="49D9873E" w14:textId="77777777" w:rsidTr="1BEF77B2">
        <w:trPr>
          <w:trHeight w:val="340"/>
        </w:trPr>
        <w:tc>
          <w:tcPr>
            <w:tcW w:w="3285" w:type="dxa"/>
            <w:vAlign w:val="center"/>
            <w:hideMark/>
          </w:tcPr>
          <w:p w14:paraId="3037737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SURFER</w:t>
            </w:r>
          </w:p>
        </w:tc>
        <w:tc>
          <w:tcPr>
            <w:tcW w:w="4455" w:type="dxa"/>
            <w:vAlign w:val="center"/>
            <w:hideMark/>
          </w:tcPr>
          <w:p w14:paraId="5A555D6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Contouring and 3D Surface Mapping Program</w:t>
            </w:r>
          </w:p>
        </w:tc>
        <w:tc>
          <w:tcPr>
            <w:tcW w:w="1049" w:type="dxa"/>
            <w:vAlign w:val="center"/>
          </w:tcPr>
          <w:p w14:paraId="17EDACC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8</w:t>
            </w:r>
          </w:p>
        </w:tc>
      </w:tr>
      <w:tr w:rsidR="00593EE5" w:rsidRPr="00346674" w14:paraId="4447E255" w14:textId="77777777" w:rsidTr="1BEF77B2">
        <w:trPr>
          <w:trHeight w:val="340"/>
        </w:trPr>
        <w:tc>
          <w:tcPr>
            <w:tcW w:w="3285" w:type="dxa"/>
            <w:vAlign w:val="center"/>
            <w:hideMark/>
          </w:tcPr>
          <w:p w14:paraId="392628F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SLOPE/W</w:t>
            </w:r>
          </w:p>
        </w:tc>
        <w:tc>
          <w:tcPr>
            <w:tcW w:w="4455" w:type="dxa"/>
            <w:vAlign w:val="center"/>
            <w:hideMark/>
          </w:tcPr>
          <w:p w14:paraId="07FF7F7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Slope Stability Analysis</w:t>
            </w:r>
          </w:p>
        </w:tc>
        <w:tc>
          <w:tcPr>
            <w:tcW w:w="1049" w:type="dxa"/>
            <w:vAlign w:val="center"/>
          </w:tcPr>
          <w:p w14:paraId="6FC93D2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V6</w:t>
            </w:r>
          </w:p>
        </w:tc>
      </w:tr>
      <w:tr w:rsidR="00593EE5" w:rsidRPr="00346674" w14:paraId="660D0BA8" w14:textId="77777777" w:rsidTr="1BEF77B2">
        <w:trPr>
          <w:trHeight w:val="340"/>
        </w:trPr>
        <w:tc>
          <w:tcPr>
            <w:tcW w:w="3285" w:type="dxa"/>
            <w:vAlign w:val="center"/>
            <w:hideMark/>
          </w:tcPr>
          <w:p w14:paraId="14C2C2E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SEEP/W</w:t>
            </w:r>
          </w:p>
        </w:tc>
        <w:tc>
          <w:tcPr>
            <w:tcW w:w="4455" w:type="dxa"/>
            <w:vAlign w:val="center"/>
            <w:hideMark/>
          </w:tcPr>
          <w:p w14:paraId="0EBCD51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Finite Element Seepage Analysis</w:t>
            </w:r>
          </w:p>
        </w:tc>
        <w:tc>
          <w:tcPr>
            <w:tcW w:w="1049" w:type="dxa"/>
            <w:vAlign w:val="center"/>
          </w:tcPr>
          <w:p w14:paraId="7D47A8C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V6</w:t>
            </w:r>
          </w:p>
        </w:tc>
      </w:tr>
      <w:tr w:rsidR="00593EE5" w:rsidRPr="00346674" w14:paraId="560D38F3" w14:textId="77777777" w:rsidTr="1BEF77B2">
        <w:trPr>
          <w:trHeight w:val="340"/>
        </w:trPr>
        <w:tc>
          <w:tcPr>
            <w:tcW w:w="3285" w:type="dxa"/>
            <w:vAlign w:val="center"/>
            <w:hideMark/>
          </w:tcPr>
          <w:p w14:paraId="1D85117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SIGMA/W</w:t>
            </w:r>
          </w:p>
        </w:tc>
        <w:tc>
          <w:tcPr>
            <w:tcW w:w="4455" w:type="dxa"/>
            <w:vAlign w:val="center"/>
            <w:hideMark/>
          </w:tcPr>
          <w:p w14:paraId="14FC99A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Finite Element Stress and Deformation Analysis</w:t>
            </w:r>
          </w:p>
        </w:tc>
        <w:tc>
          <w:tcPr>
            <w:tcW w:w="1049" w:type="dxa"/>
            <w:vAlign w:val="center"/>
          </w:tcPr>
          <w:p w14:paraId="399EE90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V6</w:t>
            </w:r>
          </w:p>
        </w:tc>
      </w:tr>
      <w:tr w:rsidR="00593EE5" w:rsidRPr="00346674" w14:paraId="18786867" w14:textId="77777777" w:rsidTr="1BEF77B2">
        <w:trPr>
          <w:trHeight w:val="340"/>
        </w:trPr>
        <w:tc>
          <w:tcPr>
            <w:tcW w:w="3285" w:type="dxa"/>
            <w:vAlign w:val="center"/>
            <w:hideMark/>
          </w:tcPr>
          <w:p w14:paraId="544EAAF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EXCAV/W</w:t>
            </w:r>
          </w:p>
        </w:tc>
        <w:tc>
          <w:tcPr>
            <w:tcW w:w="4455" w:type="dxa"/>
            <w:vAlign w:val="center"/>
            <w:hideMark/>
          </w:tcPr>
          <w:p w14:paraId="690122F6"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The Design of Earth Retaining Structures Under Ground Excavation</w:t>
            </w:r>
          </w:p>
        </w:tc>
        <w:tc>
          <w:tcPr>
            <w:tcW w:w="1049" w:type="dxa"/>
            <w:vAlign w:val="center"/>
          </w:tcPr>
          <w:p w14:paraId="6BA72CC7" w14:textId="77777777" w:rsidR="00593EE5" w:rsidRPr="00346674" w:rsidRDefault="00593EE5" w:rsidP="00593EE5">
            <w:pPr>
              <w:spacing w:line="240" w:lineRule="exact"/>
              <w:ind w:left="0"/>
              <w:rPr>
                <w:rFonts w:eastAsia="Malgun Gothic" w:cs="Arial"/>
                <w:kern w:val="0"/>
                <w:sz w:val="16"/>
                <w:szCs w:val="16"/>
              </w:rPr>
            </w:pPr>
          </w:p>
        </w:tc>
      </w:tr>
      <w:tr w:rsidR="00593EE5" w:rsidRPr="00346674" w14:paraId="4BC90B58" w14:textId="77777777" w:rsidTr="1BEF77B2">
        <w:trPr>
          <w:trHeight w:val="340"/>
        </w:trPr>
        <w:tc>
          <w:tcPr>
            <w:tcW w:w="3285" w:type="dxa"/>
            <w:vAlign w:val="center"/>
            <w:hideMark/>
          </w:tcPr>
          <w:p w14:paraId="5E4A03F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STADD Pro</w:t>
            </w:r>
          </w:p>
        </w:tc>
        <w:tc>
          <w:tcPr>
            <w:tcW w:w="4455" w:type="dxa"/>
            <w:vAlign w:val="center"/>
            <w:hideMark/>
          </w:tcPr>
          <w:p w14:paraId="5888198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and Design</w:t>
            </w:r>
          </w:p>
        </w:tc>
        <w:tc>
          <w:tcPr>
            <w:tcW w:w="1049" w:type="dxa"/>
            <w:vAlign w:val="center"/>
          </w:tcPr>
          <w:p w14:paraId="78489D0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V8i</w:t>
            </w:r>
          </w:p>
        </w:tc>
      </w:tr>
      <w:tr w:rsidR="00593EE5" w:rsidRPr="00346674" w14:paraId="7F951E6B" w14:textId="77777777" w:rsidTr="1BEF77B2">
        <w:trPr>
          <w:trHeight w:val="340"/>
        </w:trPr>
        <w:tc>
          <w:tcPr>
            <w:tcW w:w="3285" w:type="dxa"/>
            <w:vAlign w:val="center"/>
            <w:hideMark/>
          </w:tcPr>
          <w:p w14:paraId="7AC5048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DYNA5</w:t>
            </w:r>
          </w:p>
        </w:tc>
        <w:tc>
          <w:tcPr>
            <w:tcW w:w="4455" w:type="dxa"/>
            <w:vAlign w:val="center"/>
            <w:hideMark/>
          </w:tcPr>
          <w:p w14:paraId="734BE63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Dynamic Foundation Analysis</w:t>
            </w:r>
          </w:p>
        </w:tc>
        <w:tc>
          <w:tcPr>
            <w:tcW w:w="1049" w:type="dxa"/>
            <w:vAlign w:val="center"/>
          </w:tcPr>
          <w:p w14:paraId="41CCB6B5" w14:textId="77777777" w:rsidR="00593EE5" w:rsidRPr="00346674" w:rsidRDefault="00593EE5" w:rsidP="00593EE5">
            <w:pPr>
              <w:spacing w:line="240" w:lineRule="exact"/>
              <w:ind w:left="0"/>
              <w:rPr>
                <w:rFonts w:eastAsia="Malgun Gothic" w:cs="Arial"/>
                <w:kern w:val="0"/>
                <w:sz w:val="16"/>
                <w:szCs w:val="16"/>
              </w:rPr>
            </w:pPr>
          </w:p>
        </w:tc>
      </w:tr>
      <w:tr w:rsidR="00593EE5" w:rsidRPr="00346674" w14:paraId="7E33BFEE" w14:textId="77777777" w:rsidTr="1BEF77B2">
        <w:trPr>
          <w:trHeight w:val="340"/>
        </w:trPr>
        <w:tc>
          <w:tcPr>
            <w:tcW w:w="3285" w:type="dxa"/>
            <w:vAlign w:val="center"/>
            <w:hideMark/>
          </w:tcPr>
          <w:p w14:paraId="16BCF51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L-PILE PLUS</w:t>
            </w:r>
          </w:p>
        </w:tc>
        <w:tc>
          <w:tcPr>
            <w:tcW w:w="4455" w:type="dxa"/>
            <w:vAlign w:val="center"/>
            <w:hideMark/>
          </w:tcPr>
          <w:p w14:paraId="6A12734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Rational Procedures for Analyzing a Pile under Lateral Loading</w:t>
            </w:r>
          </w:p>
        </w:tc>
        <w:tc>
          <w:tcPr>
            <w:tcW w:w="1049" w:type="dxa"/>
            <w:vAlign w:val="center"/>
          </w:tcPr>
          <w:p w14:paraId="60DE40E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V5</w:t>
            </w:r>
          </w:p>
        </w:tc>
      </w:tr>
      <w:tr w:rsidR="00593EE5" w:rsidRPr="00346674" w14:paraId="15C234BB" w14:textId="77777777" w:rsidTr="1BEF77B2">
        <w:trPr>
          <w:trHeight w:val="340"/>
        </w:trPr>
        <w:tc>
          <w:tcPr>
            <w:tcW w:w="3285" w:type="dxa"/>
            <w:vAlign w:val="center"/>
            <w:hideMark/>
          </w:tcPr>
          <w:p w14:paraId="2256FD7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GROUP</w:t>
            </w:r>
          </w:p>
        </w:tc>
        <w:tc>
          <w:tcPr>
            <w:tcW w:w="4455" w:type="dxa"/>
            <w:vAlign w:val="center"/>
            <w:hideMark/>
          </w:tcPr>
          <w:p w14:paraId="7E47206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Rational Procedures for Analyzing a Pile under Lateral Loading</w:t>
            </w:r>
          </w:p>
        </w:tc>
        <w:tc>
          <w:tcPr>
            <w:tcW w:w="1049" w:type="dxa"/>
            <w:vAlign w:val="center"/>
          </w:tcPr>
          <w:p w14:paraId="09B450D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7</w:t>
            </w:r>
          </w:p>
        </w:tc>
      </w:tr>
      <w:tr w:rsidR="00593EE5" w:rsidRPr="00346674" w14:paraId="1F9CD01B" w14:textId="77777777" w:rsidTr="1BEF77B2">
        <w:trPr>
          <w:trHeight w:val="340"/>
        </w:trPr>
        <w:tc>
          <w:tcPr>
            <w:tcW w:w="3285" w:type="dxa"/>
            <w:vAlign w:val="center"/>
            <w:hideMark/>
          </w:tcPr>
          <w:p w14:paraId="566DAAB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SUNEX</w:t>
            </w:r>
          </w:p>
        </w:tc>
        <w:tc>
          <w:tcPr>
            <w:tcW w:w="4455" w:type="dxa"/>
            <w:vAlign w:val="center"/>
            <w:hideMark/>
          </w:tcPr>
          <w:p w14:paraId="483C3FC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Design of Earth Retaining Structures Underground Excavation</w:t>
            </w:r>
          </w:p>
        </w:tc>
        <w:tc>
          <w:tcPr>
            <w:tcW w:w="1049" w:type="dxa"/>
            <w:vAlign w:val="center"/>
          </w:tcPr>
          <w:p w14:paraId="4A6849D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5.73</w:t>
            </w:r>
          </w:p>
        </w:tc>
      </w:tr>
      <w:tr w:rsidR="00593EE5" w:rsidRPr="00346674" w14:paraId="2D7F5A9D" w14:textId="77777777" w:rsidTr="1BEF77B2">
        <w:trPr>
          <w:trHeight w:val="340"/>
        </w:trPr>
        <w:tc>
          <w:tcPr>
            <w:tcW w:w="3285" w:type="dxa"/>
            <w:vAlign w:val="center"/>
            <w:hideMark/>
          </w:tcPr>
          <w:p w14:paraId="3C03C40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Civil 3D</w:t>
            </w:r>
          </w:p>
        </w:tc>
        <w:tc>
          <w:tcPr>
            <w:tcW w:w="4455" w:type="dxa"/>
            <w:vAlign w:val="center"/>
            <w:hideMark/>
          </w:tcPr>
          <w:p w14:paraId="7784773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Earthwork</w:t>
            </w:r>
          </w:p>
        </w:tc>
        <w:tc>
          <w:tcPr>
            <w:tcW w:w="1049" w:type="dxa"/>
            <w:vAlign w:val="center"/>
          </w:tcPr>
          <w:p w14:paraId="2FDE730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2023</w:t>
            </w:r>
          </w:p>
        </w:tc>
      </w:tr>
      <w:tr w:rsidR="00DF0353" w:rsidRPr="00346674" w14:paraId="10B37A1F" w14:textId="77777777" w:rsidTr="1BEF77B2">
        <w:trPr>
          <w:trHeight w:val="340"/>
        </w:trPr>
        <w:tc>
          <w:tcPr>
            <w:tcW w:w="3285" w:type="dxa"/>
            <w:vAlign w:val="center"/>
          </w:tcPr>
          <w:p w14:paraId="730DA77A" w14:textId="51A54DCD"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PEDAS Foundation</w:t>
            </w:r>
          </w:p>
        </w:tc>
        <w:tc>
          <w:tcPr>
            <w:tcW w:w="4455" w:type="dxa"/>
            <w:vAlign w:val="center"/>
          </w:tcPr>
          <w:p w14:paraId="6DDEE92E" w14:textId="1855815C"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Structural Analysis and Design</w:t>
            </w:r>
          </w:p>
        </w:tc>
        <w:tc>
          <w:tcPr>
            <w:tcW w:w="1049" w:type="dxa"/>
            <w:vAlign w:val="center"/>
          </w:tcPr>
          <w:p w14:paraId="1BA47F47" w14:textId="009C9454"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2016</w:t>
            </w:r>
          </w:p>
        </w:tc>
      </w:tr>
      <w:tr w:rsidR="00DF0353" w:rsidRPr="00346674" w14:paraId="27EEE572" w14:textId="77777777" w:rsidTr="1BEF77B2">
        <w:trPr>
          <w:trHeight w:val="340"/>
        </w:trPr>
        <w:tc>
          <w:tcPr>
            <w:tcW w:w="3285" w:type="dxa"/>
            <w:vAlign w:val="center"/>
          </w:tcPr>
          <w:p w14:paraId="630E0D77" w14:textId="786DC3DD"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TEKLA STRUCTURES</w:t>
            </w:r>
          </w:p>
        </w:tc>
        <w:tc>
          <w:tcPr>
            <w:tcW w:w="4455" w:type="dxa"/>
            <w:vAlign w:val="center"/>
          </w:tcPr>
          <w:p w14:paraId="2D2767C5" w14:textId="55B7A0A5"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3D modeling</w:t>
            </w:r>
          </w:p>
        </w:tc>
        <w:tc>
          <w:tcPr>
            <w:tcW w:w="1049" w:type="dxa"/>
            <w:vAlign w:val="center"/>
          </w:tcPr>
          <w:p w14:paraId="5BC4CCBA" w14:textId="4844C798" w:rsidR="00DF0353" w:rsidRPr="00346674" w:rsidRDefault="00D32B6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2025</w:t>
            </w:r>
          </w:p>
        </w:tc>
      </w:tr>
      <w:tr w:rsidR="00593EE5" w:rsidRPr="00346674" w14:paraId="09A725B2" w14:textId="77777777" w:rsidTr="1BEF77B2">
        <w:trPr>
          <w:trHeight w:val="340"/>
        </w:trPr>
        <w:tc>
          <w:tcPr>
            <w:tcW w:w="8789" w:type="dxa"/>
            <w:gridSpan w:val="3"/>
            <w:shd w:val="clear" w:color="auto" w:fill="E8E8E8" w:themeFill="background2"/>
            <w:vAlign w:val="center"/>
          </w:tcPr>
          <w:p w14:paraId="6DE1C749" w14:textId="3516E8CB" w:rsidR="00593EE5" w:rsidRPr="00346674" w:rsidRDefault="00593EE5" w:rsidP="00593EE5">
            <w:pPr>
              <w:spacing w:line="240" w:lineRule="exact"/>
              <w:ind w:left="0"/>
              <w:rPr>
                <w:rFonts w:eastAsia="Malgun Gothic" w:cs="Arial"/>
                <w:kern w:val="0"/>
                <w:sz w:val="16"/>
                <w:szCs w:val="16"/>
              </w:rPr>
            </w:pPr>
            <w:r w:rsidRPr="00346674">
              <w:rPr>
                <w:rFonts w:eastAsia="Arial" w:cs="Arial"/>
                <w:b/>
                <w:bCs/>
                <w:sz w:val="16"/>
                <w:szCs w:val="16"/>
              </w:rPr>
              <w:t>Architecture &amp; Structur</w:t>
            </w:r>
            <w:r w:rsidRPr="00346674">
              <w:rPr>
                <w:rFonts w:eastAsia="Malgun Gothic" w:cs="Arial" w:hint="eastAsia"/>
                <w:b/>
                <w:bCs/>
                <w:sz w:val="16"/>
                <w:szCs w:val="16"/>
              </w:rPr>
              <w:t>e Engineering</w:t>
            </w:r>
          </w:p>
        </w:tc>
      </w:tr>
      <w:tr w:rsidR="00593EE5" w:rsidRPr="00346674" w14:paraId="0CFB358E" w14:textId="77777777" w:rsidTr="1BEF77B2">
        <w:trPr>
          <w:trHeight w:val="340"/>
        </w:trPr>
        <w:tc>
          <w:tcPr>
            <w:tcW w:w="3285" w:type="dxa"/>
            <w:vAlign w:val="center"/>
            <w:hideMark/>
          </w:tcPr>
          <w:p w14:paraId="1FB4D4B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STAAD Pro</w:t>
            </w:r>
          </w:p>
        </w:tc>
        <w:tc>
          <w:tcPr>
            <w:tcW w:w="4455" w:type="dxa"/>
            <w:vAlign w:val="center"/>
            <w:hideMark/>
          </w:tcPr>
          <w:p w14:paraId="77516C6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&amp; Design</w:t>
            </w:r>
          </w:p>
        </w:tc>
        <w:tc>
          <w:tcPr>
            <w:tcW w:w="1049" w:type="dxa"/>
            <w:vAlign w:val="center"/>
          </w:tcPr>
          <w:p w14:paraId="230F2B5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sz w:val="16"/>
                <w:szCs w:val="16"/>
              </w:rPr>
              <w:t>25.00.01.424</w:t>
            </w:r>
          </w:p>
        </w:tc>
      </w:tr>
      <w:tr w:rsidR="00593EE5" w:rsidRPr="00346674" w14:paraId="79D6B40F" w14:textId="77777777" w:rsidTr="1BEF77B2">
        <w:trPr>
          <w:trHeight w:val="340"/>
        </w:trPr>
        <w:tc>
          <w:tcPr>
            <w:tcW w:w="3285" w:type="dxa"/>
            <w:vAlign w:val="center"/>
            <w:hideMark/>
          </w:tcPr>
          <w:p w14:paraId="1C4247E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MIDAS Gen</w:t>
            </w:r>
          </w:p>
        </w:tc>
        <w:tc>
          <w:tcPr>
            <w:tcW w:w="4455" w:type="dxa"/>
            <w:vAlign w:val="center"/>
            <w:hideMark/>
          </w:tcPr>
          <w:p w14:paraId="35CD2F0D"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Analysis &amp; Design</w:t>
            </w:r>
          </w:p>
        </w:tc>
        <w:tc>
          <w:tcPr>
            <w:tcW w:w="1049" w:type="dxa"/>
            <w:vAlign w:val="center"/>
          </w:tcPr>
          <w:p w14:paraId="1B92E02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2025</w:t>
            </w:r>
          </w:p>
        </w:tc>
      </w:tr>
      <w:tr w:rsidR="00593EE5" w:rsidRPr="00346674" w14:paraId="2A648340" w14:textId="77777777" w:rsidTr="1BEF77B2">
        <w:trPr>
          <w:trHeight w:val="340"/>
        </w:trPr>
        <w:tc>
          <w:tcPr>
            <w:tcW w:w="3285" w:type="dxa"/>
            <w:vAlign w:val="center"/>
          </w:tcPr>
          <w:p w14:paraId="3CC69B1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MIDAS SDS</w:t>
            </w:r>
          </w:p>
        </w:tc>
        <w:tc>
          <w:tcPr>
            <w:tcW w:w="4455" w:type="dxa"/>
            <w:vAlign w:val="center"/>
          </w:tcPr>
          <w:p w14:paraId="2A395E2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 xml:space="preserve">Plate element analysis module for Slab &amp; Mat foundation design. </w:t>
            </w:r>
          </w:p>
        </w:tc>
        <w:tc>
          <w:tcPr>
            <w:tcW w:w="1049" w:type="dxa"/>
            <w:vAlign w:val="center"/>
          </w:tcPr>
          <w:p w14:paraId="75DE0E5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2025</w:t>
            </w:r>
          </w:p>
        </w:tc>
      </w:tr>
      <w:tr w:rsidR="00593EE5" w:rsidRPr="00346674" w14:paraId="17DCF515" w14:textId="77777777" w:rsidTr="1BEF77B2">
        <w:trPr>
          <w:trHeight w:val="340"/>
        </w:trPr>
        <w:tc>
          <w:tcPr>
            <w:tcW w:w="3285" w:type="dxa"/>
            <w:vAlign w:val="center"/>
            <w:hideMark/>
          </w:tcPr>
          <w:p w14:paraId="6D0C068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MIDAS Set</w:t>
            </w:r>
          </w:p>
        </w:tc>
        <w:tc>
          <w:tcPr>
            <w:tcW w:w="4455" w:type="dxa"/>
            <w:vAlign w:val="center"/>
            <w:hideMark/>
          </w:tcPr>
          <w:p w14:paraId="0162CEB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Element Analysis &amp; Design Module</w:t>
            </w:r>
          </w:p>
        </w:tc>
        <w:tc>
          <w:tcPr>
            <w:tcW w:w="1049" w:type="dxa"/>
            <w:vAlign w:val="center"/>
          </w:tcPr>
          <w:p w14:paraId="46A2324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2025</w:t>
            </w:r>
          </w:p>
        </w:tc>
      </w:tr>
      <w:tr w:rsidR="00593EE5" w:rsidRPr="00346674" w14:paraId="1FBC4B77" w14:textId="77777777" w:rsidTr="1BEF77B2">
        <w:trPr>
          <w:trHeight w:val="340"/>
        </w:trPr>
        <w:tc>
          <w:tcPr>
            <w:tcW w:w="3285" w:type="dxa"/>
            <w:vAlign w:val="center"/>
            <w:hideMark/>
          </w:tcPr>
          <w:p w14:paraId="12B2F5A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 xml:space="preserve">MIDAS </w:t>
            </w:r>
            <w:r w:rsidRPr="00346674">
              <w:rPr>
                <w:rFonts w:eastAsia="Malgun Gothic" w:cs="Arial" w:hint="eastAsia"/>
                <w:kern w:val="0"/>
                <w:sz w:val="16"/>
                <w:szCs w:val="16"/>
              </w:rPr>
              <w:t xml:space="preserve">Design+ </w:t>
            </w:r>
          </w:p>
        </w:tc>
        <w:tc>
          <w:tcPr>
            <w:tcW w:w="4455" w:type="dxa"/>
            <w:vAlign w:val="center"/>
            <w:hideMark/>
          </w:tcPr>
          <w:p w14:paraId="7687DFE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Structural Element Analysis &amp; Design Module</w:t>
            </w:r>
          </w:p>
          <w:p w14:paraId="55A4F2D6" w14:textId="77777777" w:rsidR="00593EE5" w:rsidRPr="00346674" w:rsidRDefault="00593EE5" w:rsidP="00593EE5">
            <w:pPr>
              <w:spacing w:line="240" w:lineRule="exact"/>
              <w:ind w:left="0"/>
              <w:rPr>
                <w:rFonts w:eastAsia="Malgun Gothic" w:cs="Arial"/>
                <w:kern w:val="0"/>
                <w:sz w:val="16"/>
                <w:szCs w:val="16"/>
              </w:rPr>
            </w:pPr>
          </w:p>
        </w:tc>
        <w:tc>
          <w:tcPr>
            <w:tcW w:w="1049" w:type="dxa"/>
            <w:vAlign w:val="center"/>
          </w:tcPr>
          <w:p w14:paraId="3404E0D2"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2025</w:t>
            </w:r>
          </w:p>
        </w:tc>
      </w:tr>
      <w:tr w:rsidR="00593EE5" w:rsidRPr="00346674" w14:paraId="3EEE002B" w14:textId="77777777" w:rsidTr="1BEF77B2">
        <w:trPr>
          <w:trHeight w:val="340"/>
        </w:trPr>
        <w:tc>
          <w:tcPr>
            <w:tcW w:w="3285" w:type="dxa"/>
            <w:vAlign w:val="center"/>
          </w:tcPr>
          <w:p w14:paraId="15A7CDE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TEKLA STRUCTURES</w:t>
            </w:r>
          </w:p>
        </w:tc>
        <w:tc>
          <w:tcPr>
            <w:tcW w:w="4455" w:type="dxa"/>
            <w:vAlign w:val="center"/>
          </w:tcPr>
          <w:p w14:paraId="6193D1B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3D modeling for structure and building</w:t>
            </w:r>
          </w:p>
        </w:tc>
        <w:tc>
          <w:tcPr>
            <w:tcW w:w="1049" w:type="dxa"/>
            <w:vAlign w:val="center"/>
          </w:tcPr>
          <w:p w14:paraId="7EE04FE9"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sz w:val="16"/>
                <w:szCs w:val="16"/>
              </w:rPr>
              <w:t>2025</w:t>
            </w:r>
          </w:p>
        </w:tc>
      </w:tr>
      <w:tr w:rsidR="00593EE5" w:rsidRPr="00346674" w14:paraId="6027BC43" w14:textId="77777777" w:rsidTr="1BEF77B2">
        <w:trPr>
          <w:trHeight w:val="340"/>
        </w:trPr>
        <w:tc>
          <w:tcPr>
            <w:tcW w:w="8789" w:type="dxa"/>
            <w:gridSpan w:val="3"/>
            <w:shd w:val="clear" w:color="auto" w:fill="E8E8E8" w:themeFill="background2"/>
            <w:vAlign w:val="center"/>
          </w:tcPr>
          <w:p w14:paraId="77B11962" w14:textId="4C7E375B" w:rsidR="00593EE5" w:rsidRPr="00346674" w:rsidRDefault="00593EE5" w:rsidP="00593EE5">
            <w:pPr>
              <w:spacing w:line="240" w:lineRule="exact"/>
              <w:ind w:left="0"/>
              <w:rPr>
                <w:rFonts w:eastAsia="Malgun Gothic" w:cs="Arial"/>
                <w:sz w:val="16"/>
                <w:szCs w:val="16"/>
              </w:rPr>
            </w:pPr>
            <w:r w:rsidRPr="00346674">
              <w:rPr>
                <w:rFonts w:eastAsia="Malgun Gothic" w:cs="Arial"/>
                <w:b/>
                <w:kern w:val="0"/>
                <w:sz w:val="16"/>
                <w:szCs w:val="16"/>
              </w:rPr>
              <w:t>General Information Productivity</w:t>
            </w:r>
          </w:p>
        </w:tc>
      </w:tr>
      <w:tr w:rsidR="00593EE5" w:rsidRPr="00346674" w14:paraId="7732AA32" w14:textId="77777777" w:rsidTr="1BEF77B2">
        <w:trPr>
          <w:trHeight w:val="340"/>
        </w:trPr>
        <w:tc>
          <w:tcPr>
            <w:tcW w:w="3285" w:type="dxa"/>
            <w:vAlign w:val="center"/>
          </w:tcPr>
          <w:p w14:paraId="067C34F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MS Office</w:t>
            </w:r>
          </w:p>
        </w:tc>
        <w:tc>
          <w:tcPr>
            <w:tcW w:w="4455" w:type="dxa"/>
            <w:vAlign w:val="center"/>
          </w:tcPr>
          <w:p w14:paraId="6608BE1F"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Word processing</w:t>
            </w:r>
          </w:p>
        </w:tc>
        <w:tc>
          <w:tcPr>
            <w:tcW w:w="1049" w:type="dxa"/>
            <w:vAlign w:val="center"/>
          </w:tcPr>
          <w:p w14:paraId="787295A8"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MS 365</w:t>
            </w:r>
          </w:p>
        </w:tc>
      </w:tr>
      <w:tr w:rsidR="00593EE5" w:rsidRPr="00346674" w14:paraId="5335B3BF" w14:textId="77777777" w:rsidTr="1BEF77B2">
        <w:trPr>
          <w:trHeight w:val="340"/>
        </w:trPr>
        <w:tc>
          <w:tcPr>
            <w:tcW w:w="3285" w:type="dxa"/>
            <w:vAlign w:val="center"/>
          </w:tcPr>
          <w:p w14:paraId="6DB841C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MS Excel</w:t>
            </w:r>
          </w:p>
        </w:tc>
        <w:tc>
          <w:tcPr>
            <w:tcW w:w="4455" w:type="dxa"/>
            <w:vAlign w:val="center"/>
          </w:tcPr>
          <w:p w14:paraId="50C0C58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Spreadsheets</w:t>
            </w:r>
          </w:p>
        </w:tc>
        <w:tc>
          <w:tcPr>
            <w:tcW w:w="1049" w:type="dxa"/>
            <w:vAlign w:val="center"/>
          </w:tcPr>
          <w:p w14:paraId="0E66186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MS 365</w:t>
            </w:r>
          </w:p>
        </w:tc>
      </w:tr>
      <w:tr w:rsidR="00593EE5" w:rsidRPr="00346674" w14:paraId="4B920F7F" w14:textId="77777777" w:rsidTr="1BEF77B2">
        <w:trPr>
          <w:trHeight w:val="340"/>
        </w:trPr>
        <w:tc>
          <w:tcPr>
            <w:tcW w:w="3285" w:type="dxa"/>
            <w:vAlign w:val="center"/>
          </w:tcPr>
          <w:p w14:paraId="4E3D8A44"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MS PowerPoint</w:t>
            </w:r>
          </w:p>
        </w:tc>
        <w:tc>
          <w:tcPr>
            <w:tcW w:w="4455" w:type="dxa"/>
            <w:vAlign w:val="center"/>
          </w:tcPr>
          <w:p w14:paraId="29EE316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Presentation</w:t>
            </w:r>
          </w:p>
        </w:tc>
        <w:tc>
          <w:tcPr>
            <w:tcW w:w="1049" w:type="dxa"/>
            <w:vAlign w:val="center"/>
          </w:tcPr>
          <w:p w14:paraId="31EA79C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hint="eastAsia"/>
                <w:kern w:val="0"/>
                <w:sz w:val="16"/>
                <w:szCs w:val="16"/>
              </w:rPr>
              <w:t>MS 365</w:t>
            </w:r>
          </w:p>
        </w:tc>
      </w:tr>
      <w:tr w:rsidR="00593EE5" w:rsidRPr="00346674" w14:paraId="435368C7" w14:textId="77777777" w:rsidTr="1BEF77B2">
        <w:trPr>
          <w:trHeight w:val="340"/>
        </w:trPr>
        <w:tc>
          <w:tcPr>
            <w:tcW w:w="3285" w:type="dxa"/>
            <w:vAlign w:val="center"/>
          </w:tcPr>
          <w:p w14:paraId="3D69482A"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Bluebeam Revu</w:t>
            </w:r>
          </w:p>
        </w:tc>
        <w:tc>
          <w:tcPr>
            <w:tcW w:w="4455" w:type="dxa"/>
            <w:vAlign w:val="center"/>
          </w:tcPr>
          <w:p w14:paraId="0B02429C"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PDF Tool</w:t>
            </w:r>
          </w:p>
        </w:tc>
        <w:tc>
          <w:tcPr>
            <w:tcW w:w="1049" w:type="dxa"/>
            <w:vAlign w:val="center"/>
          </w:tcPr>
          <w:p w14:paraId="70C21BDB"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20</w:t>
            </w:r>
          </w:p>
        </w:tc>
      </w:tr>
      <w:tr w:rsidR="00593EE5" w:rsidRPr="00346674" w14:paraId="041A5A41" w14:textId="77777777" w:rsidTr="1BEF77B2">
        <w:trPr>
          <w:trHeight w:val="340"/>
        </w:trPr>
        <w:tc>
          <w:tcPr>
            <w:tcW w:w="3285" w:type="dxa"/>
            <w:vAlign w:val="center"/>
          </w:tcPr>
          <w:p w14:paraId="71E76751"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PDF-XChange Editor</w:t>
            </w:r>
          </w:p>
        </w:tc>
        <w:tc>
          <w:tcPr>
            <w:tcW w:w="4455" w:type="dxa"/>
            <w:vAlign w:val="center"/>
          </w:tcPr>
          <w:p w14:paraId="5573842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PDF Tool</w:t>
            </w:r>
          </w:p>
        </w:tc>
        <w:tc>
          <w:tcPr>
            <w:tcW w:w="1049" w:type="dxa"/>
            <w:vAlign w:val="center"/>
          </w:tcPr>
          <w:p w14:paraId="4BA11A57"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8.0</w:t>
            </w:r>
          </w:p>
        </w:tc>
      </w:tr>
      <w:tr w:rsidR="00593EE5" w:rsidRPr="00346674" w14:paraId="435DA092" w14:textId="77777777" w:rsidTr="1BEF77B2">
        <w:trPr>
          <w:trHeight w:val="340"/>
        </w:trPr>
        <w:tc>
          <w:tcPr>
            <w:tcW w:w="3285" w:type="dxa"/>
            <w:vAlign w:val="center"/>
          </w:tcPr>
          <w:p w14:paraId="02050FC3"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MS Outlook</w:t>
            </w:r>
          </w:p>
        </w:tc>
        <w:tc>
          <w:tcPr>
            <w:tcW w:w="4455" w:type="dxa"/>
            <w:vAlign w:val="center"/>
          </w:tcPr>
          <w:p w14:paraId="173A5C65"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E-mail</w:t>
            </w:r>
          </w:p>
        </w:tc>
        <w:tc>
          <w:tcPr>
            <w:tcW w:w="1049" w:type="dxa"/>
            <w:vAlign w:val="center"/>
          </w:tcPr>
          <w:p w14:paraId="34F75D25" w14:textId="77777777" w:rsidR="00593EE5" w:rsidRPr="00346674" w:rsidRDefault="00593EE5" w:rsidP="00593EE5">
            <w:pPr>
              <w:spacing w:line="240" w:lineRule="exact"/>
              <w:ind w:left="0"/>
              <w:rPr>
                <w:rFonts w:eastAsia="Malgun Gothic" w:cs="Arial"/>
                <w:kern w:val="0"/>
                <w:sz w:val="16"/>
                <w:szCs w:val="16"/>
              </w:rPr>
            </w:pPr>
          </w:p>
        </w:tc>
      </w:tr>
      <w:tr w:rsidR="00593EE5" w:rsidRPr="00346674" w14:paraId="7C9E4F72" w14:textId="77777777" w:rsidTr="1BEF77B2">
        <w:trPr>
          <w:trHeight w:val="340"/>
        </w:trPr>
        <w:tc>
          <w:tcPr>
            <w:tcW w:w="3285" w:type="dxa"/>
            <w:vAlign w:val="center"/>
          </w:tcPr>
          <w:p w14:paraId="79E5E3DE" w14:textId="77777777"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MS Teams</w:t>
            </w:r>
          </w:p>
        </w:tc>
        <w:tc>
          <w:tcPr>
            <w:tcW w:w="4455" w:type="dxa"/>
            <w:vAlign w:val="center"/>
          </w:tcPr>
          <w:p w14:paraId="0363ABE5" w14:textId="3A38FCD9" w:rsidR="00593EE5" w:rsidRPr="00346674" w:rsidRDefault="00593EE5" w:rsidP="00593EE5">
            <w:pPr>
              <w:spacing w:line="240" w:lineRule="exact"/>
              <w:ind w:left="0"/>
              <w:rPr>
                <w:rFonts w:eastAsia="Malgun Gothic" w:cs="Arial"/>
                <w:kern w:val="0"/>
                <w:sz w:val="16"/>
                <w:szCs w:val="16"/>
              </w:rPr>
            </w:pPr>
            <w:r w:rsidRPr="00346674">
              <w:rPr>
                <w:rFonts w:eastAsia="Malgun Gothic" w:cs="Arial"/>
                <w:kern w:val="0"/>
                <w:sz w:val="16"/>
                <w:szCs w:val="16"/>
              </w:rPr>
              <w:t>Collaboration</w:t>
            </w:r>
            <w:r w:rsidRPr="00346674">
              <w:rPr>
                <w:rFonts w:eastAsia="Malgun Gothic" w:cs="Arial" w:hint="eastAsia"/>
                <w:kern w:val="0"/>
                <w:sz w:val="16"/>
                <w:szCs w:val="16"/>
              </w:rPr>
              <w:t xml:space="preserve"> (Conference Call)</w:t>
            </w:r>
          </w:p>
        </w:tc>
        <w:tc>
          <w:tcPr>
            <w:tcW w:w="1049" w:type="dxa"/>
            <w:vAlign w:val="center"/>
          </w:tcPr>
          <w:p w14:paraId="21C62791" w14:textId="77777777" w:rsidR="00593EE5" w:rsidRPr="00346674" w:rsidRDefault="00593EE5" w:rsidP="00593EE5">
            <w:pPr>
              <w:spacing w:line="240" w:lineRule="exact"/>
              <w:ind w:left="0"/>
              <w:rPr>
                <w:rFonts w:eastAsia="Malgun Gothic" w:cs="Arial"/>
                <w:kern w:val="0"/>
                <w:sz w:val="16"/>
                <w:szCs w:val="16"/>
              </w:rPr>
            </w:pPr>
          </w:p>
        </w:tc>
      </w:tr>
    </w:tbl>
    <w:p w14:paraId="6C7978AD" w14:textId="77777777" w:rsidR="00E65677" w:rsidRPr="00346674" w:rsidRDefault="00E65677" w:rsidP="00E65677">
      <w:pPr>
        <w:pStyle w:val="a1"/>
      </w:pPr>
    </w:p>
    <w:p w14:paraId="47BC914C" w14:textId="538A3D25" w:rsidR="004140A4" w:rsidRPr="00346674" w:rsidRDefault="008640D1" w:rsidP="004140A4">
      <w:pPr>
        <w:pStyle w:val="T2abcd"/>
      </w:pPr>
      <w:bookmarkStart w:id="427" w:name="_Toc239456432"/>
      <w:r w:rsidRPr="00346674">
        <w:rPr>
          <w:rFonts w:hint="eastAsia"/>
        </w:rPr>
        <w:t xml:space="preserve">g) </w:t>
      </w:r>
      <w:r w:rsidR="00C406D5" w:rsidRPr="00346674">
        <w:t>Procurement, Subcontracts and Construction</w:t>
      </w:r>
      <w:bookmarkEnd w:id="427"/>
    </w:p>
    <w:p w14:paraId="5612096C" w14:textId="5775B176" w:rsidR="006E6549" w:rsidRPr="00346674" w:rsidRDefault="006E6549" w:rsidP="006E6549">
      <w:r w:rsidRPr="00346674">
        <w:t xml:space="preserve">To be developed later </w:t>
      </w:r>
      <w:r w:rsidR="008C60D7" w:rsidRPr="00346674">
        <w:rPr>
          <w:rFonts w:hint="eastAsia"/>
        </w:rPr>
        <w:t>on</w:t>
      </w:r>
      <w:r w:rsidR="006C7F96" w:rsidRPr="00346674">
        <w:rPr>
          <w:rFonts w:hint="eastAsia"/>
        </w:rPr>
        <w:t xml:space="preserve"> during Phase 1</w:t>
      </w:r>
    </w:p>
    <w:p w14:paraId="220A12A3" w14:textId="77777777" w:rsidR="00E65677" w:rsidRPr="00346674" w:rsidRDefault="00E65677" w:rsidP="006E6549"/>
    <w:p w14:paraId="115BCE4F" w14:textId="681E0B31" w:rsidR="00C406D5" w:rsidRPr="00346674" w:rsidRDefault="008640D1" w:rsidP="00794BA6">
      <w:pPr>
        <w:pStyle w:val="T2abcd"/>
      </w:pPr>
      <w:bookmarkStart w:id="428" w:name="_Toc239456433"/>
      <w:r w:rsidRPr="00346674">
        <w:rPr>
          <w:rFonts w:hint="eastAsia"/>
        </w:rPr>
        <w:t xml:space="preserve">h) </w:t>
      </w:r>
      <w:r w:rsidR="00C406D5" w:rsidRPr="00346674">
        <w:t>Training, Commissioning, Start</w:t>
      </w:r>
      <w:r w:rsidR="00C406D5" w:rsidRPr="00346674">
        <w:rPr>
          <w:rFonts w:ascii="Cambria Math" w:hAnsi="Cambria Math" w:cs="Cambria Math"/>
        </w:rPr>
        <w:t>‐</w:t>
      </w:r>
      <w:r w:rsidR="00C406D5" w:rsidRPr="00346674">
        <w:t>up and Handover</w:t>
      </w:r>
      <w:bookmarkEnd w:id="428"/>
    </w:p>
    <w:p w14:paraId="7C66782E" w14:textId="77777777" w:rsidR="00772FAB" w:rsidRPr="00346674" w:rsidRDefault="00772FAB" w:rsidP="00772FAB">
      <w:r w:rsidRPr="00346674">
        <w:t xml:space="preserve">To be developed later </w:t>
      </w:r>
      <w:r w:rsidRPr="00346674">
        <w:rPr>
          <w:rFonts w:hint="eastAsia"/>
        </w:rPr>
        <w:t>on during Phase 1</w:t>
      </w:r>
    </w:p>
    <w:p w14:paraId="0DE9BAE5" w14:textId="77777777" w:rsidR="00E65677" w:rsidRPr="00346674" w:rsidRDefault="00E65677" w:rsidP="00772FAB"/>
    <w:p w14:paraId="0A066CD7" w14:textId="0C8B4D5A" w:rsidR="00C406D5" w:rsidRPr="00346674" w:rsidRDefault="008640D1" w:rsidP="00794BA6">
      <w:pPr>
        <w:pStyle w:val="T2abcd"/>
      </w:pPr>
      <w:bookmarkStart w:id="429" w:name="_Toc239456434"/>
      <w:r w:rsidRPr="00346674">
        <w:t>i</w:t>
      </w:r>
      <w:commentRangeStart w:id="430"/>
      <w:r w:rsidRPr="00346674">
        <w:t xml:space="preserve">) </w:t>
      </w:r>
      <w:r w:rsidR="00C406D5" w:rsidRPr="00346674">
        <w:t>Health, Safety and Environmental</w:t>
      </w:r>
      <w:bookmarkEnd w:id="429"/>
      <w:commentRangeEnd w:id="430"/>
      <w:r w:rsidR="00127FC6" w:rsidRPr="00346674">
        <w:rPr>
          <w:rStyle w:val="CommentReference"/>
          <w:sz w:val="20"/>
          <w:szCs w:val="20"/>
        </w:rPr>
        <w:commentReference w:id="430"/>
      </w:r>
    </w:p>
    <w:p w14:paraId="617C2A4F" w14:textId="43085313" w:rsidR="0022215A" w:rsidRPr="00346674" w:rsidRDefault="0022215A" w:rsidP="008A205F">
      <w:pPr>
        <w:pStyle w:val="T2Underbar"/>
      </w:pPr>
      <w:r w:rsidRPr="00346674">
        <w:t>HSE Philosophy and Objectives</w:t>
      </w:r>
    </w:p>
    <w:p w14:paraId="736FFC6D" w14:textId="16095BF1" w:rsidR="0022215A" w:rsidRPr="00346674" w:rsidRDefault="0022215A" w:rsidP="0022215A">
      <w:r w:rsidRPr="00346674">
        <w:t xml:space="preserve">The Bidder will implement a proactive Health, Safety, and Environmental (HSE) management approach throughout the </w:t>
      </w:r>
      <w:r w:rsidRPr="00346674">
        <w:rPr>
          <w:rFonts w:hint="eastAsia"/>
        </w:rPr>
        <w:t>Phase 1</w:t>
      </w:r>
      <w:r w:rsidRPr="00346674">
        <w:t>, with a strong emphasis on “Safety by Design.” The objective is to identify, eliminate, or reduce risks at an early stage, thereby minimizing potential impacts during construction and operation and reducing reliance on procedural controls in later phases.</w:t>
      </w:r>
    </w:p>
    <w:p w14:paraId="2A33D8BC" w14:textId="77777777" w:rsidR="0022215A" w:rsidRPr="00346674" w:rsidRDefault="0022215A" w:rsidP="0022215A"/>
    <w:p w14:paraId="45AE0B7A" w14:textId="77777777" w:rsidR="00196896" w:rsidRPr="00346674" w:rsidRDefault="00196896" w:rsidP="0022215A"/>
    <w:p w14:paraId="220E76F2" w14:textId="3E1F90EA" w:rsidR="0022215A" w:rsidRPr="00346674" w:rsidRDefault="0022215A" w:rsidP="008A205F">
      <w:pPr>
        <w:pStyle w:val="T2Underbar"/>
      </w:pPr>
      <w:r w:rsidRPr="00346674">
        <w:t>HSE Management Framework</w:t>
      </w:r>
    </w:p>
    <w:p w14:paraId="1FF5E2CE" w14:textId="75431760" w:rsidR="0022215A" w:rsidRPr="00346674" w:rsidRDefault="0022215A" w:rsidP="0022215A">
      <w:r w:rsidRPr="00346674">
        <w:t xml:space="preserve">A project-specific HSE Management Plan will be developed </w:t>
      </w:r>
      <w:r w:rsidR="003447A0" w:rsidRPr="00346674">
        <w:rPr>
          <w:rFonts w:hint="eastAsia"/>
        </w:rPr>
        <w:t>during Phase 2, EPC stage</w:t>
      </w:r>
      <w:r w:rsidRPr="00346674">
        <w:t>, aligned with international best practices and applicable Saudi Arabian environmental regulations and standards. The plan will be structured to ensure continuity between engineering and construction phases, enabling a seamless transfer of HSE requirements into Phase 2 execution.</w:t>
      </w:r>
    </w:p>
    <w:p w14:paraId="370AB7DA" w14:textId="77777777" w:rsidR="0022215A" w:rsidRPr="00346674" w:rsidRDefault="0022215A" w:rsidP="0022215A"/>
    <w:p w14:paraId="313BF6D2" w14:textId="6AD6440A" w:rsidR="0022215A" w:rsidRPr="00346674" w:rsidRDefault="0022215A" w:rsidP="008A205F">
      <w:pPr>
        <w:pStyle w:val="T2Underbar"/>
      </w:pPr>
      <w:r w:rsidRPr="00346674">
        <w:t>Risk Assessment and HSE Reviews</w:t>
      </w:r>
    </w:p>
    <w:p w14:paraId="18C20468" w14:textId="7A4D6EC9" w:rsidR="008E5EBA" w:rsidRPr="00346674" w:rsidRDefault="008E5EBA">
      <w:pPr>
        <w:spacing w:line="259" w:lineRule="auto"/>
        <w:rPr>
          <w:del w:id="431" w:author="이경선 (Lee, Kyungsun/DHSE)" w:date="2026-10-23T00:12:00Z" w16du:dateUtc="2026-10-23T00:12:56Z"/>
        </w:rPr>
      </w:pPr>
      <w:del w:id="432" w:author="이경선 (Lee, Kyungsun/DHSE)" w:date="2026-10-23T00:12:00Z" w16du:dateUtc="2026-10-23T00:12:56Z">
        <w:r w:rsidDel="008E5EBA">
          <w:delText>A design safety review will be performed during Phase 1 based on the existing MMGP as-built documentation and available engineering data provided by the Employer. The review will focus on identifying major design safety considerations, key hazards, and potential interface issues associated with the Project.</w:delText>
        </w:r>
      </w:del>
    </w:p>
    <w:p w14:paraId="68ABE777" w14:textId="59603306" w:rsidR="648F452E" w:rsidRPr="00346674" w:rsidRDefault="648F452E" w:rsidP="648F452E">
      <w:pPr>
        <w:spacing w:line="259" w:lineRule="auto"/>
        <w:rPr>
          <w:del w:id="433" w:author="이경선 (Lee, Kyungsun/DHSE)" w:date="2026-10-23T00:12:00Z" w16du:dateUtc="2026-10-23T00:12:56Z"/>
        </w:rPr>
      </w:pPr>
    </w:p>
    <w:p w14:paraId="662FD575" w14:textId="74786C2F" w:rsidR="008E5EBA" w:rsidRPr="00346674" w:rsidRDefault="008E5EBA" w:rsidP="008E5EBA">
      <w:pPr>
        <w:rPr>
          <w:del w:id="434" w:author="이경선 (Lee, Kyungsun/DHSE)" w:date="2026-10-23T00:12:00Z" w16du:dateUtc="2026-10-23T00:12:56Z"/>
        </w:rPr>
      </w:pPr>
      <w:del w:id="435" w:author="이경선 (Lee, Kyungsun/DHSE)" w:date="2026-10-23T00:12:00Z" w16du:dateUtc="2026-10-23T00:12:56Z">
        <w:r w:rsidDel="008E5EBA">
          <w:delText xml:space="preserve">Detailed process safety and risk assessment activities, including HAZID, HAZOP, QRA, BRA, and other related studies, are planned to be carried out during Phase 2 as part of the </w:delText>
        </w:r>
        <w:r w:rsidDel="00BF4B1B">
          <w:delText xml:space="preserve">detailed engineering </w:delText>
        </w:r>
        <w:r w:rsidDel="008E5EBA">
          <w:delText>and EPC execution activities.</w:delText>
        </w:r>
      </w:del>
    </w:p>
    <w:p w14:paraId="77196A3C" w14:textId="17C9D2F1" w:rsidR="19BCC8EE" w:rsidRDefault="4C6DA062" w:rsidP="488DF8D2">
      <w:pPr>
        <w:spacing w:line="259" w:lineRule="auto"/>
        <w:rPr>
          <w:ins w:id="436" w:author="이경선 (Lee, Kyungsun/DHSE)" w:date="2026-10-23T03:57:00Z" w16du:dateUtc="2026-10-23T03:57:27Z"/>
        </w:rPr>
      </w:pPr>
      <w:ins w:id="437" w:author="이경선 (Lee, Kyungsun/DHSE)" w:date="2026-10-23T00:16:00Z" w16du:dateUtc="2026-10-23T00:16:53Z">
        <w:r w:rsidRPr="0125BCA2">
          <w:rPr>
            <w:rFonts w:eastAsia="Arial" w:cs="Arial"/>
            <w:color w:val="0070C0"/>
            <w:rPrChange w:id="438" w:author="이경선 (Lee, Kyungsun/DHSE)" w:date="2026-10-23T01:57:00Z" w16du:dateUtc="2026-10-23T01:57:57Z">
              <w:rPr>
                <w:rFonts w:eastAsia="Arial" w:cs="Arial"/>
              </w:rPr>
            </w:rPrChange>
          </w:rPr>
          <w:t>During Phase 1, Preliminary HAZOP</w:t>
        </w:r>
      </w:ins>
      <w:ins w:id="439" w:author="이경선 (Lee, Kyungsun/DHSE)" w:date="2026-10-23T01:14:00Z" w16du:dateUtc="2026-10-23T01:14:45Z">
        <w:r w:rsidR="4C37FD0C" w:rsidRPr="0125BCA2">
          <w:rPr>
            <w:rFonts w:eastAsia="Arial" w:cs="Arial"/>
            <w:color w:val="0070C0"/>
            <w:rPrChange w:id="440" w:author="이경선 (Lee, Kyungsun/DHSE)" w:date="2026-10-23T01:57:00Z" w16du:dateUtc="2026-10-23T01:57:57Z">
              <w:rPr>
                <w:rFonts w:eastAsia="Arial" w:cs="Arial"/>
              </w:rPr>
            </w:rPrChange>
          </w:rPr>
          <w:t xml:space="preserve"> (the</w:t>
        </w:r>
        <w:r w:rsidR="00B3E95A" w:rsidRPr="0125BCA2">
          <w:rPr>
            <w:rFonts w:eastAsia="Arial" w:cs="Arial"/>
            <w:color w:val="0070C0"/>
            <w:rPrChange w:id="441" w:author="이경선 (Lee, Kyungsun/DHSE)" w:date="2026-10-23T01:57:00Z" w16du:dateUtc="2026-10-23T01:57:57Z">
              <w:rPr>
                <w:rFonts w:eastAsia="Arial" w:cs="Arial"/>
              </w:rPr>
            </w:rPrChange>
          </w:rPr>
          <w:t xml:space="preserve"> </w:t>
        </w:r>
        <w:r w:rsidR="00B3E95A" w:rsidRPr="0125BCA2">
          <w:rPr>
            <w:rFonts w:eastAsia="Arial" w:cs="Arial"/>
            <w:color w:val="0070C0"/>
            <w:rPrChange w:id="442" w:author="이경선 (Lee, Kyungsun/DHSE)" w:date="2026-10-23T01:14:00Z" w16du:dateUtc="2026-10-23T01:14:11Z">
              <w:rPr>
                <w:rFonts w:eastAsia="Arial" w:cs="Arial"/>
                <w:color w:val="FF0000"/>
                <w:sz w:val="12"/>
                <w:szCs w:val="12"/>
                <w:highlight w:val="yellow"/>
              </w:rPr>
            </w:rPrChange>
          </w:rPr>
          <w:t>Hazard study specified for Stage 3</w:t>
        </w:r>
        <w:r w:rsidR="784744DA" w:rsidRPr="0125BCA2">
          <w:rPr>
            <w:rFonts w:eastAsia="Arial" w:cs="Arial"/>
            <w:color w:val="0070C0"/>
            <w:rPrChange w:id="443" w:author="이경선 (Lee, Kyungsun/DHSE)" w:date="2026-10-23T01:57:00Z" w16du:dateUtc="2026-10-23T01:57:57Z">
              <w:rPr>
                <w:rFonts w:eastAsia="Arial" w:cs="Arial"/>
              </w:rPr>
            </w:rPrChange>
          </w:rPr>
          <w:t>)</w:t>
        </w:r>
      </w:ins>
      <w:ins w:id="444" w:author="이경선 (Lee, Kyungsun/DHSE)" w:date="2026-10-23T00:16:00Z" w16du:dateUtc="2026-10-23T00:16:53Z">
        <w:r w:rsidRPr="0125BCA2">
          <w:rPr>
            <w:rFonts w:eastAsia="Arial" w:cs="Arial"/>
            <w:color w:val="0070C0"/>
            <w:rPrChange w:id="445" w:author="이경선 (Lee, Kyungsun/DHSE)" w:date="2026-10-23T01:57:00Z" w16du:dateUtc="2026-10-23T01:57:57Z">
              <w:rPr>
                <w:rFonts w:eastAsia="Arial" w:cs="Arial"/>
              </w:rPr>
            </w:rPrChange>
          </w:rPr>
          <w:t xml:space="preserve"> will be </w:t>
        </w:r>
      </w:ins>
      <w:ins w:id="446" w:author="이경선 (Lee, Kyungsun/DHSE)" w:date="2026-10-23T01:15:00Z" w16du:dateUtc="2026-10-23T01:15:03Z">
        <w:r w:rsidR="5C964BCD" w:rsidRPr="0125BCA2">
          <w:rPr>
            <w:rFonts w:eastAsia="Arial" w:cs="Arial"/>
            <w:color w:val="0070C0"/>
            <w:rPrChange w:id="447" w:author="이경선 (Lee, Kyungsun/DHSE)" w:date="2026-10-23T01:57:00Z" w16du:dateUtc="2026-10-23T01:57:57Z">
              <w:rPr>
                <w:rFonts w:eastAsia="Arial" w:cs="Arial"/>
              </w:rPr>
            </w:rPrChange>
          </w:rPr>
          <w:t>conducted</w:t>
        </w:r>
      </w:ins>
      <w:ins w:id="448" w:author="이경선 (Lee, Kyungsun/DHSE)" w:date="2026-10-23T00:16:00Z" w16du:dateUtc="2026-10-23T00:16:53Z">
        <w:r w:rsidRPr="0125BCA2">
          <w:rPr>
            <w:rFonts w:eastAsia="Arial" w:cs="Arial"/>
            <w:color w:val="0070C0"/>
            <w:rPrChange w:id="449" w:author="이경선 (Lee, Kyungsun/DHSE)" w:date="2026-10-23T01:57:00Z" w16du:dateUtc="2026-10-23T01:57:57Z">
              <w:rPr>
                <w:rFonts w:eastAsia="Arial" w:cs="Arial"/>
              </w:rPr>
            </w:rPrChange>
          </w:rPr>
          <w:t xml:space="preserve"> </w:t>
        </w:r>
      </w:ins>
      <w:ins w:id="450" w:author="이경선 (Lee, Kyungsun/DHSE)" w:date="2026-10-23T00:22:00Z" w16du:dateUtc="2026-10-23T00:22:56Z">
        <w:r w:rsidR="0C0CCC7E" w:rsidRPr="0125BCA2">
          <w:rPr>
            <w:rFonts w:eastAsia="Arial" w:cs="Arial"/>
            <w:color w:val="0070C0"/>
            <w:rPrChange w:id="451" w:author="이경선 (Lee, Kyungsun/DHSE)" w:date="2026-10-23T01:57:00Z" w16du:dateUtc="2026-10-23T01:57:57Z">
              <w:rPr>
                <w:rFonts w:eastAsia="Arial" w:cs="Arial"/>
              </w:rPr>
            </w:rPrChange>
          </w:rPr>
          <w:t>through a workshop</w:t>
        </w:r>
      </w:ins>
      <w:ins w:id="452" w:author="이경선 (Lee, Kyungsun/DHSE)" w:date="2026-10-23T00:44:00Z" w16du:dateUtc="2026-10-23T00:44:41Z">
        <w:r w:rsidR="17079973" w:rsidRPr="0125BCA2">
          <w:rPr>
            <w:rFonts w:eastAsia="Arial" w:cs="Arial"/>
            <w:color w:val="0070C0"/>
            <w:rPrChange w:id="453" w:author="이경선 (Lee, Kyungsun/DHSE)" w:date="2026-10-23T01:57:00Z" w16du:dateUtc="2026-10-23T01:57:57Z">
              <w:rPr>
                <w:rFonts w:eastAsia="Arial" w:cs="Arial"/>
              </w:rPr>
            </w:rPrChange>
          </w:rPr>
          <w:t xml:space="preserve"> at the Bidder’s headquarter</w:t>
        </w:r>
      </w:ins>
      <w:ins w:id="454" w:author="이경선 (Lee, Kyungsun/DHSE)" w:date="2026-10-23T00:45:00Z" w16du:dateUtc="2026-10-23T00:45:01Z">
        <w:r w:rsidR="17079973" w:rsidRPr="0125BCA2">
          <w:rPr>
            <w:rFonts w:eastAsia="Arial" w:cs="Arial"/>
            <w:color w:val="0070C0"/>
            <w:rPrChange w:id="455" w:author="이경선 (Lee, Kyungsun/DHSE)" w:date="2026-10-23T01:57:00Z" w16du:dateUtc="2026-10-23T01:57:57Z">
              <w:rPr>
                <w:rFonts w:eastAsia="Arial" w:cs="Arial"/>
              </w:rPr>
            </w:rPrChange>
          </w:rPr>
          <w:t>s</w:t>
        </w:r>
      </w:ins>
      <w:ins w:id="456" w:author="이경선 (Lee, Kyungsun/DHSE)" w:date="2026-10-23T00:44:00Z" w16du:dateUtc="2026-10-23T00:44:41Z">
        <w:r w:rsidR="17079973" w:rsidRPr="0125BCA2">
          <w:rPr>
            <w:rFonts w:eastAsia="Arial" w:cs="Arial"/>
            <w:color w:val="0070C0"/>
            <w:rPrChange w:id="457" w:author="이경선 (Lee, Kyungsun/DHSE)" w:date="2026-10-23T01:57:00Z" w16du:dateUtc="2026-10-23T01:57:57Z">
              <w:rPr>
                <w:rFonts w:eastAsia="Arial" w:cs="Arial"/>
              </w:rPr>
            </w:rPrChange>
          </w:rPr>
          <w:t xml:space="preserve"> in Seoul</w:t>
        </w:r>
      </w:ins>
      <w:ins w:id="458" w:author="이경선 (Lee, Kyungsun/DHSE)" w:date="2026-10-23T00:45:00Z" w16du:dateUtc="2026-10-23T00:45:08Z">
        <w:r w:rsidR="665492A6" w:rsidRPr="0125BCA2">
          <w:rPr>
            <w:rFonts w:eastAsia="Arial" w:cs="Arial"/>
            <w:color w:val="0070C0"/>
            <w:rPrChange w:id="459" w:author="이경선 (Lee, Kyungsun/DHSE)" w:date="2026-10-23T01:57:00Z" w16du:dateUtc="2026-10-23T01:57:57Z">
              <w:rPr>
                <w:rFonts w:eastAsia="Arial" w:cs="Arial"/>
              </w:rPr>
            </w:rPrChange>
          </w:rPr>
          <w:t>,</w:t>
        </w:r>
      </w:ins>
      <w:ins w:id="460" w:author="이경선 (Lee, Kyungsun/DHSE)" w:date="2026-10-23T00:22:00Z" w16du:dateUtc="2026-10-23T00:22:56Z">
        <w:r w:rsidR="0C0CCC7E" w:rsidRPr="0125BCA2">
          <w:rPr>
            <w:rFonts w:eastAsia="Arial" w:cs="Arial"/>
            <w:color w:val="0070C0"/>
            <w:rPrChange w:id="461" w:author="이경선 (Lee, Kyungsun/DHSE)" w:date="2026-10-23T01:57:00Z" w16du:dateUtc="2026-10-23T01:57:57Z">
              <w:rPr>
                <w:rFonts w:eastAsia="Arial" w:cs="Arial"/>
              </w:rPr>
            </w:rPrChange>
          </w:rPr>
          <w:t xml:space="preserve"> with </w:t>
        </w:r>
      </w:ins>
      <w:ins w:id="462" w:author="이경선 (Lee, Kyungsun/DHSE)" w:date="2026-10-23T00:25:00Z" w16du:dateUtc="2026-10-23T00:25:09Z">
        <w:r w:rsidR="43A7D72D" w:rsidRPr="0125BCA2">
          <w:rPr>
            <w:rFonts w:eastAsia="Arial" w:cs="Arial"/>
            <w:color w:val="0070C0"/>
            <w:rPrChange w:id="463" w:author="이경선 (Lee, Kyungsun/DHSE)" w:date="2026-10-23T01:57:00Z" w16du:dateUtc="2026-10-23T01:57:57Z">
              <w:rPr>
                <w:rFonts w:eastAsia="Arial" w:cs="Arial"/>
              </w:rPr>
            </w:rPrChange>
          </w:rPr>
          <w:t xml:space="preserve">the Employer </w:t>
        </w:r>
      </w:ins>
      <w:ins w:id="464" w:author="이경선 (Lee, Kyungsun/DHSE)" w:date="2026-10-23T00:22:00Z" w16du:dateUtc="2026-10-23T00:22:56Z">
        <w:r w:rsidR="0C0CCC7E" w:rsidRPr="0125BCA2">
          <w:rPr>
            <w:rFonts w:eastAsia="Arial" w:cs="Arial"/>
            <w:color w:val="0070C0"/>
            <w:rPrChange w:id="465" w:author="이경선 (Lee, Kyungsun/DHSE)" w:date="2026-10-23T01:57:00Z" w16du:dateUtc="2026-10-23T01:57:57Z">
              <w:rPr>
                <w:rFonts w:eastAsia="Arial" w:cs="Arial"/>
              </w:rPr>
            </w:rPrChange>
          </w:rPr>
          <w:t>participati</w:t>
        </w:r>
      </w:ins>
      <w:ins w:id="466" w:author="이경선 (Lee, Kyungsun/DHSE)" w:date="2026-10-23T00:25:00Z" w16du:dateUtc="2026-10-23T00:25:20Z">
        <w:r w:rsidR="3476A193" w:rsidRPr="0125BCA2">
          <w:rPr>
            <w:rFonts w:eastAsia="Arial" w:cs="Arial"/>
            <w:color w:val="0070C0"/>
            <w:rPrChange w:id="467" w:author="이경선 (Lee, Kyungsun/DHSE)" w:date="2026-10-23T01:57:00Z" w16du:dateUtc="2026-10-23T01:57:57Z">
              <w:rPr>
                <w:rFonts w:eastAsia="Arial" w:cs="Arial"/>
              </w:rPr>
            </w:rPrChange>
          </w:rPr>
          <w:t>ng</w:t>
        </w:r>
      </w:ins>
      <w:ins w:id="468" w:author="이경선 (Lee, Kyungsun/DHSE)" w:date="2026-10-23T00:45:00Z" w16du:dateUtc="2026-10-23T00:45:21Z">
        <w:r w:rsidR="190EDB30" w:rsidRPr="0125BCA2">
          <w:rPr>
            <w:rFonts w:eastAsia="Arial" w:cs="Arial"/>
            <w:color w:val="0070C0"/>
            <w:rPrChange w:id="469" w:author="이경선 (Lee, Kyungsun/DHSE)" w:date="2026-10-23T01:57:00Z" w16du:dateUtc="2026-10-23T01:57:57Z">
              <w:rPr>
                <w:rFonts w:eastAsia="Arial" w:cs="Arial"/>
              </w:rPr>
            </w:rPrChange>
          </w:rPr>
          <w:t>. The workshop will</w:t>
        </w:r>
      </w:ins>
      <w:ins w:id="470" w:author="이경선 (Lee, Kyungsun/DHSE)" w:date="2026-10-23T00:22:00Z" w16du:dateUtc="2026-10-23T00:22:56Z">
        <w:r w:rsidR="0C0CCC7E" w:rsidRPr="0125BCA2">
          <w:rPr>
            <w:rFonts w:eastAsia="Arial" w:cs="Arial"/>
            <w:color w:val="0070C0"/>
            <w:rPrChange w:id="471" w:author="이경선 (Lee, Kyungsun/DHSE)" w:date="2026-10-23T01:57:00Z" w16du:dateUtc="2026-10-23T01:57:57Z">
              <w:rPr>
                <w:rFonts w:eastAsia="Arial" w:cs="Arial"/>
              </w:rPr>
            </w:rPrChange>
          </w:rPr>
          <w:t xml:space="preserve"> </w:t>
        </w:r>
      </w:ins>
      <w:ins w:id="472" w:author="이경선 (Lee, Kyungsun/DHSE)" w:date="2026-10-23T00:16:00Z" w16du:dateUtc="2026-10-23T00:16:53Z">
        <w:r w:rsidRPr="0125BCA2">
          <w:rPr>
            <w:rFonts w:eastAsia="Arial" w:cs="Arial"/>
            <w:color w:val="0070C0"/>
            <w:rPrChange w:id="473" w:author="이경선 (Lee, Kyungsun/DHSE)" w:date="2026-10-23T01:57:00Z" w16du:dateUtc="2026-10-23T01:57:57Z">
              <w:rPr>
                <w:rFonts w:eastAsia="Arial" w:cs="Arial"/>
              </w:rPr>
            </w:rPrChange>
          </w:rPr>
          <w:t>cover the BoP</w:t>
        </w:r>
      </w:ins>
      <w:ins w:id="474" w:author="이경선 (Lee, Kyungsun/DHSE)" w:date="2026-10-23T00:45:00Z" w16du:dateUtc="2026-10-23T00:45:33Z">
        <w:r w:rsidR="5FA7A79E" w:rsidRPr="0125BCA2">
          <w:rPr>
            <w:rFonts w:eastAsia="Arial" w:cs="Arial"/>
            <w:color w:val="0070C0"/>
            <w:rPrChange w:id="475" w:author="이경선 (Lee, Kyungsun/DHSE)" w:date="2026-10-23T01:57:00Z" w16du:dateUtc="2026-10-23T01:57:57Z">
              <w:rPr>
                <w:rFonts w:eastAsia="Arial" w:cs="Arial"/>
              </w:rPr>
            </w:rPrChange>
          </w:rPr>
          <w:t xml:space="preserve">, </w:t>
        </w:r>
      </w:ins>
      <w:ins w:id="476" w:author="이경선 (Lee, Kyungsun/DHSE)" w:date="2026-10-23T00:16:00Z" w16du:dateUtc="2026-10-23T00:16:53Z">
        <w:r w:rsidRPr="0125BCA2">
          <w:rPr>
            <w:rFonts w:eastAsia="Arial" w:cs="Arial"/>
            <w:color w:val="0070C0"/>
            <w:rPrChange w:id="477" w:author="이경선 (Lee, Kyungsun/DHSE)" w:date="2026-10-23T01:57:00Z" w16du:dateUtc="2026-10-23T01:57:57Z">
              <w:rPr>
                <w:rFonts w:eastAsia="Arial" w:cs="Arial"/>
              </w:rPr>
            </w:rPrChange>
          </w:rPr>
          <w:t>excluding vendor packages.</w:t>
        </w:r>
      </w:ins>
      <w:ins w:id="478" w:author="이경선 (Lee, Kyungsun/DHSE)" w:date="2026-10-23T00:19:00Z" w16du:dateUtc="2026-10-23T00:19:53Z">
        <w:r w:rsidR="2729F113" w:rsidRPr="0125BCA2">
          <w:rPr>
            <w:rFonts w:eastAsia="Arial" w:cs="Arial"/>
            <w:color w:val="0070C0"/>
            <w:rPrChange w:id="479" w:author="이경선 (Lee, Kyungsun/DHSE)" w:date="2026-10-23T01:57:00Z" w16du:dateUtc="2026-10-23T01:57:57Z">
              <w:rPr>
                <w:rFonts w:eastAsia="Arial" w:cs="Arial"/>
              </w:rPr>
            </w:rPrChange>
          </w:rPr>
          <w:t xml:space="preserve"> </w:t>
        </w:r>
      </w:ins>
      <w:ins w:id="480" w:author="이경선 (Lee, Kyungsun/DHSE)" w:date="2026-10-23T00:46:00Z" w16du:dateUtc="2026-10-23T00:46:58Z">
        <w:r w:rsidR="176A56E2" w:rsidRPr="0125BCA2">
          <w:rPr>
            <w:rFonts w:eastAsia="Arial" w:cs="Arial"/>
            <w:color w:val="0070C0"/>
            <w:rPrChange w:id="481" w:author="이경선 (Lee, Kyungsun/DHSE)" w:date="2026-10-23T01:57:00Z" w16du:dateUtc="2026-10-23T01:57:57Z">
              <w:rPr>
                <w:rFonts w:eastAsia="Arial" w:cs="Arial"/>
              </w:rPr>
            </w:rPrChange>
          </w:rPr>
          <w:t xml:space="preserve">Vendor packages will be reviewed during Phase 2 </w:t>
        </w:r>
        <w:r w:rsidR="176A56E2" w:rsidRPr="0125BCA2">
          <w:rPr>
            <w:rFonts w:eastAsia="Arial" w:cs="Arial"/>
            <w:color w:val="0070C0"/>
            <w:rPrChange w:id="482" w:author="이경선 (Lee, Kyungsun/DHSE)" w:date="2026-10-23T00:47:00Z" w16du:dateUtc="2026-10-23T00:47:04Z">
              <w:rPr>
                <w:rFonts w:eastAsia="Arial" w:cs="Arial"/>
                <w:color w:val="FF0000"/>
                <w:sz w:val="12"/>
                <w:szCs w:val="12"/>
                <w:highlight w:val="yellow"/>
              </w:rPr>
            </w:rPrChange>
          </w:rPr>
          <w:t xml:space="preserve">when the required vendor </w:t>
        </w:r>
      </w:ins>
      <w:ins w:id="483" w:author="이경선 (Lee, Kyungsun/DHSE)" w:date="2026-10-23T00:47:00Z" w16du:dateUtc="2026-10-23T00:47:23Z">
        <w:r w:rsidR="176A56E2" w:rsidRPr="0125BCA2">
          <w:rPr>
            <w:rFonts w:eastAsia="Arial" w:cs="Arial"/>
            <w:color w:val="0070C0"/>
            <w:rPrChange w:id="484" w:author="이경선 (Lee, Kyungsun/DHSE)" w:date="2026-10-23T01:57:00Z" w16du:dateUtc="2026-10-23T01:57:57Z">
              <w:rPr>
                <w:rFonts w:eastAsia="Arial" w:cs="Arial"/>
              </w:rPr>
            </w:rPrChange>
          </w:rPr>
          <w:t xml:space="preserve">information </w:t>
        </w:r>
      </w:ins>
      <w:ins w:id="485" w:author="이경선 (Lee, Kyungsun/DHSE)" w:date="2026-10-23T01:10:00Z" w16du:dateUtc="2026-10-23T01:10:34Z">
        <w:r w:rsidR="5C1C3527" w:rsidRPr="0125BCA2">
          <w:rPr>
            <w:rFonts w:eastAsia="Arial" w:cs="Arial"/>
            <w:color w:val="0070C0"/>
            <w:rPrChange w:id="486" w:author="이경선 (Lee, Kyungsun/DHSE)" w:date="2026-10-23T01:57:00Z" w16du:dateUtc="2026-10-23T01:57:57Z">
              <w:rPr>
                <w:rFonts w:eastAsia="Arial" w:cs="Arial"/>
              </w:rPr>
            </w:rPrChange>
          </w:rPr>
          <w:t>is</w:t>
        </w:r>
      </w:ins>
      <w:ins w:id="487" w:author="이경선 (Lee, Kyungsun/DHSE)" w:date="2026-10-23T00:46:00Z" w16du:dateUtc="2026-10-23T00:46:58Z">
        <w:r w:rsidR="176A56E2" w:rsidRPr="0125BCA2">
          <w:rPr>
            <w:rFonts w:eastAsia="Arial" w:cs="Arial"/>
            <w:color w:val="0070C0"/>
            <w:rPrChange w:id="488" w:author="이경선 (Lee, Kyungsun/DHSE)" w:date="2026-10-23T00:47:00Z" w16du:dateUtc="2026-10-23T00:47:04Z">
              <w:rPr>
                <w:rFonts w:eastAsia="Arial" w:cs="Arial"/>
                <w:color w:val="FF0000"/>
                <w:sz w:val="12"/>
                <w:szCs w:val="12"/>
                <w:highlight w:val="yellow"/>
              </w:rPr>
            </w:rPrChange>
          </w:rPr>
          <w:t xml:space="preserve"> available.</w:t>
        </w:r>
      </w:ins>
    </w:p>
    <w:p w14:paraId="7E6BDB6E" w14:textId="172F7037" w:rsidR="19BCC8EE" w:rsidRDefault="19BCC8EE" w:rsidP="0125BCA2">
      <w:pPr>
        <w:spacing w:line="259" w:lineRule="auto"/>
        <w:rPr>
          <w:ins w:id="489" w:author="이경선 (Lee, Kyungsun/DHSE)" w:date="2026-10-23T03:57:00Z" w16du:dateUtc="2026-10-23T03:57:29Z"/>
          <w:rFonts w:eastAsia="Arial" w:cs="Arial"/>
          <w:color w:val="0070C0"/>
        </w:rPr>
      </w:pPr>
    </w:p>
    <w:p w14:paraId="1A0AC62B" w14:textId="276944C7" w:rsidR="19BCC8EE" w:rsidRDefault="2729F113" w:rsidP="488DF8D2">
      <w:pPr>
        <w:spacing w:line="259" w:lineRule="auto"/>
        <w:rPr>
          <w:ins w:id="490" w:author="이경선 (Lee, Kyungsun/DHSE)" w:date="2026-10-23T01:16:00Z" w16du:dateUtc="2026-10-23T01:16:30Z"/>
          <w:rFonts w:eastAsia="Arial" w:cs="Arial"/>
          <w:color w:val="0070C0"/>
          <w:rPrChange w:id="491" w:author="이경선 (Lee, Kyungsun/DHSE)" w:date="2026-10-23T01:57:00Z">
            <w:rPr>
              <w:ins w:id="492" w:author="이경선 (Lee, Kyungsun/DHSE)" w:date="2026-10-23T01:16:00Z" w16du:dateUtc="2026-10-23T01:16:30Z"/>
              <w:rFonts w:eastAsia="Arial" w:cs="Arial"/>
            </w:rPr>
          </w:rPrChange>
        </w:rPr>
      </w:pPr>
      <w:ins w:id="493" w:author="이경선 (Lee, Kyungsun/DHSE)" w:date="2026-10-23T00:19:00Z" w16du:dateUtc="2026-10-23T00:19:53Z">
        <w:r w:rsidRPr="0125BCA2">
          <w:rPr>
            <w:rFonts w:eastAsia="Arial" w:cs="Arial"/>
            <w:color w:val="0070C0"/>
            <w:rPrChange w:id="494" w:author="이경선 (Lee, Kyungsun/DHSE)" w:date="2026-10-23T01:57:00Z" w16du:dateUtc="2026-10-23T01:57:57Z">
              <w:rPr>
                <w:rFonts w:eastAsia="Arial" w:cs="Arial"/>
              </w:rPr>
            </w:rPrChange>
          </w:rPr>
          <w:t>SIL Assessment</w:t>
        </w:r>
      </w:ins>
      <w:ins w:id="495" w:author="이경선 (Lee, Kyungsun/DHSE)" w:date="2026-10-23T00:20:00Z" w16du:dateUtc="2026-10-23T00:20:20Z">
        <w:r w:rsidRPr="0125BCA2">
          <w:rPr>
            <w:rFonts w:eastAsia="Arial" w:cs="Arial"/>
            <w:color w:val="0070C0"/>
            <w:rPrChange w:id="496" w:author="이경선 (Lee, Kyungsun/DHSE)" w:date="2026-10-23T01:57:00Z" w16du:dateUtc="2026-10-23T01:57:57Z">
              <w:rPr>
                <w:rFonts w:eastAsia="Arial" w:cs="Arial"/>
              </w:rPr>
            </w:rPrChange>
          </w:rPr>
          <w:t xml:space="preserve"> </w:t>
        </w:r>
      </w:ins>
      <w:ins w:id="497" w:author="이경선 (Lee, Kyungsun/DHSE)" w:date="2026-10-23T00:24:00Z" w16du:dateUtc="2026-10-23T00:24:16Z">
        <w:r w:rsidR="0A2B37FF" w:rsidRPr="0125BCA2">
          <w:rPr>
            <w:rFonts w:eastAsia="Arial" w:cs="Arial"/>
            <w:color w:val="0070C0"/>
            <w:rPrChange w:id="498" w:author="이경선 (Lee, Kyungsun/DHSE)" w:date="2026-10-23T01:57:00Z" w16du:dateUtc="2026-10-23T01:57:57Z">
              <w:rPr>
                <w:rFonts w:eastAsia="Arial" w:cs="Arial"/>
              </w:rPr>
            </w:rPrChange>
          </w:rPr>
          <w:t xml:space="preserve">(Determination) </w:t>
        </w:r>
      </w:ins>
      <w:ins w:id="499" w:author="이경선 (Lee, Kyungsun/DHSE)" w:date="2026-10-23T00:20:00Z" w16du:dateUtc="2026-10-23T00:20:20Z">
        <w:r w:rsidRPr="0125BCA2">
          <w:rPr>
            <w:rFonts w:eastAsia="Arial" w:cs="Arial"/>
            <w:color w:val="0070C0"/>
            <w:rPrChange w:id="500" w:author="이경선 (Lee, Kyungsun/DHSE)" w:date="2026-10-23T01:57:00Z" w16du:dateUtc="2026-10-23T01:57:57Z">
              <w:rPr>
                <w:rFonts w:eastAsia="Arial" w:cs="Arial"/>
              </w:rPr>
            </w:rPrChange>
          </w:rPr>
          <w:t>will be performed immediat</w:t>
        </w:r>
      </w:ins>
      <w:ins w:id="501" w:author="이경선 (Lee, Kyungsun/DHSE)" w:date="2026-10-23T00:23:00Z" w16du:dateUtc="2026-10-23T00:23:22Z">
        <w:r w:rsidR="735841E5" w:rsidRPr="0125BCA2">
          <w:rPr>
            <w:rFonts w:eastAsia="Arial" w:cs="Arial"/>
            <w:color w:val="0070C0"/>
            <w:rPrChange w:id="502" w:author="이경선 (Lee, Kyungsun/DHSE)" w:date="2026-10-23T01:57:00Z" w16du:dateUtc="2026-10-23T01:57:57Z">
              <w:rPr>
                <w:rFonts w:eastAsia="Arial" w:cs="Arial"/>
              </w:rPr>
            </w:rPrChange>
          </w:rPr>
          <w:t>e</w:t>
        </w:r>
      </w:ins>
      <w:ins w:id="503" w:author="이경선 (Lee, Kyungsun/DHSE)" w:date="2026-10-23T00:20:00Z" w16du:dateUtc="2026-10-23T00:20:20Z">
        <w:r w:rsidRPr="0125BCA2">
          <w:rPr>
            <w:rFonts w:eastAsia="Arial" w:cs="Arial"/>
            <w:color w:val="0070C0"/>
            <w:rPrChange w:id="504" w:author="이경선 (Lee, Kyungsun/DHSE)" w:date="2026-10-23T01:57:00Z" w16du:dateUtc="2026-10-23T01:57:57Z">
              <w:rPr>
                <w:rFonts w:eastAsia="Arial" w:cs="Arial"/>
              </w:rPr>
            </w:rPrChange>
          </w:rPr>
          <w:t xml:space="preserve">ly </w:t>
        </w:r>
      </w:ins>
      <w:ins w:id="505" w:author="이경선 (Lee, Kyungsun/DHSE)" w:date="2026-10-23T00:23:00Z" w16du:dateUtc="2026-10-23T00:23:31Z">
        <w:r w:rsidR="02627192" w:rsidRPr="0125BCA2">
          <w:rPr>
            <w:rFonts w:eastAsia="Arial" w:cs="Arial"/>
            <w:color w:val="0070C0"/>
            <w:rPrChange w:id="506" w:author="이경선 (Lee, Kyungsun/DHSE)" w:date="2026-10-23T01:57:00Z" w16du:dateUtc="2026-10-23T01:57:57Z">
              <w:rPr>
                <w:rFonts w:eastAsia="Arial" w:cs="Arial"/>
              </w:rPr>
            </w:rPrChange>
          </w:rPr>
          <w:t>following</w:t>
        </w:r>
      </w:ins>
      <w:ins w:id="507" w:author="이경선 (Lee, Kyungsun/DHSE)" w:date="2026-10-23T00:21:00Z" w16du:dateUtc="2026-10-23T00:21:56Z">
        <w:r w:rsidR="6046E722" w:rsidRPr="0125BCA2">
          <w:rPr>
            <w:rFonts w:eastAsia="Arial" w:cs="Arial"/>
            <w:color w:val="0070C0"/>
            <w:rPrChange w:id="508" w:author="이경선 (Lee, Kyungsun/DHSE)" w:date="2026-10-23T01:57:00Z" w16du:dateUtc="2026-10-23T01:57:57Z">
              <w:rPr>
                <w:rFonts w:eastAsia="Arial" w:cs="Arial"/>
              </w:rPr>
            </w:rPrChange>
          </w:rPr>
          <w:t xml:space="preserve"> the Preliminary HAZOP</w:t>
        </w:r>
      </w:ins>
      <w:ins w:id="509" w:author="이경선 (Lee, Kyungsun/DHSE)" w:date="2026-10-23T00:23:00Z" w16du:dateUtc="2026-10-23T00:23:39Z">
        <w:r w:rsidR="1DC67E79" w:rsidRPr="0125BCA2">
          <w:rPr>
            <w:rFonts w:eastAsia="Arial" w:cs="Arial"/>
            <w:color w:val="0070C0"/>
            <w:rPrChange w:id="510" w:author="이경선 (Lee, Kyungsun/DHSE)" w:date="2026-10-23T01:57:00Z" w16du:dateUtc="2026-10-23T01:57:57Z">
              <w:rPr>
                <w:rFonts w:eastAsia="Arial" w:cs="Arial"/>
              </w:rPr>
            </w:rPrChange>
          </w:rPr>
          <w:t xml:space="preserve"> workshop</w:t>
        </w:r>
      </w:ins>
      <w:ins w:id="511" w:author="이경선 (Lee, Kyungsun/DHSE)" w:date="2026-10-23T00:21:00Z" w16du:dateUtc="2026-10-23T00:21:56Z">
        <w:r w:rsidR="6046E722" w:rsidRPr="0125BCA2">
          <w:rPr>
            <w:rFonts w:eastAsia="Arial" w:cs="Arial"/>
            <w:color w:val="0070C0"/>
            <w:rPrChange w:id="512" w:author="이경선 (Lee, Kyungsun/DHSE)" w:date="2026-10-23T01:57:00Z" w16du:dateUtc="2026-10-23T01:57:57Z">
              <w:rPr>
                <w:rFonts w:eastAsia="Arial" w:cs="Arial"/>
              </w:rPr>
            </w:rPrChange>
          </w:rPr>
          <w:t xml:space="preserve"> for SIFs identified during the </w:t>
        </w:r>
      </w:ins>
      <w:ins w:id="513" w:author="이경선 (Lee, Kyungsun/DHSE)" w:date="2026-10-23T03:57:00Z" w16du:dateUtc="2026-10-23T03:57:44Z">
        <w:r w:rsidR="3108F5DB" w:rsidRPr="0125BCA2">
          <w:rPr>
            <w:rFonts w:eastAsia="Arial" w:cs="Arial"/>
            <w:color w:val="0070C0"/>
          </w:rPr>
          <w:t xml:space="preserve">HAZOP </w:t>
        </w:r>
      </w:ins>
      <w:ins w:id="514" w:author="이경선 (Lee, Kyungsun/DHSE)" w:date="2026-10-23T00:24:00Z" w16du:dateUtc="2026-10-23T00:24:02Z">
        <w:r w:rsidR="23C1D1C2" w:rsidRPr="0125BCA2">
          <w:rPr>
            <w:rFonts w:eastAsia="Arial" w:cs="Arial"/>
            <w:color w:val="0070C0"/>
            <w:rPrChange w:id="515" w:author="이경선 (Lee, Kyungsun/DHSE)" w:date="2026-10-23T01:57:00Z" w16du:dateUtc="2026-10-23T01:57:57Z">
              <w:rPr>
                <w:rFonts w:eastAsia="Arial" w:cs="Arial"/>
              </w:rPr>
            </w:rPrChange>
          </w:rPr>
          <w:t>works</w:t>
        </w:r>
        <w:r w:rsidR="4A18DD0C" w:rsidRPr="0125BCA2">
          <w:rPr>
            <w:rFonts w:eastAsia="Arial" w:cs="Arial"/>
            <w:color w:val="0070C0"/>
            <w:rPrChange w:id="516" w:author="이경선 (Lee, Kyungsun/DHSE)" w:date="2026-10-23T01:57:00Z" w16du:dateUtc="2026-10-23T01:57:57Z">
              <w:rPr>
                <w:rFonts w:eastAsia="Arial" w:cs="Arial"/>
              </w:rPr>
            </w:rPrChange>
          </w:rPr>
          <w:t>h</w:t>
        </w:r>
        <w:r w:rsidR="23C1D1C2" w:rsidRPr="0125BCA2">
          <w:rPr>
            <w:rFonts w:eastAsia="Arial" w:cs="Arial"/>
            <w:color w:val="0070C0"/>
            <w:rPrChange w:id="517" w:author="이경선 (Lee, Kyungsun/DHSE)" w:date="2026-10-23T01:57:00Z" w16du:dateUtc="2026-10-23T01:57:57Z">
              <w:rPr>
                <w:rFonts w:eastAsia="Arial" w:cs="Arial"/>
              </w:rPr>
            </w:rPrChange>
          </w:rPr>
          <w:t>op</w:t>
        </w:r>
      </w:ins>
      <w:ins w:id="518" w:author="이경선 (Lee, Kyungsun/DHSE)" w:date="2026-10-23T00:21:00Z" w16du:dateUtc="2026-10-23T00:21:56Z">
        <w:r w:rsidR="6046E722" w:rsidRPr="0125BCA2">
          <w:rPr>
            <w:rFonts w:eastAsia="Arial" w:cs="Arial"/>
            <w:color w:val="0070C0"/>
            <w:rPrChange w:id="519" w:author="이경선 (Lee, Kyungsun/DHSE)" w:date="2026-10-23T01:57:00Z" w16du:dateUtc="2026-10-23T01:57:57Z">
              <w:rPr>
                <w:rFonts w:eastAsia="Arial" w:cs="Arial"/>
              </w:rPr>
            </w:rPrChange>
          </w:rPr>
          <w:t>.</w:t>
        </w:r>
      </w:ins>
      <w:ins w:id="520" w:author="이경선 (Lee, Kyungsun/DHSE)" w:date="2026-10-23T00:43:00Z" w16du:dateUtc="2026-10-23T00:43:13Z">
        <w:r w:rsidR="60EECA2F" w:rsidRPr="0125BCA2">
          <w:rPr>
            <w:rFonts w:eastAsia="Arial" w:cs="Arial"/>
            <w:color w:val="0070C0"/>
            <w:rPrChange w:id="521" w:author="이경선 (Lee, Kyungsun/DHSE)" w:date="2026-10-23T01:57:00Z" w16du:dateUtc="2026-10-23T01:57:57Z">
              <w:rPr>
                <w:rFonts w:eastAsia="Arial" w:cs="Arial"/>
              </w:rPr>
            </w:rPrChange>
          </w:rPr>
          <w:t xml:space="preserve"> </w:t>
        </w:r>
      </w:ins>
      <w:ins w:id="522" w:author="이경선 (Lee, Kyungsun/DHSE)" w:date="2026-10-23T01:13:00Z" w16du:dateUtc="2026-10-23T01:13:10Z">
        <w:r w:rsidR="1C6F8A71" w:rsidRPr="0125BCA2">
          <w:rPr>
            <w:rFonts w:eastAsia="Arial" w:cs="Arial"/>
            <w:color w:val="0070C0"/>
            <w:rPrChange w:id="523" w:author="이경선 (Lee, Kyungsun/DHSE)" w:date="2026-10-23T01:57:00Z" w16du:dateUtc="2026-10-23T01:57:57Z">
              <w:rPr>
                <w:rFonts w:eastAsia="Arial" w:cs="Arial"/>
              </w:rPr>
            </w:rPrChange>
          </w:rPr>
          <w:t>A Safety Requirements Specification (SRS) covering the general requirements will be developed, and the SIF-specific requirements will be incorporated during Phase 2.</w:t>
        </w:r>
      </w:ins>
      <w:ins w:id="524" w:author="이경선 (Lee, Kyungsun/DHSE)" w:date="2026-10-23T01:48:00Z" w16du:dateUtc="2026-10-23T01:48:55Z">
        <w:r w:rsidR="6165903A" w:rsidRPr="0125BCA2">
          <w:rPr>
            <w:rFonts w:eastAsia="Arial" w:cs="Arial"/>
            <w:color w:val="0070C0"/>
            <w:rPrChange w:id="525" w:author="이경선 (Lee, Kyungsun/DHSE)" w:date="2026-10-23T01:57:00Z" w16du:dateUtc="2026-10-23T01:57:57Z">
              <w:rPr>
                <w:rFonts w:eastAsia="Arial" w:cs="Arial"/>
              </w:rPr>
            </w:rPrChange>
          </w:rPr>
          <w:t xml:space="preserve"> SIL Verification wi</w:t>
        </w:r>
      </w:ins>
      <w:ins w:id="526" w:author="이경선 (Lee, Kyungsun/DHSE)" w:date="2026-10-23T01:49:00Z" w16du:dateUtc="2026-10-23T01:49:04Z">
        <w:r w:rsidR="6165903A" w:rsidRPr="0125BCA2">
          <w:rPr>
            <w:rFonts w:eastAsia="Arial" w:cs="Arial"/>
            <w:color w:val="0070C0"/>
            <w:rPrChange w:id="527" w:author="이경선 (Lee, Kyungsun/DHSE)" w:date="2026-10-23T01:57:00Z" w16du:dateUtc="2026-10-23T01:57:57Z">
              <w:rPr>
                <w:rFonts w:eastAsia="Arial" w:cs="Arial"/>
              </w:rPr>
            </w:rPrChange>
          </w:rPr>
          <w:t>ll be conducted during Phase 2</w:t>
        </w:r>
        <w:r w:rsidR="6165903A" w:rsidRPr="0125BCA2">
          <w:rPr>
            <w:rFonts w:eastAsia="Arial" w:cs="Arial"/>
            <w:color w:val="0070C0"/>
            <w:rPrChange w:id="528" w:author="이경선 (Lee, Kyungsun/DHSE)" w:date="2026-10-23T10:50:00Z" w16du:dateUtc="2026-10-23T01:50:00Z">
              <w:rPr>
                <w:rFonts w:eastAsia="Arial" w:cs="Arial"/>
                <w:color w:val="FF0000"/>
                <w:sz w:val="12"/>
                <w:szCs w:val="12"/>
                <w:highlight w:val="yellow"/>
              </w:rPr>
            </w:rPrChange>
          </w:rPr>
          <w:t>, when the required vendor data (e.g., failure rates) are expected to be available.</w:t>
        </w:r>
      </w:ins>
    </w:p>
    <w:p w14:paraId="3F7963DF" w14:textId="5A5E240A" w:rsidR="2063BECC" w:rsidRDefault="2063BECC" w:rsidP="488DF8D2">
      <w:pPr>
        <w:spacing w:line="259" w:lineRule="auto"/>
        <w:rPr>
          <w:ins w:id="529" w:author="이경선 (Lee, Kyungsun/DHSE)" w:date="2026-10-23T01:16:00Z" w16du:dateUtc="2026-10-23T01:16:31Z"/>
          <w:rFonts w:eastAsia="Arial" w:cs="Arial"/>
          <w:color w:val="0070C0"/>
          <w:rPrChange w:id="530" w:author="이경선 (Lee, Kyungsun/DHSE)" w:date="2026-10-23T01:57:00Z">
            <w:rPr>
              <w:ins w:id="531" w:author="이경선 (Lee, Kyungsun/DHSE)" w:date="2026-10-23T01:16:00Z" w16du:dateUtc="2026-10-23T01:16:31Z"/>
              <w:rFonts w:eastAsia="Arial" w:cs="Arial"/>
            </w:rPr>
          </w:rPrChange>
        </w:rPr>
      </w:pPr>
    </w:p>
    <w:p w14:paraId="26D670F9" w14:textId="7F1E22A4" w:rsidR="7CEE23D2" w:rsidRDefault="7CEE23D2" w:rsidP="2063BECC">
      <w:pPr>
        <w:spacing w:line="259" w:lineRule="auto"/>
        <w:rPr>
          <w:ins w:id="532" w:author="이경선 (Lee, Kyungsun/DHSE)" w:date="2026-10-23T00:12:00Z" w16du:dateUtc="2026-10-23T00:12:57Z"/>
          <w:rFonts w:eastAsia="Arial" w:cs="Arial"/>
        </w:rPr>
      </w:pPr>
      <w:ins w:id="533" w:author="이경선 (Lee, Kyungsun/DHSE)" w:date="2026-10-23T01:16:00Z" w16du:dateUtc="2026-10-23T01:16:00Z">
        <w:r w:rsidRPr="488DF8D2">
          <w:rPr>
            <w:rFonts w:eastAsia="Arial" w:cs="Arial"/>
            <w:color w:val="0070C0"/>
            <w:rPrChange w:id="534" w:author="이경선 (Lee, Kyungsun/DHSE)" w:date="2026-10-23T01:57:00Z" w16du:dateUtc="2026-10-23T01:57:57Z">
              <w:rPr>
                <w:rFonts w:eastAsia="Arial" w:cs="Arial"/>
              </w:rPr>
            </w:rPrChange>
          </w:rPr>
          <w:t>Quantitative Risk Assessment (QRA) will be performed during Pha</w:t>
        </w:r>
      </w:ins>
      <w:ins w:id="535" w:author="이경선 (Lee, Kyungsun/DHSE)" w:date="2026-10-23T01:17:00Z" w16du:dateUtc="2026-10-23T01:17:00Z">
        <w:r w:rsidRPr="488DF8D2">
          <w:rPr>
            <w:rFonts w:eastAsia="Arial" w:cs="Arial"/>
            <w:color w:val="0070C0"/>
            <w:rPrChange w:id="536" w:author="이경선 (Lee, Kyungsun/DHSE)" w:date="2026-10-23T01:57:00Z" w16du:dateUtc="2026-10-23T01:57:57Z">
              <w:rPr>
                <w:rFonts w:eastAsia="Arial" w:cs="Arial"/>
              </w:rPr>
            </w:rPrChange>
          </w:rPr>
          <w:t xml:space="preserve">se 1 </w:t>
        </w:r>
      </w:ins>
      <w:ins w:id="537" w:author="이경선 (Lee, Kyungsun/DHSE)" w:date="2026-10-23T01:29:00Z" w16du:dateUtc="2026-10-23T01:29:00Z">
        <w:r w:rsidR="17354E41" w:rsidRPr="488DF8D2">
          <w:rPr>
            <w:rFonts w:eastAsia="Arial" w:cs="Arial"/>
            <w:color w:val="0070C0"/>
            <w:rPrChange w:id="538" w:author="이경선 (Lee, Kyungsun/DHSE)" w:date="2026-10-23T01:57:00Z" w16du:dateUtc="2026-10-23T01:57:57Z">
              <w:rPr>
                <w:rFonts w:eastAsia="Arial" w:cs="Arial"/>
              </w:rPr>
            </w:rPrChange>
          </w:rPr>
          <w:t xml:space="preserve">to </w:t>
        </w:r>
      </w:ins>
      <w:ins w:id="539" w:author="이경선 (Lee, Kyungsun/DHSE)" w:date="2026-10-23T01:46:00Z" w16du:dateUtc="2026-10-23T01:46:16Z">
        <w:r w:rsidR="3EF935AD" w:rsidRPr="488DF8D2">
          <w:rPr>
            <w:rFonts w:eastAsia="Arial" w:cs="Arial"/>
            <w:color w:val="0070C0"/>
            <w:rPrChange w:id="540" w:author="이경선 (Lee, Kyungsun/DHSE)" w:date="2026-10-23T01:57:00Z" w16du:dateUtc="2026-10-23T01:57:57Z">
              <w:rPr>
                <w:rFonts w:eastAsia="Arial" w:cs="Arial"/>
              </w:rPr>
            </w:rPrChange>
          </w:rPr>
          <w:t>evaluate</w:t>
        </w:r>
      </w:ins>
      <w:ins w:id="541" w:author="이경선 (Lee, Kyungsun/DHSE)" w:date="2026-10-23T01:29:00Z" w16du:dateUtc="2026-10-23T01:29:00Z">
        <w:r w:rsidR="17354E41" w:rsidRPr="488DF8D2">
          <w:rPr>
            <w:rFonts w:eastAsia="Arial" w:cs="Arial"/>
            <w:color w:val="0070C0"/>
            <w:rPrChange w:id="542" w:author="이경선 (Lee, Kyungsun/DHSE)" w:date="2026-10-23T01:57:00Z" w16du:dateUtc="2026-10-23T01:57:57Z">
              <w:rPr>
                <w:rFonts w:eastAsia="Arial" w:cs="Arial"/>
              </w:rPr>
            </w:rPrChange>
          </w:rPr>
          <w:t xml:space="preserve"> the risks associated with major accident scenarios</w:t>
        </w:r>
      </w:ins>
      <w:ins w:id="543" w:author="이경선 (Lee, Kyungsun/DHSE)" w:date="2026-10-23T01:45:00Z" w16du:dateUtc="2026-10-23T01:45:09Z">
        <w:r w:rsidR="31808B59" w:rsidRPr="488DF8D2">
          <w:rPr>
            <w:rFonts w:eastAsia="Arial" w:cs="Arial"/>
            <w:color w:val="0070C0"/>
            <w:rPrChange w:id="544" w:author="이경선 (Lee, Kyungsun/DHSE)" w:date="2026-10-23T01:57:00Z" w16du:dateUtc="2026-10-23T01:57:57Z">
              <w:rPr>
                <w:rFonts w:eastAsia="Arial" w:cs="Arial"/>
              </w:rPr>
            </w:rPrChange>
          </w:rPr>
          <w:t>,</w:t>
        </w:r>
      </w:ins>
      <w:ins w:id="545" w:author="이경선 (Lee, Kyungsun/DHSE)" w:date="2026-10-23T01:29:00Z" w16du:dateUtc="2026-10-23T01:29:00Z">
        <w:r w:rsidR="17354E41" w:rsidRPr="488DF8D2">
          <w:rPr>
            <w:rFonts w:eastAsia="Arial" w:cs="Arial"/>
            <w:color w:val="0070C0"/>
            <w:rPrChange w:id="546" w:author="이경선 (Lee, Kyungsun/DHSE)" w:date="2026-10-23T01:57:00Z" w16du:dateUtc="2026-10-23T01:57:57Z">
              <w:rPr>
                <w:rFonts w:eastAsia="Arial" w:cs="Arial"/>
              </w:rPr>
            </w:rPrChange>
          </w:rPr>
          <w:t xml:space="preserve"> </w:t>
        </w:r>
      </w:ins>
      <w:ins w:id="547" w:author="이경선 (Lee, Kyungsun/DHSE)" w:date="2026-10-23T01:44:00Z" w16du:dateUtc="2026-10-23T01:44:59Z">
        <w:r w:rsidR="31808B59" w:rsidRPr="488DF8D2">
          <w:rPr>
            <w:rFonts w:eastAsia="Arial" w:cs="Arial"/>
            <w:color w:val="0070C0"/>
            <w:rPrChange w:id="548" w:author="이경선 (Lee, Kyungsun/DHSE)" w:date="2026-10-23T01:57:00Z" w16du:dateUtc="2026-10-23T01:57:57Z">
              <w:rPr>
                <w:rFonts w:eastAsia="Arial" w:cs="Arial"/>
              </w:rPr>
            </w:rPrChange>
          </w:rPr>
          <w:t>includ</w:t>
        </w:r>
      </w:ins>
      <w:ins w:id="549" w:author="이경선 (Lee, Kyungsun/DHSE)" w:date="2026-10-23T01:46:00Z" w16du:dateUtc="2026-10-23T01:46:29Z">
        <w:r w:rsidR="11A48496" w:rsidRPr="488DF8D2">
          <w:rPr>
            <w:rFonts w:eastAsia="Arial" w:cs="Arial"/>
            <w:color w:val="0070C0"/>
            <w:rPrChange w:id="550" w:author="이경선 (Lee, Kyungsun/DHSE)" w:date="2026-10-23T01:57:00Z" w16du:dateUtc="2026-10-23T01:57:57Z">
              <w:rPr>
                <w:rFonts w:eastAsia="Arial" w:cs="Arial"/>
              </w:rPr>
            </w:rPrChange>
          </w:rPr>
          <w:t>ing</w:t>
        </w:r>
      </w:ins>
      <w:ins w:id="551" w:author="이경선 (Lee, Kyungsun/DHSE)" w:date="2026-10-23T01:44:00Z" w16du:dateUtc="2026-10-23T01:44:39Z">
        <w:r w:rsidR="31808B59" w:rsidRPr="488DF8D2">
          <w:rPr>
            <w:rFonts w:eastAsia="Arial" w:cs="Arial"/>
            <w:color w:val="0070C0"/>
            <w:rPrChange w:id="552" w:author="이경선 (Lee, Kyungsun/DHSE)" w:date="2026-10-23T01:57:00Z" w16du:dateUtc="2026-10-23T01:57:57Z">
              <w:rPr>
                <w:rFonts w:eastAsia="Arial" w:cs="Arial"/>
              </w:rPr>
            </w:rPrChange>
          </w:rPr>
          <w:t xml:space="preserve"> toxic and flammable gas dispersion, fire</w:t>
        </w:r>
      </w:ins>
      <w:ins w:id="553" w:author="이경선 (Lee, Kyungsun/DHSE)" w:date="2026-10-23T01:46:00Z" w16du:dateUtc="2026-10-23T01:46:38Z">
        <w:r w:rsidR="01D26245" w:rsidRPr="488DF8D2">
          <w:rPr>
            <w:rFonts w:eastAsia="Arial" w:cs="Arial"/>
            <w:color w:val="0070C0"/>
            <w:rPrChange w:id="554" w:author="이경선 (Lee, Kyungsun/DHSE)" w:date="2026-10-23T01:57:00Z" w16du:dateUtc="2026-10-23T01:57:57Z">
              <w:rPr>
                <w:rFonts w:eastAsia="Arial" w:cs="Arial"/>
              </w:rPr>
            </w:rPrChange>
          </w:rPr>
          <w:t>s,</w:t>
        </w:r>
      </w:ins>
      <w:ins w:id="555" w:author="이경선 (Lee, Kyungsun/DHSE)" w:date="2026-10-23T01:44:00Z" w16du:dateUtc="2026-10-23T01:44:59Z">
        <w:r w:rsidR="31808B59" w:rsidRPr="488DF8D2">
          <w:rPr>
            <w:rFonts w:eastAsia="Arial" w:cs="Arial"/>
            <w:color w:val="0070C0"/>
            <w:rPrChange w:id="556" w:author="이경선 (Lee, Kyungsun/DHSE)" w:date="2026-10-23T01:57:00Z" w16du:dateUtc="2026-10-23T01:57:57Z">
              <w:rPr>
                <w:rFonts w:eastAsia="Arial" w:cs="Arial"/>
              </w:rPr>
            </w:rPrChange>
          </w:rPr>
          <w:t xml:space="preserve"> and ex</w:t>
        </w:r>
      </w:ins>
      <w:ins w:id="557" w:author="이경선 (Lee, Kyungsun/DHSE)" w:date="2026-10-23T01:45:00Z" w16du:dateUtc="2026-10-23T01:45:03Z">
        <w:r w:rsidR="31808B59" w:rsidRPr="488DF8D2">
          <w:rPr>
            <w:rFonts w:eastAsia="Arial" w:cs="Arial"/>
            <w:color w:val="0070C0"/>
            <w:rPrChange w:id="558" w:author="이경선 (Lee, Kyungsun/DHSE)" w:date="2026-10-23T01:57:00Z" w16du:dateUtc="2026-10-23T01:57:57Z">
              <w:rPr>
                <w:rFonts w:eastAsia="Arial" w:cs="Arial"/>
              </w:rPr>
            </w:rPrChange>
          </w:rPr>
          <w:t>plosion</w:t>
        </w:r>
      </w:ins>
      <w:ins w:id="559" w:author="이경선 (Lee, Kyungsun/DHSE)" w:date="2026-10-23T01:46:00Z" w16du:dateUtc="2026-10-23T01:46:46Z">
        <w:r w:rsidR="69C111BB" w:rsidRPr="488DF8D2">
          <w:rPr>
            <w:rFonts w:eastAsia="Arial" w:cs="Arial"/>
            <w:color w:val="0070C0"/>
            <w:rPrChange w:id="560" w:author="이경선 (Lee, Kyungsun/DHSE)" w:date="2026-10-23T01:57:00Z" w16du:dateUtc="2026-10-23T01:57:57Z">
              <w:rPr>
                <w:rFonts w:eastAsia="Arial" w:cs="Arial"/>
              </w:rPr>
            </w:rPrChange>
          </w:rPr>
          <w:t>s</w:t>
        </w:r>
      </w:ins>
      <w:ins w:id="561" w:author="이경선 (Lee, Kyungsun/DHSE)" w:date="2026-10-23T01:45:00Z" w16du:dateUtc="2026-10-23T01:45:03Z">
        <w:r w:rsidR="31808B59" w:rsidRPr="488DF8D2">
          <w:rPr>
            <w:rFonts w:eastAsia="Arial" w:cs="Arial"/>
            <w:color w:val="0070C0"/>
            <w:rPrChange w:id="562" w:author="이경선 (Lee, Kyungsun/DHSE)" w:date="2026-10-23T01:57:00Z" w16du:dateUtc="2026-10-23T01:57:57Z">
              <w:rPr>
                <w:rFonts w:eastAsia="Arial" w:cs="Arial"/>
              </w:rPr>
            </w:rPrChange>
          </w:rPr>
          <w:t>,</w:t>
        </w:r>
      </w:ins>
      <w:ins w:id="563" w:author="이경선 (Lee, Kyungsun/DHSE)" w:date="2026-10-23T01:29:00Z" w16du:dateUtc="2026-10-23T01:29:00Z">
        <w:r w:rsidR="17354E41" w:rsidRPr="488DF8D2">
          <w:rPr>
            <w:rFonts w:eastAsia="Arial" w:cs="Arial"/>
            <w:color w:val="0070C0"/>
            <w:rPrChange w:id="564" w:author="이경선 (Lee, Kyungsun/DHSE)" w:date="2026-10-23T01:57:00Z" w16du:dateUtc="2026-10-23T01:57:57Z">
              <w:rPr>
                <w:rFonts w:eastAsia="Arial" w:cs="Arial"/>
              </w:rPr>
            </w:rPrChange>
          </w:rPr>
          <w:t xml:space="preserve"> and </w:t>
        </w:r>
      </w:ins>
      <w:ins w:id="565" w:author="이경선 (Lee, Kyungsun/DHSE)" w:date="2026-10-23T01:46:00Z" w16du:dateUtc="2026-10-23T01:46:52Z">
        <w:r w:rsidR="657088F8" w:rsidRPr="488DF8D2">
          <w:rPr>
            <w:rFonts w:eastAsia="Arial" w:cs="Arial"/>
            <w:color w:val="0070C0"/>
            <w:rPrChange w:id="566" w:author="이경선 (Lee, Kyungsun/DHSE)" w:date="2026-10-23T01:57:00Z" w16du:dateUtc="2026-10-23T01:57:57Z">
              <w:rPr>
                <w:rFonts w:eastAsia="Arial" w:cs="Arial"/>
              </w:rPr>
            </w:rPrChange>
          </w:rPr>
          <w:t xml:space="preserve">to </w:t>
        </w:r>
      </w:ins>
      <w:ins w:id="567" w:author="이경선 (Lee, Kyungsun/DHSE)" w:date="2026-10-23T01:29:00Z" w16du:dateUtc="2026-10-23T01:29:00Z">
        <w:r w:rsidR="17354E41" w:rsidRPr="488DF8D2">
          <w:rPr>
            <w:rFonts w:eastAsia="Arial" w:cs="Arial"/>
            <w:color w:val="0070C0"/>
            <w:rPrChange w:id="568" w:author="이경선 (Lee, Kyungsun/DHSE)" w:date="2026-10-23T01:57:00Z" w16du:dateUtc="2026-10-23T01:57:57Z">
              <w:rPr>
                <w:rFonts w:eastAsia="Arial" w:cs="Arial"/>
              </w:rPr>
            </w:rPrChange>
          </w:rPr>
          <w:t xml:space="preserve">determine </w:t>
        </w:r>
      </w:ins>
      <w:ins w:id="569" w:author="이경선 (Lee, Kyungsun/DHSE)" w:date="2026-10-23T01:47:00Z" w16du:dateUtc="2026-10-23T01:47:06Z">
        <w:r w:rsidR="23F721F9" w:rsidRPr="488DF8D2">
          <w:rPr>
            <w:rFonts w:eastAsia="Arial" w:cs="Arial"/>
            <w:color w:val="0070C0"/>
            <w:rPrChange w:id="570" w:author="이경선 (Lee, Kyungsun/DHSE)" w:date="2026-10-23T01:57:00Z" w16du:dateUtc="2026-10-23T01:57:57Z">
              <w:rPr>
                <w:rFonts w:eastAsia="Arial" w:cs="Arial"/>
              </w:rPr>
            </w:rPrChange>
          </w:rPr>
          <w:t>whether</w:t>
        </w:r>
      </w:ins>
      <w:ins w:id="571" w:author="이경선 (Lee, Kyungsun/DHSE)" w:date="2026-10-23T01:30:00Z" w16du:dateUtc="2026-10-23T01:30:05Z">
        <w:r w:rsidR="17354E41" w:rsidRPr="488DF8D2">
          <w:rPr>
            <w:rFonts w:eastAsia="Arial" w:cs="Arial"/>
            <w:color w:val="0070C0"/>
            <w:rPrChange w:id="572" w:author="이경선 (Lee, Kyungsun/DHSE)" w:date="2026-10-23T01:57:00Z" w16du:dateUtc="2026-10-23T01:57:57Z">
              <w:rPr>
                <w:rFonts w:eastAsia="Arial" w:cs="Arial"/>
              </w:rPr>
            </w:rPrChange>
          </w:rPr>
          <w:t xml:space="preserve"> risk reduction </w:t>
        </w:r>
      </w:ins>
      <w:ins w:id="573" w:author="이경선 (Lee, Kyungsun/DHSE)" w:date="2026-10-23T01:47:00Z" w16du:dateUtc="2026-10-23T01:47:19Z">
        <w:r w:rsidR="4E401CC3" w:rsidRPr="488DF8D2">
          <w:rPr>
            <w:rFonts w:eastAsia="Arial" w:cs="Arial"/>
            <w:color w:val="0070C0"/>
            <w:rPrChange w:id="574" w:author="이경선 (Lee, Kyungsun/DHSE)" w:date="2026-10-23T01:57:00Z" w16du:dateUtc="2026-10-23T01:57:57Z">
              <w:rPr>
                <w:rFonts w:eastAsia="Arial" w:cs="Arial"/>
              </w:rPr>
            </w:rPrChange>
          </w:rPr>
          <w:t xml:space="preserve">measures are required </w:t>
        </w:r>
      </w:ins>
      <w:ins w:id="575" w:author="이경선 (Lee, Kyungsun/DHSE)" w:date="2026-10-23T01:30:00Z" w16du:dateUtc="2026-10-23T01:30:23Z">
        <w:r w:rsidR="17354E41" w:rsidRPr="488DF8D2">
          <w:rPr>
            <w:rFonts w:eastAsia="Arial" w:cs="Arial"/>
            <w:color w:val="0070C0"/>
            <w:rPrChange w:id="576" w:author="이경선 (Lee, Kyungsun/DHSE)" w:date="2026-10-23T01:57:00Z" w16du:dateUtc="2026-10-23T01:57:57Z">
              <w:rPr>
                <w:rFonts w:eastAsia="Arial" w:cs="Arial"/>
              </w:rPr>
            </w:rPrChange>
          </w:rPr>
          <w:t>to ensure th</w:t>
        </w:r>
      </w:ins>
      <w:ins w:id="577" w:author="이경선 (Lee, Kyungsun/DHSE)" w:date="2026-10-23T01:47:00Z" w16du:dateUtc="2026-10-23T01:47:37Z">
        <w:r w:rsidR="4FC53F4D" w:rsidRPr="488DF8D2">
          <w:rPr>
            <w:rFonts w:eastAsia="Arial" w:cs="Arial"/>
            <w:color w:val="0070C0"/>
            <w:rPrChange w:id="578" w:author="이경선 (Lee, Kyungsun/DHSE)" w:date="2026-10-23T01:57:00Z" w16du:dateUtc="2026-10-23T01:57:57Z">
              <w:rPr>
                <w:rFonts w:eastAsia="Arial" w:cs="Arial"/>
              </w:rPr>
            </w:rPrChange>
          </w:rPr>
          <w:t>at the</w:t>
        </w:r>
      </w:ins>
      <w:ins w:id="579" w:author="이경선 (Lee, Kyungsun/DHSE)" w:date="2026-10-23T01:30:00Z" w16du:dateUtc="2026-10-23T01:30:23Z">
        <w:r w:rsidR="17354E41" w:rsidRPr="488DF8D2">
          <w:rPr>
            <w:rFonts w:eastAsia="Arial" w:cs="Arial"/>
            <w:color w:val="0070C0"/>
            <w:rPrChange w:id="580" w:author="이경선 (Lee, Kyungsun/DHSE)" w:date="2026-10-23T01:57:00Z" w16du:dateUtc="2026-10-23T01:57:57Z">
              <w:rPr>
                <w:rFonts w:eastAsia="Arial" w:cs="Arial"/>
              </w:rPr>
            </w:rPrChange>
          </w:rPr>
          <w:t xml:space="preserve"> risks </w:t>
        </w:r>
        <w:r w:rsidR="3D34D79B" w:rsidRPr="488DF8D2">
          <w:rPr>
            <w:rFonts w:eastAsia="Arial" w:cs="Arial"/>
            <w:color w:val="0070C0"/>
            <w:rPrChange w:id="581" w:author="이경선 (Lee, Kyungsun/DHSE)" w:date="2026-10-23T01:57:00Z" w16du:dateUtc="2026-10-23T01:57:57Z">
              <w:rPr>
                <w:rFonts w:eastAsia="Arial" w:cs="Arial"/>
              </w:rPr>
            </w:rPrChange>
          </w:rPr>
          <w:t>are within ac</w:t>
        </w:r>
      </w:ins>
      <w:ins w:id="582" w:author="이경선 (Lee, Kyungsun/DHSE)" w:date="2026-10-23T01:17:00Z" w16du:dateUtc="2026-10-23T01:17:00Z">
        <w:r w:rsidRPr="488DF8D2">
          <w:rPr>
            <w:rFonts w:eastAsia="Arial" w:cs="Arial"/>
            <w:color w:val="0070C0"/>
            <w:rPrChange w:id="583" w:author="이경선 (Lee, Kyungsun/DHSE)" w:date="2026-10-23T01:57:00Z" w16du:dateUtc="2026-10-23T01:57:57Z">
              <w:rPr>
                <w:rFonts w:eastAsia="Arial" w:cs="Arial"/>
              </w:rPr>
            </w:rPrChange>
          </w:rPr>
          <w:t>c</w:t>
        </w:r>
      </w:ins>
      <w:ins w:id="584" w:author="이경선 (Lee, Kyungsun/DHSE)" w:date="2026-10-23T01:30:00Z" w16du:dateUtc="2026-10-23T01:30:34Z">
        <w:r w:rsidR="3D34D79B" w:rsidRPr="488DF8D2">
          <w:rPr>
            <w:rFonts w:eastAsia="Arial" w:cs="Arial"/>
            <w:color w:val="0070C0"/>
            <w:rPrChange w:id="585" w:author="이경선 (Lee, Kyungsun/DHSE)" w:date="2026-10-23T01:57:00Z" w16du:dateUtc="2026-10-23T01:57:57Z">
              <w:rPr>
                <w:rFonts w:eastAsia="Arial" w:cs="Arial"/>
              </w:rPr>
            </w:rPrChange>
          </w:rPr>
          <w:t>eptable limit</w:t>
        </w:r>
      </w:ins>
      <w:ins w:id="586" w:author="이경선 (Lee, Kyungsun/DHSE)" w:date="2026-10-23T01:17:00Z" w16du:dateUtc="2026-10-23T01:17:00Z">
        <w:r w:rsidR="63045B27" w:rsidRPr="488DF8D2">
          <w:rPr>
            <w:rFonts w:eastAsia="Arial" w:cs="Arial"/>
            <w:color w:val="0070C0"/>
            <w:rPrChange w:id="587" w:author="이경선 (Lee, Kyungsun/DHSE)" w:date="2026-10-23T01:57:00Z" w16du:dateUtc="2026-10-23T01:57:57Z">
              <w:rPr>
                <w:rFonts w:eastAsia="Arial" w:cs="Arial"/>
              </w:rPr>
            </w:rPrChange>
          </w:rPr>
          <w:t>.</w:t>
        </w:r>
      </w:ins>
    </w:p>
    <w:p w14:paraId="33B2F6B2" w14:textId="04F63C55" w:rsidR="1BEF77B2" w:rsidRDefault="1BEF77B2"/>
    <w:p w14:paraId="087097EB" w14:textId="7B92C3BE" w:rsidR="0022215A" w:rsidRPr="00346674" w:rsidRDefault="0022215A" w:rsidP="008A205F">
      <w:pPr>
        <w:pStyle w:val="T2Underbar"/>
      </w:pPr>
      <w:r w:rsidRPr="00346674">
        <w:t>Loss Prevention and Environmental Design</w:t>
      </w:r>
    </w:p>
    <w:p w14:paraId="6280D98D" w14:textId="77777777" w:rsidR="0022215A" w:rsidRPr="00346674" w:rsidRDefault="0022215A" w:rsidP="0022215A">
      <w:r w:rsidRPr="00346674">
        <w:t>Loss prevention principles will be embedded into the design process to enhance overall safety and operability. Key considerations include:</w:t>
      </w:r>
    </w:p>
    <w:p w14:paraId="0426E57F" w14:textId="77777777" w:rsidR="0022215A" w:rsidRPr="00346674" w:rsidRDefault="0022215A" w:rsidP="0022215A"/>
    <w:p w14:paraId="633EE27F" w14:textId="77777777" w:rsidR="0022215A" w:rsidRPr="00346674" w:rsidRDefault="0022215A" w:rsidP="0074543E">
      <w:pPr>
        <w:pStyle w:val="a"/>
      </w:pPr>
      <w:r w:rsidRPr="00346674">
        <w:t>Layout optimization and safe spacing</w:t>
      </w:r>
    </w:p>
    <w:p w14:paraId="7E84062A" w14:textId="77777777" w:rsidR="0022215A" w:rsidRPr="00346674" w:rsidRDefault="0022215A" w:rsidP="0074543E">
      <w:pPr>
        <w:pStyle w:val="a"/>
      </w:pPr>
      <w:r w:rsidRPr="00346674">
        <w:t>Access and egress for operation and maintenance</w:t>
      </w:r>
    </w:p>
    <w:p w14:paraId="29ED65E8" w14:textId="77777777" w:rsidR="0022215A" w:rsidRPr="00346674" w:rsidRDefault="0022215A" w:rsidP="0074543E">
      <w:pPr>
        <w:pStyle w:val="a"/>
      </w:pPr>
      <w:r w:rsidRPr="00346674">
        <w:t>Fire and explosion risk mitigation</w:t>
      </w:r>
    </w:p>
    <w:p w14:paraId="136B3772" w14:textId="77777777" w:rsidR="0022215A" w:rsidRPr="00346674" w:rsidRDefault="0022215A" w:rsidP="0074543E">
      <w:pPr>
        <w:pStyle w:val="a"/>
      </w:pPr>
      <w:r w:rsidRPr="00346674">
        <w:t>Drainage and spill containment systems</w:t>
      </w:r>
    </w:p>
    <w:p w14:paraId="133AD2CE" w14:textId="77777777" w:rsidR="0022215A" w:rsidRPr="00346674" w:rsidRDefault="0022215A" w:rsidP="0074543E">
      <w:pPr>
        <w:pStyle w:val="a"/>
      </w:pPr>
      <w:r w:rsidRPr="00346674">
        <w:t>Constructability and safe installation</w:t>
      </w:r>
    </w:p>
    <w:p w14:paraId="52B5D9C3" w14:textId="77777777" w:rsidR="0022215A" w:rsidRPr="00346674" w:rsidRDefault="0022215A" w:rsidP="0022215A"/>
    <w:p w14:paraId="256FFF22" w14:textId="77777777" w:rsidR="0022215A" w:rsidRPr="00346674" w:rsidRDefault="0022215A" w:rsidP="0022215A">
      <w:r w:rsidRPr="00346674">
        <w:t>Environmental aspects, including water management, dust control, and waste handling, will be incorporated into the design basis in compliance with Saudi Arabian regulatory requirements.</w:t>
      </w:r>
    </w:p>
    <w:p w14:paraId="549B8767" w14:textId="77777777" w:rsidR="0022215A" w:rsidRPr="00346674" w:rsidRDefault="0022215A" w:rsidP="0022215A"/>
    <w:p w14:paraId="5F67E6AD" w14:textId="7C2D31D3" w:rsidR="0022215A" w:rsidRPr="00346674" w:rsidRDefault="0022215A" w:rsidP="008A205F">
      <w:pPr>
        <w:pStyle w:val="T2Underbar"/>
      </w:pPr>
      <w:r w:rsidRPr="00346674">
        <w:t>Transition to Construction Phase</w:t>
      </w:r>
    </w:p>
    <w:p w14:paraId="2760AA58" w14:textId="3009627A" w:rsidR="005847FC" w:rsidRPr="00346674" w:rsidRDefault="0022215A" w:rsidP="0022215A">
      <w:r w:rsidRPr="00346674">
        <w:t>While detailed construction HSE procedures will be further developed during Phase 2, the engineering phase will establish a robust foundation for safe execution. Design outputs will incorporate constructability and safety considerations to ensure that construction and commissioning activities can be carried out efficiently and with minimized risk.</w:t>
      </w:r>
    </w:p>
    <w:p w14:paraId="6B3CC576" w14:textId="77777777" w:rsidR="005847FC" w:rsidRPr="00346674" w:rsidRDefault="005847FC" w:rsidP="005847FC"/>
    <w:p w14:paraId="338A3A2A" w14:textId="5DF612DB" w:rsidR="00C406D5" w:rsidRPr="00346674" w:rsidRDefault="008640D1" w:rsidP="00794BA6">
      <w:pPr>
        <w:pStyle w:val="T2abcd"/>
      </w:pPr>
      <w:bookmarkStart w:id="588" w:name="_Toc239456435"/>
      <w:r w:rsidRPr="00346674">
        <w:rPr>
          <w:rFonts w:hint="eastAsia"/>
        </w:rPr>
        <w:t xml:space="preserve">j) </w:t>
      </w:r>
      <w:r w:rsidR="00C406D5" w:rsidRPr="00346674">
        <w:t>Quality Control and Quality Assurance</w:t>
      </w:r>
      <w:bookmarkEnd w:id="588"/>
    </w:p>
    <w:p w14:paraId="091EF2BD" w14:textId="067BFB0A" w:rsidR="00DB65E2" w:rsidRPr="00346674" w:rsidRDefault="00DB65E2" w:rsidP="00DB65E2">
      <w:r w:rsidRPr="00346674">
        <w:t>This section is addressed in T</w:t>
      </w:r>
      <w:r w:rsidRPr="00346674">
        <w:rPr>
          <w:rFonts w:hint="eastAsia"/>
        </w:rPr>
        <w:t xml:space="preserve">12. </w:t>
      </w:r>
      <w:r w:rsidRPr="00346674">
        <w:t>Quality Assurance</w:t>
      </w:r>
      <w:r w:rsidRPr="00346674">
        <w:rPr>
          <w:rFonts w:hint="eastAsia"/>
        </w:rPr>
        <w:t>. P</w:t>
      </w:r>
      <w:r w:rsidRPr="00346674">
        <w:t>lease refer to that section for further details.</w:t>
      </w:r>
    </w:p>
    <w:p w14:paraId="2B0A56A4" w14:textId="77777777" w:rsidR="00361D86" w:rsidRPr="00346674" w:rsidRDefault="00361D86" w:rsidP="00DB65E2">
      <w:pPr>
        <w:rPr>
          <w:rFonts w:eastAsia="Malgun Gothic" w:cs="Arial"/>
          <w:b/>
          <w:sz w:val="22"/>
          <w:szCs w:val="32"/>
        </w:rPr>
      </w:pPr>
    </w:p>
    <w:p w14:paraId="565337EA" w14:textId="77777777" w:rsidR="007A40E1" w:rsidRPr="00346674" w:rsidRDefault="007A40E1" w:rsidP="00DB65E2">
      <w:pPr>
        <w:rPr>
          <w:rFonts w:eastAsia="Malgun Gothic" w:cs="Arial"/>
          <w:b/>
          <w:sz w:val="22"/>
          <w:szCs w:val="32"/>
        </w:rPr>
      </w:pPr>
    </w:p>
    <w:p w14:paraId="5A8CED1F" w14:textId="77777777" w:rsidR="007A40E1" w:rsidRPr="00346674" w:rsidRDefault="007A40E1" w:rsidP="00DB65E2">
      <w:pPr>
        <w:rPr>
          <w:rFonts w:eastAsia="Malgun Gothic" w:cs="Arial"/>
          <w:b/>
          <w:sz w:val="22"/>
          <w:szCs w:val="32"/>
        </w:rPr>
      </w:pPr>
    </w:p>
    <w:p w14:paraId="00522A35" w14:textId="77777777" w:rsidR="007A40E1" w:rsidRPr="00346674" w:rsidRDefault="007A40E1" w:rsidP="00DB65E2">
      <w:pPr>
        <w:rPr>
          <w:rFonts w:eastAsia="Malgun Gothic" w:cs="Arial"/>
          <w:b/>
          <w:sz w:val="22"/>
          <w:szCs w:val="32"/>
        </w:rPr>
      </w:pPr>
    </w:p>
    <w:p w14:paraId="0CC17FA0" w14:textId="77777777" w:rsidR="007A40E1" w:rsidRPr="00346674" w:rsidRDefault="007A40E1" w:rsidP="00DB65E2">
      <w:pPr>
        <w:rPr>
          <w:rFonts w:eastAsia="Malgun Gothic" w:cs="Arial"/>
          <w:b/>
          <w:sz w:val="22"/>
          <w:szCs w:val="32"/>
        </w:rPr>
      </w:pPr>
    </w:p>
    <w:p w14:paraId="0B1BFB5E" w14:textId="77777777" w:rsidR="007A40E1" w:rsidRPr="00346674" w:rsidRDefault="007A40E1" w:rsidP="00DB65E2">
      <w:pPr>
        <w:rPr>
          <w:rFonts w:eastAsia="Malgun Gothic" w:cs="Arial"/>
          <w:b/>
          <w:sz w:val="22"/>
          <w:szCs w:val="32"/>
        </w:rPr>
      </w:pPr>
    </w:p>
    <w:p w14:paraId="150B17A5" w14:textId="77777777" w:rsidR="007A40E1" w:rsidRPr="00346674" w:rsidRDefault="007A40E1" w:rsidP="00DB65E2">
      <w:pPr>
        <w:rPr>
          <w:rFonts w:eastAsia="Malgun Gothic" w:cs="Arial"/>
          <w:b/>
          <w:sz w:val="22"/>
          <w:szCs w:val="32"/>
        </w:rPr>
      </w:pPr>
    </w:p>
    <w:p w14:paraId="1657DA3C" w14:textId="77777777" w:rsidR="003A2EF2" w:rsidRPr="00346674" w:rsidRDefault="003A2EF2" w:rsidP="005244EC">
      <w:pPr>
        <w:ind w:left="0"/>
        <w:rPr>
          <w:rFonts w:eastAsia="Malgun Gothic" w:cs="Arial"/>
          <w:b/>
          <w:sz w:val="22"/>
          <w:szCs w:val="32"/>
        </w:rPr>
      </w:pPr>
    </w:p>
    <w:p w14:paraId="38361A13" w14:textId="77777777" w:rsidR="003A2EF2" w:rsidRPr="00346674" w:rsidRDefault="003A2EF2" w:rsidP="00DB65E2">
      <w:pPr>
        <w:rPr>
          <w:rFonts w:eastAsia="Malgun Gothic" w:cs="Arial"/>
          <w:b/>
          <w:sz w:val="22"/>
          <w:szCs w:val="32"/>
        </w:rPr>
      </w:pPr>
    </w:p>
    <w:p w14:paraId="2E08DEF4" w14:textId="77777777" w:rsidR="00E65677" w:rsidRPr="00346674" w:rsidRDefault="00E65677" w:rsidP="00DB65E2">
      <w:pPr>
        <w:rPr>
          <w:rFonts w:eastAsia="Malgun Gothic" w:cs="Arial"/>
          <w:b/>
          <w:sz w:val="22"/>
          <w:szCs w:val="32"/>
        </w:rPr>
      </w:pPr>
    </w:p>
    <w:p w14:paraId="607B8728" w14:textId="77777777" w:rsidR="00E65677" w:rsidRPr="00346674" w:rsidRDefault="00E65677" w:rsidP="00DB65E2">
      <w:pPr>
        <w:rPr>
          <w:rFonts w:eastAsia="Malgun Gothic" w:cs="Arial"/>
          <w:b/>
          <w:sz w:val="22"/>
          <w:szCs w:val="32"/>
        </w:rPr>
      </w:pPr>
    </w:p>
    <w:p w14:paraId="6E461028" w14:textId="77777777" w:rsidR="00E65677" w:rsidRPr="00346674" w:rsidRDefault="00E65677" w:rsidP="00DB65E2">
      <w:pPr>
        <w:rPr>
          <w:rFonts w:eastAsia="Malgun Gothic" w:cs="Arial"/>
          <w:b/>
          <w:sz w:val="22"/>
          <w:szCs w:val="32"/>
        </w:rPr>
      </w:pPr>
    </w:p>
    <w:p w14:paraId="73A581B3" w14:textId="77777777" w:rsidR="00E65677" w:rsidRPr="00346674" w:rsidRDefault="00E65677" w:rsidP="00DB65E2">
      <w:pPr>
        <w:rPr>
          <w:rFonts w:eastAsia="Malgun Gothic" w:cs="Arial"/>
          <w:b/>
          <w:sz w:val="22"/>
          <w:szCs w:val="32"/>
        </w:rPr>
      </w:pPr>
    </w:p>
    <w:p w14:paraId="03F42C95" w14:textId="77777777" w:rsidR="00E65677" w:rsidRPr="00346674" w:rsidRDefault="00E65677" w:rsidP="00DB65E2">
      <w:pPr>
        <w:rPr>
          <w:rFonts w:eastAsia="Malgun Gothic" w:cs="Arial"/>
          <w:b/>
          <w:sz w:val="22"/>
          <w:szCs w:val="32"/>
        </w:rPr>
      </w:pPr>
    </w:p>
    <w:p w14:paraId="11B22060" w14:textId="77777777" w:rsidR="00E65677" w:rsidRPr="00346674" w:rsidRDefault="00E65677" w:rsidP="00DB65E2">
      <w:pPr>
        <w:rPr>
          <w:rFonts w:eastAsia="Malgun Gothic" w:cs="Arial"/>
          <w:b/>
          <w:sz w:val="22"/>
          <w:szCs w:val="32"/>
        </w:rPr>
      </w:pPr>
    </w:p>
    <w:p w14:paraId="16F61730" w14:textId="77777777" w:rsidR="00E65677" w:rsidRPr="00346674" w:rsidRDefault="00E65677" w:rsidP="00DB65E2">
      <w:pPr>
        <w:rPr>
          <w:rFonts w:eastAsia="Malgun Gothic" w:cs="Arial"/>
          <w:b/>
          <w:sz w:val="22"/>
          <w:szCs w:val="32"/>
        </w:rPr>
      </w:pPr>
    </w:p>
    <w:p w14:paraId="712B31CB" w14:textId="77777777" w:rsidR="00E65677" w:rsidRPr="00346674" w:rsidRDefault="00E65677" w:rsidP="00DB65E2">
      <w:pPr>
        <w:rPr>
          <w:rFonts w:eastAsia="Malgun Gothic" w:cs="Arial"/>
          <w:b/>
          <w:sz w:val="22"/>
          <w:szCs w:val="32"/>
        </w:rPr>
      </w:pPr>
    </w:p>
    <w:p w14:paraId="66B47574" w14:textId="77777777" w:rsidR="00E65677" w:rsidRPr="00346674" w:rsidRDefault="00E65677" w:rsidP="00DB65E2">
      <w:pPr>
        <w:rPr>
          <w:rFonts w:eastAsia="Malgun Gothic" w:cs="Arial"/>
          <w:b/>
          <w:sz w:val="22"/>
          <w:szCs w:val="32"/>
        </w:rPr>
      </w:pPr>
    </w:p>
    <w:p w14:paraId="36E1790B" w14:textId="77777777" w:rsidR="00A14CBE" w:rsidRPr="00346674" w:rsidRDefault="00A14CBE" w:rsidP="00DB65E2">
      <w:pPr>
        <w:rPr>
          <w:rFonts w:eastAsia="Malgun Gothic" w:cs="Arial"/>
          <w:b/>
          <w:sz w:val="22"/>
          <w:szCs w:val="32"/>
        </w:rPr>
      </w:pPr>
    </w:p>
    <w:p w14:paraId="177FBA9D" w14:textId="77777777" w:rsidR="007F7B0C" w:rsidRPr="00346674" w:rsidRDefault="007F7B0C" w:rsidP="00D95938">
      <w:pPr>
        <w:ind w:left="0"/>
        <w:rPr>
          <w:rFonts w:eastAsia="Malgun Gothic" w:cs="Arial"/>
          <w:b/>
          <w:sz w:val="22"/>
          <w:szCs w:val="32"/>
        </w:rPr>
      </w:pPr>
    </w:p>
    <w:p w14:paraId="222F2C37" w14:textId="77777777" w:rsidR="00AB2B04" w:rsidRPr="00346674" w:rsidRDefault="00AB2B04" w:rsidP="00D95938">
      <w:pPr>
        <w:ind w:left="0"/>
        <w:rPr>
          <w:rFonts w:eastAsia="Malgun Gothic" w:cs="Arial"/>
          <w:b/>
          <w:sz w:val="22"/>
          <w:szCs w:val="32"/>
        </w:rPr>
      </w:pPr>
    </w:p>
    <w:p w14:paraId="0E47392F" w14:textId="77777777" w:rsidR="00AB2B04" w:rsidRPr="00346674" w:rsidRDefault="00AB2B04" w:rsidP="00D95938">
      <w:pPr>
        <w:ind w:left="0"/>
        <w:rPr>
          <w:rFonts w:eastAsia="Malgun Gothic" w:cs="Arial"/>
          <w:b/>
          <w:sz w:val="22"/>
          <w:szCs w:val="32"/>
        </w:rPr>
      </w:pPr>
    </w:p>
    <w:p w14:paraId="023D3E85" w14:textId="77777777" w:rsidR="00AB2B04" w:rsidRPr="00346674" w:rsidRDefault="00AB2B04" w:rsidP="00D95938">
      <w:pPr>
        <w:ind w:left="0"/>
        <w:rPr>
          <w:rFonts w:eastAsia="Malgun Gothic" w:cs="Arial"/>
          <w:b/>
          <w:sz w:val="22"/>
          <w:szCs w:val="32"/>
        </w:rPr>
      </w:pPr>
    </w:p>
    <w:tbl>
      <w:tblPr>
        <w:tblpPr w:leftFromText="142" w:rightFromText="142" w:vertAnchor="text" w:horzAnchor="margin" w:tblpXSpec="right" w:tblpY="504"/>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A36EDA" w:rsidRPr="00346674" w14:paraId="504C339D" w14:textId="77777777" w:rsidTr="00A36EDA">
        <w:trPr>
          <w:trHeight w:val="932"/>
        </w:trPr>
        <w:tc>
          <w:tcPr>
            <w:tcW w:w="5000" w:type="pct"/>
            <w:gridSpan w:val="2"/>
          </w:tcPr>
          <w:p w14:paraId="59AEF068" w14:textId="77777777" w:rsidR="00A36EDA" w:rsidRPr="00346674" w:rsidRDefault="00A36EDA" w:rsidP="00A36EDA">
            <w:pPr>
              <w:pStyle w:val="BodyText"/>
              <w:jc w:val="center"/>
              <w:rPr>
                <w:rFonts w:ascii="Cairo" w:hAnsi="Cairo" w:cs="Cairo"/>
                <w:b/>
                <w:bCs/>
                <w:szCs w:val="20"/>
              </w:rPr>
            </w:pPr>
            <w:r w:rsidRPr="00346674">
              <w:rPr>
                <w:rFonts w:ascii="Cairo" w:hAnsi="Cairo" w:cs="Cairo"/>
                <w:b/>
                <w:bCs/>
                <w:szCs w:val="20"/>
              </w:rPr>
              <w:t>THIS APPENDIX FORMS PART OF THE BID</w:t>
            </w:r>
          </w:p>
          <w:p w14:paraId="2749ABB0" w14:textId="77777777" w:rsidR="00A36EDA" w:rsidRPr="00346674" w:rsidRDefault="00A36EDA" w:rsidP="00A36EDA">
            <w:pPr>
              <w:pStyle w:val="BodyText"/>
              <w:jc w:val="center"/>
              <w:rPr>
                <w:rFonts w:ascii="Cairo" w:hAnsi="Cairo" w:cs="Cairo"/>
                <w:szCs w:val="20"/>
              </w:rPr>
            </w:pPr>
            <w:r w:rsidRPr="00346674">
              <w:rPr>
                <w:rFonts w:ascii="Cairo" w:hAnsi="Cairo" w:cs="Cairo"/>
                <w:szCs w:val="20"/>
              </w:rPr>
              <w:t>SUBMITTED BY</w:t>
            </w:r>
          </w:p>
        </w:tc>
      </w:tr>
      <w:tr w:rsidR="00A36EDA" w:rsidRPr="00346674" w14:paraId="365D025A" w14:textId="77777777" w:rsidTr="00A36EDA">
        <w:trPr>
          <w:trHeight w:val="355"/>
        </w:trPr>
        <w:tc>
          <w:tcPr>
            <w:tcW w:w="5000" w:type="pct"/>
            <w:gridSpan w:val="2"/>
          </w:tcPr>
          <w:p w14:paraId="1664DC1D" w14:textId="623BECEE" w:rsidR="00A36EDA" w:rsidRPr="00346674" w:rsidRDefault="00A36EDA" w:rsidP="00A36EDA">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A36EDA" w:rsidRPr="00346674" w14:paraId="5D5CA7A4" w14:textId="77777777" w:rsidTr="00A36EDA">
        <w:trPr>
          <w:trHeight w:val="49"/>
        </w:trPr>
        <w:tc>
          <w:tcPr>
            <w:tcW w:w="2041" w:type="pct"/>
          </w:tcPr>
          <w:p w14:paraId="29300AEB" w14:textId="01F3265D" w:rsidR="00A36EDA" w:rsidRPr="00346674" w:rsidRDefault="00A36EDA" w:rsidP="00A36EDA">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331F9324" w14:textId="401A8D39" w:rsidR="00A36EDA" w:rsidRPr="00346674" w:rsidRDefault="00AD2904" w:rsidP="00A36EDA">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56" behindDoc="1" locked="0" layoutInCell="1" allowOverlap="1" wp14:anchorId="23A5B413" wp14:editId="06894CCD">
                  <wp:simplePos x="0" y="0"/>
                  <wp:positionH relativeFrom="column">
                    <wp:posOffset>1217295</wp:posOffset>
                  </wp:positionH>
                  <wp:positionV relativeFrom="paragraph">
                    <wp:posOffset>305435</wp:posOffset>
                  </wp:positionV>
                  <wp:extent cx="543560" cy="455930"/>
                  <wp:effectExtent l="0" t="0" r="8890" b="1270"/>
                  <wp:wrapNone/>
                  <wp:docPr id="1340792284"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6EDA" w:rsidRPr="00346674">
              <w:rPr>
                <w:noProof/>
              </w:rPr>
              <w:drawing>
                <wp:anchor distT="0" distB="0" distL="114300" distR="114300" simplePos="0" relativeHeight="251658241" behindDoc="1" locked="0" layoutInCell="1" allowOverlap="1" wp14:anchorId="730CAA0A" wp14:editId="47E42669">
                  <wp:simplePos x="0" y="0"/>
                  <wp:positionH relativeFrom="column">
                    <wp:posOffset>2341245</wp:posOffset>
                  </wp:positionH>
                  <wp:positionV relativeFrom="paragraph">
                    <wp:posOffset>-35560</wp:posOffset>
                  </wp:positionV>
                  <wp:extent cx="782320" cy="778510"/>
                  <wp:effectExtent l="38100" t="38100" r="36830" b="40640"/>
                  <wp:wrapNone/>
                  <wp:docPr id="1402901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A36EDA" w:rsidRPr="00346674">
              <w:rPr>
                <w:rFonts w:ascii="Cairo" w:hAnsi="Cairo" w:cs="Cairo"/>
                <w:szCs w:val="20"/>
              </w:rPr>
              <w:t>DATE: ………………….……</w:t>
            </w:r>
            <w:del w:id="589" w:author="임영훈(Younghoon Lim)" w:date="2026-10-22T18:06:00Z" w16du:dateUtc="2026-10-22T09:06:00Z">
              <w:r w:rsidR="00B32A91" w:rsidRPr="00346674" w:rsidDel="00662947">
                <w:rPr>
                  <w:rFonts w:ascii="Cairo" w:hAnsi="Cairo" w:cs="Cairo" w:hint="eastAsia"/>
                  <w:szCs w:val="20"/>
                </w:rPr>
                <w:delText>05 Sep.</w:delText>
              </w:r>
              <w:r w:rsidR="00A36EDA" w:rsidRPr="00346674" w:rsidDel="00662947">
                <w:rPr>
                  <w:rFonts w:ascii="Cairo" w:hAnsi="Cairo" w:cs="Cairo" w:hint="eastAsia"/>
                  <w:szCs w:val="20"/>
                </w:rPr>
                <w:delText xml:space="preserve"> </w:delText>
              </w:r>
            </w:del>
            <w:ins w:id="590" w:author="임영훈(Younghoon Lim)" w:date="2026-10-22T18:06:00Z" w16du:dateUtc="2026-10-22T09:06:00Z">
              <w:r w:rsidR="00662947">
                <w:rPr>
                  <w:rFonts w:ascii="Cairo" w:hAnsi="Cairo" w:cs="Cairo" w:hint="eastAsia"/>
                  <w:szCs w:val="20"/>
                </w:rPr>
                <w:t>28 Oct.</w:t>
              </w:r>
            </w:ins>
            <w:r w:rsidR="00A36EDA" w:rsidRPr="00346674">
              <w:rPr>
                <w:rFonts w:ascii="Cairo" w:hAnsi="Cairo" w:cs="Cairo" w:hint="eastAsia"/>
                <w:szCs w:val="20"/>
              </w:rPr>
              <w:t>2026</w:t>
            </w:r>
            <w:r w:rsidR="00A36EDA" w:rsidRPr="00346674">
              <w:rPr>
                <w:rFonts w:ascii="Cairo" w:hAnsi="Cairo" w:cs="Cairo"/>
                <w:szCs w:val="20"/>
              </w:rPr>
              <w:t>……………………….</w:t>
            </w:r>
          </w:p>
        </w:tc>
      </w:tr>
      <w:tr w:rsidR="00A36EDA" w:rsidRPr="00346674" w14:paraId="1B2845DB" w14:textId="77777777" w:rsidTr="00A36EDA">
        <w:trPr>
          <w:trHeight w:val="407"/>
        </w:trPr>
        <w:tc>
          <w:tcPr>
            <w:tcW w:w="2041" w:type="pct"/>
            <w:vAlign w:val="center"/>
          </w:tcPr>
          <w:p w14:paraId="46981712" w14:textId="77777777" w:rsidR="00A36EDA" w:rsidRPr="00346674" w:rsidRDefault="00A36EDA" w:rsidP="00A36EDA">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53B9D4DF" w14:textId="621D6BD2" w:rsidR="00A36EDA" w:rsidRPr="00346674" w:rsidRDefault="00A36EDA" w:rsidP="00A36EDA">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4F7F0FB6" w14:textId="77777777" w:rsidR="007A40E1" w:rsidRPr="00346674" w:rsidRDefault="007A40E1" w:rsidP="00D95938">
      <w:pPr>
        <w:ind w:left="0"/>
        <w:rPr>
          <w:rFonts w:eastAsia="Malgun Gothic" w:cs="Arial"/>
          <w:b/>
          <w:sz w:val="22"/>
          <w:szCs w:val="32"/>
        </w:rPr>
      </w:pPr>
    </w:p>
    <w:p w14:paraId="357F590E" w14:textId="2E9FD069" w:rsidR="009B5161" w:rsidRPr="00346674" w:rsidRDefault="00AD2904" w:rsidP="001C3868">
      <w:pPr>
        <w:pStyle w:val="X"/>
        <w:rPr>
          <w:lang w:val="pt-BR"/>
        </w:rPr>
      </w:pPr>
      <w:bookmarkStart w:id="591" w:name="_Toc239456436"/>
      <w:r w:rsidRPr="00346674">
        <w:rPr>
          <w:noProof/>
        </w:rPr>
        <w:drawing>
          <wp:anchor distT="0" distB="0" distL="114300" distR="114300" simplePos="0" relativeHeight="251658257" behindDoc="1" locked="0" layoutInCell="1" allowOverlap="1" wp14:anchorId="55AC60F8" wp14:editId="39FC0313">
            <wp:simplePos x="0" y="0"/>
            <wp:positionH relativeFrom="column">
              <wp:posOffset>-271792065</wp:posOffset>
            </wp:positionH>
            <wp:positionV relativeFrom="paragraph">
              <wp:posOffset>-1802919833</wp:posOffset>
            </wp:positionV>
            <wp:extent cx="543560" cy="455930"/>
            <wp:effectExtent l="0" t="0" r="8890" b="1270"/>
            <wp:wrapNone/>
            <wp:docPr id="859926407"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1D33" w:rsidRPr="00346674">
        <w:rPr>
          <w:rFonts w:hint="eastAsia"/>
          <w:lang w:val="pt-BR"/>
        </w:rPr>
        <w:t>Technical</w:t>
      </w:r>
      <w:r w:rsidR="009B5161" w:rsidRPr="00346674">
        <w:t xml:space="preserve"> Data</w:t>
      </w:r>
      <w:bookmarkEnd w:id="591"/>
    </w:p>
    <w:p w14:paraId="17A2518B" w14:textId="04BEC673" w:rsidR="00361D86" w:rsidRPr="00346674" w:rsidRDefault="003A747C" w:rsidP="006B0D35">
      <w:r w:rsidRPr="00346674">
        <w:rPr>
          <w:rFonts w:hint="eastAsia"/>
        </w:rPr>
        <w:t>To</w:t>
      </w:r>
      <w:r w:rsidR="003A2EF2" w:rsidRPr="00346674">
        <w:rPr>
          <w:rFonts w:hint="eastAsia"/>
        </w:rPr>
        <w:t xml:space="preserve"> be</w:t>
      </w:r>
      <w:r w:rsidR="003A2EF2" w:rsidRPr="00346674">
        <w:t xml:space="preserve"> developed later on during Phase 1</w:t>
      </w:r>
    </w:p>
    <w:p w14:paraId="2E10C705" w14:textId="77777777" w:rsidR="00796C8C" w:rsidRPr="00346674" w:rsidRDefault="00796C8C" w:rsidP="006B0D35"/>
    <w:p w14:paraId="7979A2FF" w14:textId="77777777" w:rsidR="00796C8C" w:rsidRPr="00346674" w:rsidRDefault="00796C8C" w:rsidP="006B0D35"/>
    <w:p w14:paraId="39F0D921" w14:textId="77777777" w:rsidR="00C76DDF" w:rsidRPr="00346674" w:rsidRDefault="00C76DDF" w:rsidP="006B0D35"/>
    <w:p w14:paraId="46B37D9D" w14:textId="77777777" w:rsidR="00C76DDF" w:rsidRPr="00346674" w:rsidRDefault="00C76DDF" w:rsidP="006B0D35"/>
    <w:p w14:paraId="28B5B2B6" w14:textId="77777777" w:rsidR="00C76DDF" w:rsidRPr="00346674" w:rsidRDefault="00C76DDF" w:rsidP="006B0D35"/>
    <w:p w14:paraId="5238BE4D" w14:textId="77777777" w:rsidR="00C76DDF" w:rsidRPr="00346674" w:rsidRDefault="00C76DDF" w:rsidP="006B0D35"/>
    <w:p w14:paraId="48BAC925" w14:textId="77777777" w:rsidR="00C76DDF" w:rsidRPr="00346674" w:rsidRDefault="00C76DDF" w:rsidP="006B0D35"/>
    <w:p w14:paraId="24AB9400" w14:textId="77777777" w:rsidR="00C76DDF" w:rsidRPr="00346674" w:rsidRDefault="00C76DDF" w:rsidP="006B0D35"/>
    <w:p w14:paraId="39065E6B" w14:textId="77777777" w:rsidR="00C76DDF" w:rsidRPr="00346674" w:rsidRDefault="00C76DDF" w:rsidP="006B0D35"/>
    <w:p w14:paraId="579E168D" w14:textId="77777777" w:rsidR="00C76DDF" w:rsidRPr="00346674" w:rsidRDefault="00C76DDF" w:rsidP="006B0D35"/>
    <w:p w14:paraId="6C6B7377" w14:textId="77777777" w:rsidR="00C76DDF" w:rsidRPr="00346674" w:rsidRDefault="00C76DDF" w:rsidP="006B0D35"/>
    <w:p w14:paraId="48FCAE0A" w14:textId="77777777" w:rsidR="00C76DDF" w:rsidRPr="00346674" w:rsidRDefault="00C76DDF" w:rsidP="006B0D35"/>
    <w:p w14:paraId="3C1875A2" w14:textId="77777777" w:rsidR="00C76DDF" w:rsidRPr="00346674" w:rsidRDefault="00C76DDF" w:rsidP="006B0D35"/>
    <w:p w14:paraId="7FCE3970" w14:textId="77777777" w:rsidR="00C76DDF" w:rsidRPr="00346674" w:rsidRDefault="00C76DDF" w:rsidP="006B0D35"/>
    <w:p w14:paraId="024E52F5" w14:textId="77777777" w:rsidR="00C76DDF" w:rsidRPr="00346674" w:rsidRDefault="00C76DDF" w:rsidP="006B0D35"/>
    <w:p w14:paraId="201F5826" w14:textId="77777777" w:rsidR="00C76DDF" w:rsidRPr="00346674" w:rsidRDefault="00C76DDF" w:rsidP="006B0D35"/>
    <w:p w14:paraId="307AE347" w14:textId="77777777" w:rsidR="00C76DDF" w:rsidRPr="00346674" w:rsidRDefault="00C76DDF" w:rsidP="006B0D35"/>
    <w:p w14:paraId="1499D02F" w14:textId="77777777" w:rsidR="00C76DDF" w:rsidRPr="00346674" w:rsidRDefault="00C76DDF" w:rsidP="006B0D35"/>
    <w:p w14:paraId="4CADB3AF" w14:textId="77777777" w:rsidR="00C76DDF" w:rsidRPr="00346674" w:rsidRDefault="00C76DDF" w:rsidP="006B0D35"/>
    <w:p w14:paraId="45D10D59" w14:textId="77777777" w:rsidR="00C76DDF" w:rsidRPr="00346674" w:rsidRDefault="00C76DDF" w:rsidP="006B0D35"/>
    <w:p w14:paraId="3389B69A" w14:textId="77777777" w:rsidR="00C76DDF" w:rsidRPr="00346674" w:rsidRDefault="00C76DDF" w:rsidP="006B0D35"/>
    <w:p w14:paraId="38EF6F2D" w14:textId="77777777" w:rsidR="00C76DDF" w:rsidRPr="00346674" w:rsidRDefault="00C76DDF" w:rsidP="006B0D35"/>
    <w:p w14:paraId="50C6A683" w14:textId="77777777" w:rsidR="00534E3C" w:rsidRPr="00346674" w:rsidRDefault="00534E3C" w:rsidP="006B0D35"/>
    <w:p w14:paraId="3661D641" w14:textId="77777777" w:rsidR="00534E3C" w:rsidRPr="00346674" w:rsidRDefault="00534E3C" w:rsidP="006B0D35"/>
    <w:tbl>
      <w:tblPr>
        <w:tblpPr w:leftFromText="142" w:rightFromText="142" w:vertAnchor="text" w:horzAnchor="margin" w:tblpXSpec="right" w:tblpY="607"/>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A36EDA" w:rsidRPr="00346674" w14:paraId="403A57BA" w14:textId="77777777" w:rsidTr="00A36EDA">
        <w:trPr>
          <w:trHeight w:val="932"/>
        </w:trPr>
        <w:tc>
          <w:tcPr>
            <w:tcW w:w="5000" w:type="pct"/>
            <w:gridSpan w:val="2"/>
          </w:tcPr>
          <w:p w14:paraId="3E888D50" w14:textId="77777777" w:rsidR="00A36EDA" w:rsidRPr="00346674" w:rsidRDefault="00A36EDA" w:rsidP="00A36EDA">
            <w:pPr>
              <w:pStyle w:val="BodyText"/>
              <w:jc w:val="center"/>
              <w:rPr>
                <w:rFonts w:ascii="Cairo" w:hAnsi="Cairo" w:cs="Cairo"/>
                <w:b/>
                <w:bCs/>
                <w:szCs w:val="20"/>
              </w:rPr>
            </w:pPr>
            <w:r w:rsidRPr="00346674">
              <w:rPr>
                <w:rFonts w:ascii="Cairo" w:hAnsi="Cairo" w:cs="Cairo"/>
                <w:b/>
                <w:bCs/>
                <w:szCs w:val="20"/>
              </w:rPr>
              <w:t>THIS APPENDIX FORMS PART OF THE BID</w:t>
            </w:r>
          </w:p>
          <w:p w14:paraId="17A21633" w14:textId="77777777" w:rsidR="00A36EDA" w:rsidRPr="00346674" w:rsidRDefault="00A36EDA" w:rsidP="00A36EDA">
            <w:pPr>
              <w:pStyle w:val="BodyText"/>
              <w:jc w:val="center"/>
              <w:rPr>
                <w:rFonts w:ascii="Cairo" w:hAnsi="Cairo" w:cs="Cairo"/>
                <w:szCs w:val="20"/>
              </w:rPr>
            </w:pPr>
            <w:r w:rsidRPr="00346674">
              <w:rPr>
                <w:rFonts w:ascii="Cairo" w:hAnsi="Cairo" w:cs="Cairo"/>
                <w:szCs w:val="20"/>
              </w:rPr>
              <w:t>SUBMITTED BY</w:t>
            </w:r>
          </w:p>
        </w:tc>
      </w:tr>
      <w:tr w:rsidR="00A36EDA" w:rsidRPr="00346674" w14:paraId="6D335424" w14:textId="77777777" w:rsidTr="00A36EDA">
        <w:trPr>
          <w:trHeight w:val="355"/>
        </w:trPr>
        <w:tc>
          <w:tcPr>
            <w:tcW w:w="5000" w:type="pct"/>
            <w:gridSpan w:val="2"/>
          </w:tcPr>
          <w:p w14:paraId="19445310" w14:textId="25922DDD" w:rsidR="00A36EDA" w:rsidRPr="00346674" w:rsidRDefault="00A36EDA" w:rsidP="00A36EDA">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A36EDA" w:rsidRPr="00346674" w14:paraId="616732A6" w14:textId="77777777" w:rsidTr="00A36EDA">
        <w:trPr>
          <w:trHeight w:val="49"/>
        </w:trPr>
        <w:tc>
          <w:tcPr>
            <w:tcW w:w="2041" w:type="pct"/>
          </w:tcPr>
          <w:p w14:paraId="652FE648" w14:textId="5AE56D52" w:rsidR="00A36EDA" w:rsidRPr="00346674" w:rsidRDefault="00A36EDA" w:rsidP="00A36EDA">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79A24613" w14:textId="55A8AB8F" w:rsidR="00A36EDA" w:rsidRPr="00346674" w:rsidRDefault="002B09EB" w:rsidP="00A36EDA">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58" behindDoc="1" locked="0" layoutInCell="1" allowOverlap="1" wp14:anchorId="25F7A823" wp14:editId="669DE468">
                  <wp:simplePos x="0" y="0"/>
                  <wp:positionH relativeFrom="column">
                    <wp:posOffset>1236980</wp:posOffset>
                  </wp:positionH>
                  <wp:positionV relativeFrom="paragraph">
                    <wp:posOffset>323850</wp:posOffset>
                  </wp:positionV>
                  <wp:extent cx="543560" cy="455930"/>
                  <wp:effectExtent l="0" t="0" r="8890" b="1270"/>
                  <wp:wrapNone/>
                  <wp:docPr id="2005992356"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6EDA" w:rsidRPr="00346674">
              <w:rPr>
                <w:noProof/>
              </w:rPr>
              <w:drawing>
                <wp:anchor distT="0" distB="0" distL="114300" distR="114300" simplePos="0" relativeHeight="251658242" behindDoc="1" locked="0" layoutInCell="1" allowOverlap="1" wp14:anchorId="21342D6A" wp14:editId="69BEF247">
                  <wp:simplePos x="0" y="0"/>
                  <wp:positionH relativeFrom="column">
                    <wp:posOffset>2341245</wp:posOffset>
                  </wp:positionH>
                  <wp:positionV relativeFrom="paragraph">
                    <wp:posOffset>-35560</wp:posOffset>
                  </wp:positionV>
                  <wp:extent cx="782320" cy="778510"/>
                  <wp:effectExtent l="38100" t="38100" r="36830" b="40640"/>
                  <wp:wrapNone/>
                  <wp:docPr id="7236181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A36EDA" w:rsidRPr="00346674">
              <w:rPr>
                <w:rFonts w:ascii="Cairo" w:hAnsi="Cairo" w:cs="Cairo"/>
                <w:szCs w:val="20"/>
              </w:rPr>
              <w:t>DATE: ………………….……</w:t>
            </w:r>
            <w:del w:id="592" w:author="임영훈(Younghoon Lim)" w:date="2026-10-22T18:06:00Z" w16du:dateUtc="2026-10-22T09:06:00Z">
              <w:r w:rsidR="00B32A91" w:rsidRPr="00346674" w:rsidDel="00662947">
                <w:rPr>
                  <w:rFonts w:ascii="Cairo" w:hAnsi="Cairo" w:cs="Cairo" w:hint="eastAsia"/>
                  <w:szCs w:val="20"/>
                </w:rPr>
                <w:delText>05 Sep.</w:delText>
              </w:r>
              <w:r w:rsidR="00A36EDA" w:rsidRPr="00346674" w:rsidDel="00662947">
                <w:rPr>
                  <w:rFonts w:ascii="Cairo" w:hAnsi="Cairo" w:cs="Cairo" w:hint="eastAsia"/>
                  <w:szCs w:val="20"/>
                </w:rPr>
                <w:delText xml:space="preserve"> </w:delText>
              </w:r>
            </w:del>
            <w:ins w:id="593" w:author="임영훈(Younghoon Lim)" w:date="2026-10-22T18:06:00Z" w16du:dateUtc="2026-10-22T09:06:00Z">
              <w:r w:rsidR="00662947">
                <w:rPr>
                  <w:rFonts w:ascii="Cairo" w:hAnsi="Cairo" w:cs="Cairo" w:hint="eastAsia"/>
                  <w:szCs w:val="20"/>
                </w:rPr>
                <w:t>28 Oct.</w:t>
              </w:r>
            </w:ins>
            <w:r w:rsidR="00A36EDA" w:rsidRPr="00346674">
              <w:rPr>
                <w:rFonts w:ascii="Cairo" w:hAnsi="Cairo" w:cs="Cairo" w:hint="eastAsia"/>
                <w:szCs w:val="20"/>
              </w:rPr>
              <w:t>2026</w:t>
            </w:r>
            <w:r w:rsidR="00A36EDA" w:rsidRPr="00346674">
              <w:rPr>
                <w:rFonts w:ascii="Cairo" w:hAnsi="Cairo" w:cs="Cairo"/>
                <w:szCs w:val="20"/>
              </w:rPr>
              <w:t>……………………….</w:t>
            </w:r>
          </w:p>
        </w:tc>
      </w:tr>
      <w:tr w:rsidR="00A36EDA" w:rsidRPr="00346674" w14:paraId="242B038E" w14:textId="77777777" w:rsidTr="00A36EDA">
        <w:trPr>
          <w:trHeight w:val="407"/>
        </w:trPr>
        <w:tc>
          <w:tcPr>
            <w:tcW w:w="2041" w:type="pct"/>
            <w:vAlign w:val="center"/>
          </w:tcPr>
          <w:p w14:paraId="4F0EEBF0" w14:textId="77777777" w:rsidR="00A36EDA" w:rsidRPr="00346674" w:rsidRDefault="00A36EDA" w:rsidP="00A36EDA">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0A7E23AB" w14:textId="7C52472B" w:rsidR="00A36EDA" w:rsidRPr="00346674" w:rsidRDefault="00A36EDA" w:rsidP="00A36EDA">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5ADA0B8E" w14:textId="77777777" w:rsidR="00C76DDF" w:rsidRPr="00346674" w:rsidRDefault="00C76DDF" w:rsidP="00C76DDF">
      <w:pPr>
        <w:ind w:left="0"/>
        <w:rPr>
          <w:lang w:val="pt-BR"/>
        </w:rPr>
      </w:pPr>
      <w:r w:rsidRPr="00346674">
        <w:rPr>
          <w:lang w:val="pt-BR"/>
        </w:rPr>
        <w:br w:type="page"/>
      </w:r>
    </w:p>
    <w:p w14:paraId="5F4D8297" w14:textId="7A4EDAA3" w:rsidR="009B5161" w:rsidRPr="00346674" w:rsidRDefault="009B5161" w:rsidP="00302F54">
      <w:pPr>
        <w:pStyle w:val="X"/>
      </w:pPr>
      <w:bookmarkStart w:id="594" w:name="_Toc239456437"/>
      <w:commentRangeStart w:id="595"/>
      <w:r w:rsidRPr="00346674">
        <w:t>Bidder</w:t>
      </w:r>
      <w:r w:rsidR="007B2CB3" w:rsidRPr="00346674">
        <w:t>’</w:t>
      </w:r>
      <w:r w:rsidRPr="00346674">
        <w:t>s Schedule</w:t>
      </w:r>
      <w:bookmarkEnd w:id="594"/>
      <w:commentRangeEnd w:id="595"/>
      <w:r w:rsidR="004714DF" w:rsidRPr="00346674">
        <w:rPr>
          <w:rStyle w:val="CommentReference"/>
          <w:sz w:val="22"/>
          <w:szCs w:val="32"/>
        </w:rPr>
        <w:commentReference w:id="595"/>
      </w:r>
    </w:p>
    <w:p w14:paraId="30AE70C0" w14:textId="3A12A6A9" w:rsidR="00F44B34" w:rsidRPr="00346674" w:rsidRDefault="002E7773" w:rsidP="00010B21">
      <w:r w:rsidRPr="00346674">
        <w:t>The</w:t>
      </w:r>
      <w:r w:rsidR="008A50A3" w:rsidRPr="00346674">
        <w:rPr>
          <w:rFonts w:hint="eastAsia"/>
        </w:rPr>
        <w:t xml:space="preserve"> </w:t>
      </w:r>
      <w:r w:rsidR="00923867" w:rsidRPr="00346674">
        <w:rPr>
          <w:rFonts w:hint="eastAsia"/>
        </w:rPr>
        <w:t>Bidder</w:t>
      </w:r>
      <w:r w:rsidR="00923867" w:rsidRPr="00346674">
        <w:t>’</w:t>
      </w:r>
      <w:r w:rsidR="00923867" w:rsidRPr="00346674">
        <w:rPr>
          <w:rFonts w:hint="eastAsia"/>
        </w:rPr>
        <w:t xml:space="preserve">s </w:t>
      </w:r>
      <w:r w:rsidR="008A50A3" w:rsidRPr="00346674">
        <w:rPr>
          <w:rFonts w:hint="eastAsia"/>
        </w:rPr>
        <w:t>proposed</w:t>
      </w:r>
      <w:r w:rsidRPr="00346674">
        <w:t xml:space="preserve"> schedules presented below are preliminary and subject to adjustment during </w:t>
      </w:r>
      <w:r w:rsidR="001D5F48" w:rsidRPr="00346674">
        <w:rPr>
          <w:rFonts w:hint="eastAsia"/>
        </w:rPr>
        <w:t>execution stage</w:t>
      </w:r>
      <w:r w:rsidRPr="00346674">
        <w:t>, in accordance with the OEM detailed schedules.</w:t>
      </w:r>
    </w:p>
    <w:p w14:paraId="66D9788C" w14:textId="6DB829F5" w:rsidR="00793FE6" w:rsidRPr="00346674" w:rsidRDefault="00793FE6" w:rsidP="00010B21">
      <w:r w:rsidRPr="00346674">
        <w:rPr>
          <w:rFonts w:hint="eastAsia"/>
        </w:rPr>
        <w:t xml:space="preserve">Please refer to the </w:t>
      </w:r>
      <w:r w:rsidR="007C74DF" w:rsidRPr="00346674">
        <w:t xml:space="preserve">Appendix 1 – </w:t>
      </w:r>
      <w:r w:rsidR="00BA16A8" w:rsidRPr="00346674">
        <w:rPr>
          <w:rFonts w:hint="eastAsia"/>
        </w:rPr>
        <w:t>FEED</w:t>
      </w:r>
      <w:r w:rsidR="007C74DF" w:rsidRPr="00346674">
        <w:t xml:space="preserve"> Schedule (Preliminary)</w:t>
      </w:r>
      <w:r w:rsidR="00021C2D" w:rsidRPr="00346674">
        <w:rPr>
          <w:rFonts w:hint="eastAsia"/>
        </w:rPr>
        <w:t xml:space="preserve"> for further details.</w:t>
      </w:r>
    </w:p>
    <w:p w14:paraId="5444193B" w14:textId="17C79CD6" w:rsidR="007F3B28" w:rsidRPr="00346674" w:rsidRDefault="007F3B28" w:rsidP="00A5529E">
      <w:pPr>
        <w:pStyle w:val="Heading2"/>
      </w:pPr>
      <w:bookmarkStart w:id="596" w:name="_Toc239456438"/>
      <w:r w:rsidRPr="00346674">
        <w:t>Table G-1 - General Information</w:t>
      </w:r>
      <w:bookmarkEnd w:id="596"/>
    </w:p>
    <w:p w14:paraId="5388D61E" w14:textId="4D2E8A13" w:rsidR="007F3B28" w:rsidRPr="00346674" w:rsidRDefault="007F3B28" w:rsidP="00010B21">
      <w:r w:rsidRPr="00346674">
        <w:t xml:space="preserve">Combination of Milestones and Key </w:t>
      </w:r>
      <w:r w:rsidR="008F7C01" w:rsidRPr="00346674">
        <w:t>Milestones</w:t>
      </w:r>
    </w:p>
    <w:tbl>
      <w:tblPr>
        <w:tblW w:w="4387"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1E0" w:firstRow="1" w:lastRow="1" w:firstColumn="1" w:lastColumn="1" w:noHBand="0" w:noVBand="0"/>
      </w:tblPr>
      <w:tblGrid>
        <w:gridCol w:w="1129"/>
        <w:gridCol w:w="1898"/>
        <w:gridCol w:w="3347"/>
        <w:gridCol w:w="1849"/>
      </w:tblGrid>
      <w:tr w:rsidR="00D473A4" w:rsidRPr="00346674" w14:paraId="7E5913A9" w14:textId="77777777" w:rsidTr="0125BCA2">
        <w:trPr>
          <w:trHeight w:val="11"/>
          <w:tblHeader/>
          <w:jc w:val="center"/>
        </w:trPr>
        <w:tc>
          <w:tcPr>
            <w:tcW w:w="686" w:type="pct"/>
            <w:shd w:val="clear" w:color="auto" w:fill="D9D9D9" w:themeFill="background1" w:themeFillShade="D9"/>
            <w:vAlign w:val="center"/>
          </w:tcPr>
          <w:p w14:paraId="38C243AA" w14:textId="77777777" w:rsidR="00D473A4" w:rsidRPr="00346674" w:rsidRDefault="00D473A4" w:rsidP="006C2632">
            <w:pPr>
              <w:pStyle w:val="TableHead"/>
              <w:spacing w:beforeLines="10" w:before="36" w:afterLines="10" w:after="36"/>
            </w:pPr>
            <w:r w:rsidRPr="00346674">
              <w:t>Milestone No.</w:t>
            </w:r>
          </w:p>
        </w:tc>
        <w:tc>
          <w:tcPr>
            <w:tcW w:w="1154" w:type="pct"/>
            <w:shd w:val="clear" w:color="auto" w:fill="D9D9D9" w:themeFill="background1" w:themeFillShade="D9"/>
            <w:vAlign w:val="center"/>
          </w:tcPr>
          <w:p w14:paraId="0FAA9D6A" w14:textId="77777777" w:rsidR="00D473A4" w:rsidRPr="00346674" w:rsidRDefault="00D473A4" w:rsidP="006C2632">
            <w:pPr>
              <w:pStyle w:val="BodyText"/>
              <w:spacing w:beforeLines="10" w:before="36" w:afterLines="10" w:after="36" w:line="240" w:lineRule="exact"/>
              <w:ind w:left="0"/>
              <w:jc w:val="center"/>
              <w:rPr>
                <w:rFonts w:cs="Arial"/>
                <w:w w:val="105"/>
                <w:sz w:val="16"/>
                <w:szCs w:val="16"/>
              </w:rPr>
            </w:pPr>
            <w:r w:rsidRPr="00346674">
              <w:rPr>
                <w:rFonts w:cs="Arial"/>
                <w:w w:val="105"/>
                <w:sz w:val="16"/>
                <w:szCs w:val="16"/>
              </w:rPr>
              <w:t>Milestone Type</w:t>
            </w:r>
          </w:p>
        </w:tc>
        <w:tc>
          <w:tcPr>
            <w:tcW w:w="2035" w:type="pct"/>
            <w:shd w:val="clear" w:color="auto" w:fill="D9D9D9" w:themeFill="background1" w:themeFillShade="D9"/>
            <w:vAlign w:val="center"/>
          </w:tcPr>
          <w:p w14:paraId="1F659804" w14:textId="77777777" w:rsidR="00D473A4" w:rsidRPr="00346674" w:rsidRDefault="00D473A4" w:rsidP="006C2632">
            <w:pPr>
              <w:pStyle w:val="BodyText"/>
              <w:spacing w:beforeLines="10" w:before="36" w:afterLines="10" w:after="36" w:line="240" w:lineRule="exact"/>
              <w:ind w:left="0"/>
              <w:jc w:val="center"/>
              <w:rPr>
                <w:rFonts w:cs="Arial"/>
                <w:w w:val="105"/>
                <w:sz w:val="16"/>
                <w:szCs w:val="16"/>
              </w:rPr>
            </w:pPr>
            <w:r w:rsidRPr="00346674">
              <w:rPr>
                <w:rFonts w:cs="Arial"/>
                <w:w w:val="105"/>
                <w:sz w:val="16"/>
                <w:szCs w:val="16"/>
              </w:rPr>
              <w:t>Description</w:t>
            </w:r>
          </w:p>
        </w:tc>
        <w:tc>
          <w:tcPr>
            <w:tcW w:w="1124" w:type="pct"/>
            <w:shd w:val="clear" w:color="auto" w:fill="D9D9D9" w:themeFill="background1" w:themeFillShade="D9"/>
            <w:vAlign w:val="center"/>
          </w:tcPr>
          <w:p w14:paraId="1785A740" w14:textId="77777777" w:rsidR="00D473A4" w:rsidRPr="00346674" w:rsidRDefault="00D473A4" w:rsidP="006C2632">
            <w:pPr>
              <w:pStyle w:val="BodyText"/>
              <w:spacing w:beforeLines="10" w:before="36" w:afterLines="10" w:after="36" w:line="240" w:lineRule="exact"/>
              <w:ind w:left="0"/>
              <w:jc w:val="center"/>
              <w:rPr>
                <w:rFonts w:cs="Arial"/>
                <w:w w:val="105"/>
                <w:sz w:val="16"/>
                <w:szCs w:val="16"/>
              </w:rPr>
            </w:pPr>
            <w:r w:rsidRPr="00346674">
              <w:rPr>
                <w:rFonts w:cs="Arial"/>
                <w:w w:val="105"/>
                <w:sz w:val="16"/>
                <w:szCs w:val="16"/>
              </w:rPr>
              <w:t>Time for Completion</w:t>
            </w:r>
          </w:p>
          <w:p w14:paraId="7D6DF4E6" w14:textId="77777777" w:rsidR="00D473A4" w:rsidRPr="00346674" w:rsidRDefault="00D473A4" w:rsidP="006C2632">
            <w:pPr>
              <w:pStyle w:val="BodyText"/>
              <w:spacing w:beforeLines="10" w:before="36" w:afterLines="10" w:after="36" w:line="240" w:lineRule="exact"/>
              <w:ind w:left="0"/>
              <w:jc w:val="center"/>
              <w:rPr>
                <w:rFonts w:cs="Arial"/>
                <w:w w:val="105"/>
                <w:sz w:val="16"/>
                <w:szCs w:val="16"/>
              </w:rPr>
            </w:pPr>
            <w:r w:rsidRPr="00346674">
              <w:rPr>
                <w:rFonts w:cs="Arial"/>
                <w:w w:val="105"/>
                <w:sz w:val="16"/>
                <w:szCs w:val="16"/>
              </w:rPr>
              <w:t>(Months)</w:t>
            </w:r>
          </w:p>
        </w:tc>
      </w:tr>
      <w:tr w:rsidR="00D473A4" w:rsidRPr="00346674" w14:paraId="64E20D5B" w14:textId="77777777" w:rsidTr="0125BCA2">
        <w:trPr>
          <w:trHeight w:val="18"/>
          <w:jc w:val="center"/>
        </w:trPr>
        <w:tc>
          <w:tcPr>
            <w:tcW w:w="686" w:type="pct"/>
            <w:vAlign w:val="center"/>
          </w:tcPr>
          <w:p w14:paraId="3A544131" w14:textId="77777777" w:rsidR="00D473A4" w:rsidRPr="00A24EE3" w:rsidRDefault="00D473A4" w:rsidP="006C2632">
            <w:pPr>
              <w:pStyle w:val="TableBody"/>
              <w:spacing w:beforeLines="10" w:before="36" w:afterLines="10" w:after="36" w:line="200" w:lineRule="exact"/>
              <w:rPr>
                <w:color w:val="0070C0"/>
                <w:rPrChange w:id="597" w:author="김형국(공정관리팀)" w:date="2026-10-23T10:31:00Z" w16du:dateUtc="2026-10-23T01:31:00Z">
                  <w:rPr/>
                </w:rPrChange>
              </w:rPr>
            </w:pPr>
            <w:r w:rsidRPr="00A24EE3">
              <w:rPr>
                <w:color w:val="0070C0"/>
                <w:rPrChange w:id="598" w:author="김형국(공정관리팀)" w:date="2026-10-23T10:31:00Z" w16du:dateUtc="2026-10-23T01:31:00Z">
                  <w:rPr/>
                </w:rPrChange>
              </w:rPr>
              <w:t>1</w:t>
            </w:r>
          </w:p>
        </w:tc>
        <w:tc>
          <w:tcPr>
            <w:tcW w:w="1154" w:type="pct"/>
            <w:vAlign w:val="center"/>
          </w:tcPr>
          <w:p w14:paraId="4D55C5F3" w14:textId="77777777" w:rsidR="00D473A4" w:rsidRPr="00A24EE3" w:rsidRDefault="00D473A4" w:rsidP="006C2632">
            <w:pPr>
              <w:pStyle w:val="TableBody"/>
              <w:spacing w:beforeLines="10" w:before="36" w:afterLines="10" w:after="36" w:line="200" w:lineRule="exact"/>
              <w:rPr>
                <w:color w:val="0070C0"/>
                <w:rPrChange w:id="599" w:author="김형국(공정관리팀)" w:date="2026-10-23T10:31:00Z" w16du:dateUtc="2026-10-23T01:31:00Z">
                  <w:rPr/>
                </w:rPrChange>
              </w:rPr>
            </w:pPr>
            <w:r w:rsidRPr="00A24EE3">
              <w:rPr>
                <w:color w:val="0070C0"/>
                <w:rPrChange w:id="600" w:author="김형국(공정관리팀)" w:date="2026-10-23T10:31:00Z" w16du:dateUtc="2026-10-23T01:31:00Z">
                  <w:rPr/>
                </w:rPrChange>
              </w:rPr>
              <w:t>Milestone</w:t>
            </w:r>
          </w:p>
        </w:tc>
        <w:tc>
          <w:tcPr>
            <w:tcW w:w="2035" w:type="pct"/>
            <w:vAlign w:val="center"/>
          </w:tcPr>
          <w:p w14:paraId="6E97CA40" w14:textId="27B2AD89" w:rsidR="00D473A4" w:rsidRPr="00A24EE3" w:rsidRDefault="00472A1A" w:rsidP="006C2632">
            <w:pPr>
              <w:pStyle w:val="TableBody"/>
              <w:spacing w:beforeLines="10" w:before="36" w:afterLines="10" w:after="36" w:line="200" w:lineRule="exact"/>
              <w:rPr>
                <w:color w:val="0070C0"/>
                <w:rPrChange w:id="601" w:author="김형국(공정관리팀)" w:date="2026-10-23T10:31:00Z" w16du:dateUtc="2026-10-23T01:31:00Z">
                  <w:rPr/>
                </w:rPrChange>
              </w:rPr>
            </w:pPr>
            <w:del w:id="602" w:author="김형국(공정관리팀)" w:date="2026-10-23T10:27:00Z" w16du:dateUtc="2026-10-23T01:27:00Z">
              <w:r w:rsidRPr="00A24EE3" w:rsidDel="00CB59CC">
                <w:rPr>
                  <w:color w:val="0070C0"/>
                  <w:rPrChange w:id="603" w:author="김형국(공정관리팀)" w:date="2026-10-23T10:31:00Z" w16du:dateUtc="2026-10-23T01:31:00Z">
                    <w:rPr/>
                  </w:rPrChange>
                </w:rPr>
                <w:delText>FEED</w:delText>
              </w:r>
              <w:r w:rsidR="00D473A4" w:rsidRPr="00A24EE3" w:rsidDel="00CB59CC">
                <w:rPr>
                  <w:color w:val="0070C0"/>
                  <w:rPrChange w:id="604" w:author="김형국(공정관리팀)" w:date="2026-10-23T10:31:00Z" w16du:dateUtc="2026-10-23T01:31:00Z">
                    <w:rPr/>
                  </w:rPrChange>
                </w:rPr>
                <w:delText xml:space="preserve"> - Execution Award</w:delText>
              </w:r>
            </w:del>
            <w:ins w:id="605" w:author="김형국(공정관리팀)" w:date="2026-10-23T10:27:00Z" w16du:dateUtc="2026-10-23T01:27:00Z">
              <w:r w:rsidR="00CB59CC" w:rsidRPr="00A24EE3">
                <w:rPr>
                  <w:color w:val="0070C0"/>
                  <w:rPrChange w:id="606" w:author="김형국(공정관리팀)" w:date="2026-10-23T10:31:00Z" w16du:dateUtc="2026-10-23T01:31:00Z">
                    <w:rPr/>
                  </w:rPrChange>
                </w:rPr>
                <w:t>EPC Stage 1 “FEED” award</w:t>
              </w:r>
            </w:ins>
          </w:p>
        </w:tc>
        <w:tc>
          <w:tcPr>
            <w:tcW w:w="1124" w:type="pct"/>
            <w:vAlign w:val="center"/>
          </w:tcPr>
          <w:p w14:paraId="5036E452" w14:textId="77777777" w:rsidR="00D473A4" w:rsidRPr="00A24EE3" w:rsidRDefault="00D473A4" w:rsidP="006C2632">
            <w:pPr>
              <w:pStyle w:val="TableBody"/>
              <w:spacing w:beforeLines="10" w:before="36" w:afterLines="10" w:after="36" w:line="200" w:lineRule="exact"/>
              <w:rPr>
                <w:color w:val="0070C0"/>
                <w:rPrChange w:id="607" w:author="김형국(공정관리팀)" w:date="2026-10-23T10:31:00Z" w16du:dateUtc="2026-10-23T01:31:00Z">
                  <w:rPr/>
                </w:rPrChange>
              </w:rPr>
            </w:pPr>
            <w:r w:rsidRPr="00A24EE3">
              <w:rPr>
                <w:color w:val="0070C0"/>
                <w:rPrChange w:id="608" w:author="김형국(공정관리팀)" w:date="2026-10-23T10:31:00Z" w16du:dateUtc="2026-10-23T01:31:00Z">
                  <w:rPr/>
                </w:rPrChange>
              </w:rPr>
              <w:t>0</w:t>
            </w:r>
          </w:p>
        </w:tc>
      </w:tr>
      <w:tr w:rsidR="00D473A4" w:rsidRPr="00346674" w14:paraId="68AE3BEC" w14:textId="77777777" w:rsidTr="0125BCA2">
        <w:trPr>
          <w:trHeight w:val="294"/>
          <w:jc w:val="center"/>
        </w:trPr>
        <w:tc>
          <w:tcPr>
            <w:tcW w:w="686" w:type="pct"/>
            <w:vAlign w:val="center"/>
          </w:tcPr>
          <w:p w14:paraId="4F2747A8" w14:textId="77777777" w:rsidR="00D473A4" w:rsidRPr="00A24EE3" w:rsidRDefault="00D473A4" w:rsidP="006C2632">
            <w:pPr>
              <w:pStyle w:val="TableBody"/>
              <w:spacing w:beforeLines="10" w:before="36" w:afterLines="10" w:after="36" w:line="-200" w:lineRule="auto"/>
              <w:rPr>
                <w:color w:val="0070C0"/>
                <w:rPrChange w:id="609" w:author="김형국(공정관리팀)" w:date="2026-10-23T10:31:00Z" w16du:dateUtc="2026-10-23T01:31:00Z">
                  <w:rPr/>
                </w:rPrChange>
              </w:rPr>
            </w:pPr>
            <w:r w:rsidRPr="00A24EE3">
              <w:rPr>
                <w:color w:val="0070C0"/>
                <w:rPrChange w:id="610" w:author="김형국(공정관리팀)" w:date="2026-10-23T10:31:00Z" w16du:dateUtc="2026-10-23T01:31:00Z">
                  <w:rPr/>
                </w:rPrChange>
              </w:rPr>
              <w:t>2</w:t>
            </w:r>
          </w:p>
        </w:tc>
        <w:tc>
          <w:tcPr>
            <w:tcW w:w="1154" w:type="pct"/>
            <w:vAlign w:val="center"/>
          </w:tcPr>
          <w:p w14:paraId="30F4CB94" w14:textId="77777777" w:rsidR="00D473A4" w:rsidRPr="00A24EE3" w:rsidRDefault="00D473A4" w:rsidP="006C2632">
            <w:pPr>
              <w:pStyle w:val="TableBody"/>
              <w:spacing w:beforeLines="10" w:before="36" w:afterLines="10" w:after="36" w:line="200" w:lineRule="exact"/>
              <w:rPr>
                <w:color w:val="0070C0"/>
                <w:rPrChange w:id="611" w:author="김형국(공정관리팀)" w:date="2026-10-23T10:31:00Z" w16du:dateUtc="2026-10-23T01:31:00Z">
                  <w:rPr/>
                </w:rPrChange>
              </w:rPr>
            </w:pPr>
            <w:r w:rsidRPr="00A24EE3">
              <w:rPr>
                <w:color w:val="0070C0"/>
                <w:rPrChange w:id="612" w:author="김형국(공정관리팀)" w:date="2026-10-23T10:31:00Z" w16du:dateUtc="2026-10-23T01:31:00Z">
                  <w:rPr/>
                </w:rPrChange>
              </w:rPr>
              <w:t>Milestone</w:t>
            </w:r>
          </w:p>
        </w:tc>
        <w:tc>
          <w:tcPr>
            <w:tcW w:w="2035" w:type="pct"/>
            <w:vAlign w:val="center"/>
          </w:tcPr>
          <w:p w14:paraId="3A32B48C" w14:textId="77777777" w:rsidR="00D473A4" w:rsidRPr="00A24EE3" w:rsidRDefault="00D473A4" w:rsidP="006C2632">
            <w:pPr>
              <w:pStyle w:val="TableBody"/>
              <w:spacing w:beforeLines="10" w:before="36" w:afterLines="10" w:after="36" w:line="200" w:lineRule="exact"/>
              <w:rPr>
                <w:color w:val="0070C0"/>
                <w:rPrChange w:id="613" w:author="김형국(공정관리팀)" w:date="2026-10-23T10:31:00Z" w16du:dateUtc="2026-10-23T01:31:00Z">
                  <w:rPr/>
                </w:rPrChange>
              </w:rPr>
            </w:pPr>
            <w:r w:rsidRPr="00A24EE3">
              <w:rPr>
                <w:color w:val="0070C0"/>
                <w:rPrChange w:id="614" w:author="김형국(공정관리팀)" w:date="2026-10-23T10:31:00Z" w16du:dateUtc="2026-10-23T01:31:00Z">
                  <w:rPr/>
                </w:rPrChange>
              </w:rPr>
              <w:t>Kick-off Meeting</w:t>
            </w:r>
          </w:p>
        </w:tc>
        <w:tc>
          <w:tcPr>
            <w:tcW w:w="1124" w:type="pct"/>
            <w:vAlign w:val="center"/>
          </w:tcPr>
          <w:p w14:paraId="46453926" w14:textId="2C9F5B52" w:rsidR="00D473A4" w:rsidRPr="00A24EE3" w:rsidRDefault="00D473A4" w:rsidP="006C2632">
            <w:pPr>
              <w:pStyle w:val="TableBody"/>
              <w:spacing w:beforeLines="10" w:before="36" w:afterLines="10" w:after="36" w:line="200" w:lineRule="exact"/>
              <w:rPr>
                <w:color w:val="0070C0"/>
                <w:rPrChange w:id="615" w:author="김형국(공정관리팀)" w:date="2026-10-23T10:31:00Z" w16du:dateUtc="2026-10-23T01:31:00Z">
                  <w:rPr/>
                </w:rPrChange>
              </w:rPr>
            </w:pPr>
            <w:del w:id="616" w:author="김형국(공정관리팀)" w:date="2026-10-23T10:28:00Z" w16du:dateUtc="2026-10-23T01:28:00Z">
              <w:r w:rsidRPr="00A24EE3" w:rsidDel="005C7E73">
                <w:rPr>
                  <w:color w:val="0070C0"/>
                  <w:rPrChange w:id="617" w:author="김형국(공정관리팀)" w:date="2026-10-23T10:31:00Z" w16du:dateUtc="2026-10-23T01:31:00Z">
                    <w:rPr/>
                  </w:rPrChange>
                </w:rPr>
                <w:delText>1</w:delText>
              </w:r>
            </w:del>
            <w:ins w:id="618" w:author="김형국(공정관리팀)" w:date="2026-10-23T10:28:00Z" w16du:dateUtc="2026-10-23T01:28:00Z">
              <w:r w:rsidR="005C7E73" w:rsidRPr="00A24EE3">
                <w:rPr>
                  <w:color w:val="0070C0"/>
                  <w:rPrChange w:id="619" w:author="김형국(공정관리팀)" w:date="2026-10-23T10:31:00Z" w16du:dateUtc="2026-10-23T01:31:00Z">
                    <w:rPr/>
                  </w:rPrChange>
                </w:rPr>
                <w:t>0.5</w:t>
              </w:r>
            </w:ins>
          </w:p>
        </w:tc>
      </w:tr>
      <w:tr w:rsidR="001751D1" w:rsidRPr="00346674" w14:paraId="31DDD582" w14:textId="77777777" w:rsidTr="0125BCA2">
        <w:trPr>
          <w:trHeight w:val="18"/>
          <w:jc w:val="center"/>
        </w:trPr>
        <w:tc>
          <w:tcPr>
            <w:tcW w:w="686" w:type="pct"/>
            <w:vAlign w:val="center"/>
          </w:tcPr>
          <w:p w14:paraId="08457328" w14:textId="4BA6003D" w:rsidR="001751D1" w:rsidRPr="00A24EE3" w:rsidRDefault="0058303A" w:rsidP="006C2632">
            <w:pPr>
              <w:pStyle w:val="TableBody"/>
              <w:spacing w:beforeLines="10" w:before="36" w:afterLines="10" w:after="36" w:line="200" w:lineRule="exact"/>
              <w:rPr>
                <w:color w:val="0070C0"/>
                <w:rPrChange w:id="620" w:author="김형국(공정관리팀)" w:date="2026-10-23T10:31:00Z" w16du:dateUtc="2026-10-23T01:31:00Z">
                  <w:rPr/>
                </w:rPrChange>
              </w:rPr>
            </w:pPr>
            <w:r w:rsidRPr="00A24EE3">
              <w:rPr>
                <w:color w:val="0070C0"/>
                <w:rPrChange w:id="621" w:author="김형국(공정관리팀)" w:date="2026-10-23T10:31:00Z" w16du:dateUtc="2026-10-23T01:31:00Z">
                  <w:rPr/>
                </w:rPrChange>
              </w:rPr>
              <w:t>3</w:t>
            </w:r>
          </w:p>
        </w:tc>
        <w:tc>
          <w:tcPr>
            <w:tcW w:w="1154" w:type="pct"/>
            <w:vAlign w:val="center"/>
          </w:tcPr>
          <w:p w14:paraId="6B5F83B8" w14:textId="6E52A5DE" w:rsidR="001751D1" w:rsidRPr="00A24EE3" w:rsidRDefault="00A74E6B" w:rsidP="006C2632">
            <w:pPr>
              <w:pStyle w:val="TableBody"/>
              <w:spacing w:beforeLines="10" w:before="36" w:afterLines="10" w:after="36" w:line="200" w:lineRule="exact"/>
              <w:rPr>
                <w:color w:val="0070C0"/>
                <w:rPrChange w:id="622" w:author="김형국(공정관리팀)" w:date="2026-10-23T10:31:00Z" w16du:dateUtc="2026-10-23T01:31:00Z">
                  <w:rPr/>
                </w:rPrChange>
              </w:rPr>
            </w:pPr>
            <w:r w:rsidRPr="00A24EE3">
              <w:rPr>
                <w:color w:val="0070C0"/>
                <w:rPrChange w:id="623" w:author="김형국(공정관리팀)" w:date="2026-10-23T10:31:00Z" w16du:dateUtc="2026-10-23T01:31:00Z">
                  <w:rPr/>
                </w:rPrChange>
              </w:rPr>
              <w:t>Milestone</w:t>
            </w:r>
          </w:p>
        </w:tc>
        <w:tc>
          <w:tcPr>
            <w:tcW w:w="2035" w:type="pct"/>
            <w:vAlign w:val="center"/>
          </w:tcPr>
          <w:p w14:paraId="4A4D20E8" w14:textId="75810088" w:rsidR="001751D1" w:rsidRPr="00A24EE3" w:rsidRDefault="00A74E6B" w:rsidP="006C2632">
            <w:pPr>
              <w:pStyle w:val="TableBody"/>
              <w:spacing w:beforeLines="10" w:before="36" w:afterLines="10" w:after="36" w:line="200" w:lineRule="exact"/>
              <w:rPr>
                <w:color w:val="0070C0"/>
                <w:rPrChange w:id="624" w:author="김형국(공정관리팀)" w:date="2026-10-23T10:31:00Z" w16du:dateUtc="2026-10-23T01:31:00Z">
                  <w:rPr/>
                </w:rPrChange>
              </w:rPr>
            </w:pPr>
            <w:del w:id="625" w:author="김형국(공정관리팀)" w:date="2026-10-23T10:29:00Z" w16du:dateUtc="2026-10-23T01:29:00Z">
              <w:r w:rsidRPr="00A24EE3" w:rsidDel="0021190C">
                <w:rPr>
                  <w:color w:val="0070C0"/>
                  <w:rPrChange w:id="626" w:author="김형국(공정관리팀)" w:date="2026-10-23T10:31:00Z" w16du:dateUtc="2026-10-23T01:31:00Z">
                    <w:rPr/>
                  </w:rPrChange>
                </w:rPr>
                <w:delText>AACE Class 3 Cost Estimation</w:delText>
              </w:r>
            </w:del>
            <w:ins w:id="627" w:author="김형국(공정관리팀)" w:date="2026-10-23T10:29:00Z" w16du:dateUtc="2026-10-23T01:29:00Z">
              <w:r w:rsidR="0021190C" w:rsidRPr="00A24EE3">
                <w:rPr>
                  <w:color w:val="0070C0"/>
                  <w:rPrChange w:id="628" w:author="김형국(공정관리팀)" w:date="2026-10-23T10:31:00Z" w16du:dateUtc="2026-10-23T01:31:00Z">
                    <w:rPr/>
                  </w:rPrChange>
                </w:rPr>
                <w:t>Organization Chart</w:t>
              </w:r>
            </w:ins>
          </w:p>
        </w:tc>
        <w:tc>
          <w:tcPr>
            <w:tcW w:w="1124" w:type="pct"/>
            <w:vAlign w:val="center"/>
          </w:tcPr>
          <w:p w14:paraId="0BF42FE3" w14:textId="4756D8B7" w:rsidR="001751D1" w:rsidRPr="00A24EE3" w:rsidRDefault="004E2795" w:rsidP="006C2632">
            <w:pPr>
              <w:pStyle w:val="TableBody"/>
              <w:spacing w:beforeLines="10" w:before="36" w:afterLines="10" w:after="36" w:line="200" w:lineRule="exact"/>
              <w:rPr>
                <w:color w:val="0070C0"/>
                <w:rPrChange w:id="629" w:author="김형국(공정관리팀)" w:date="2026-10-23T10:31:00Z" w16du:dateUtc="2026-10-23T01:31:00Z">
                  <w:rPr/>
                </w:rPrChange>
              </w:rPr>
            </w:pPr>
            <w:ins w:id="630" w:author="임영훈(Younghoon Lim)" w:date="2026-10-22T18:01:00Z" w16du:dateUtc="2026-10-22T09:01:00Z">
              <w:del w:id="631" w:author="김형국(공정관리팀)" w:date="2026-10-23T10:29:00Z" w16du:dateUtc="2026-10-23T01:29:00Z">
                <w:r w:rsidRPr="00A24EE3" w:rsidDel="0021190C">
                  <w:rPr>
                    <w:color w:val="0070C0"/>
                    <w:rPrChange w:id="632" w:author="김형국(공정관리팀)" w:date="2026-10-23T10:31:00Z" w16du:dateUtc="2026-10-23T01:31:00Z">
                      <w:rPr/>
                    </w:rPrChange>
                  </w:rPr>
                  <w:delText>4.5</w:delText>
                </w:r>
              </w:del>
            </w:ins>
            <w:del w:id="633" w:author="김형국(공정관리팀)" w:date="2026-10-23T10:29:00Z" w16du:dateUtc="2026-10-23T01:29:00Z">
              <w:r w:rsidR="00A74E6B" w:rsidRPr="00A24EE3" w:rsidDel="0021190C">
                <w:rPr>
                  <w:color w:val="0070C0"/>
                  <w:rPrChange w:id="634" w:author="김형국(공정관리팀)" w:date="2026-10-23T10:31:00Z" w16du:dateUtc="2026-10-23T01:31:00Z">
                    <w:rPr/>
                  </w:rPrChange>
                </w:rPr>
                <w:delText>2</w:delText>
              </w:r>
            </w:del>
            <w:ins w:id="635" w:author="김형국(공정관리팀)" w:date="2026-10-23T10:29:00Z" w16du:dateUtc="2026-10-23T01:29:00Z">
              <w:r w:rsidR="005623F8" w:rsidRPr="00A24EE3">
                <w:rPr>
                  <w:color w:val="0070C0"/>
                  <w:rPrChange w:id="636" w:author="김형국(공정관리팀)" w:date="2026-10-23T10:31:00Z" w16du:dateUtc="2026-10-23T01:31:00Z">
                    <w:rPr/>
                  </w:rPrChange>
                </w:rPr>
                <w:t>1</w:t>
              </w:r>
            </w:ins>
          </w:p>
        </w:tc>
      </w:tr>
      <w:tr w:rsidR="00526530" w:rsidRPr="00346674" w14:paraId="07191A2E" w14:textId="77777777" w:rsidTr="0125BCA2">
        <w:trPr>
          <w:trHeight w:val="18"/>
          <w:jc w:val="center"/>
          <w:ins w:id="637" w:author="김형국(공정관리팀)" w:date="2026-10-23T10:27:00Z"/>
        </w:trPr>
        <w:tc>
          <w:tcPr>
            <w:tcW w:w="686" w:type="pct"/>
            <w:vAlign w:val="center"/>
          </w:tcPr>
          <w:p w14:paraId="44E6CBAB" w14:textId="4790D4BD" w:rsidR="00526530" w:rsidRPr="00A24EE3" w:rsidRDefault="00526530" w:rsidP="006C2632">
            <w:pPr>
              <w:pStyle w:val="TableBody"/>
              <w:spacing w:beforeLines="10" w:before="36" w:afterLines="10" w:after="36" w:line="200" w:lineRule="exact"/>
              <w:rPr>
                <w:ins w:id="638" w:author="김형국(공정관리팀)" w:date="2026-10-23T10:27:00Z" w16du:dateUtc="2026-10-23T01:27:00Z"/>
                <w:color w:val="0070C0"/>
                <w:rPrChange w:id="639" w:author="김형국(공정관리팀)" w:date="2026-10-23T10:31:00Z" w16du:dateUtc="2026-10-23T01:31:00Z">
                  <w:rPr>
                    <w:ins w:id="640" w:author="김형국(공정관리팀)" w:date="2026-10-23T10:27:00Z" w16du:dateUtc="2026-10-23T01:27:00Z"/>
                  </w:rPr>
                </w:rPrChange>
              </w:rPr>
            </w:pPr>
            <w:ins w:id="641" w:author="김형국(공정관리팀)" w:date="2026-10-23T10:27:00Z" w16du:dateUtc="2026-10-23T01:27:00Z">
              <w:r w:rsidRPr="00A24EE3">
                <w:rPr>
                  <w:color w:val="0070C0"/>
                  <w:rPrChange w:id="642" w:author="김형국(공정관리팀)" w:date="2026-10-23T10:31:00Z" w16du:dateUtc="2026-10-23T01:31:00Z">
                    <w:rPr/>
                  </w:rPrChange>
                </w:rPr>
                <w:t>4</w:t>
              </w:r>
            </w:ins>
          </w:p>
        </w:tc>
        <w:tc>
          <w:tcPr>
            <w:tcW w:w="1154" w:type="pct"/>
            <w:vAlign w:val="center"/>
          </w:tcPr>
          <w:p w14:paraId="652027E0" w14:textId="6CBC058C" w:rsidR="00526530" w:rsidRPr="00A24EE3" w:rsidRDefault="005623F8" w:rsidP="006C2632">
            <w:pPr>
              <w:pStyle w:val="TableBody"/>
              <w:spacing w:beforeLines="10" w:before="36" w:afterLines="10" w:after="36" w:line="200" w:lineRule="exact"/>
              <w:rPr>
                <w:ins w:id="643" w:author="김형국(공정관리팀)" w:date="2026-10-23T10:27:00Z" w16du:dateUtc="2026-10-23T01:27:00Z"/>
                <w:color w:val="0070C0"/>
                <w:rPrChange w:id="644" w:author="김형국(공정관리팀)" w:date="2026-10-23T10:31:00Z" w16du:dateUtc="2026-10-23T01:31:00Z">
                  <w:rPr>
                    <w:ins w:id="645" w:author="김형국(공정관리팀)" w:date="2026-10-23T10:27:00Z" w16du:dateUtc="2026-10-23T01:27:00Z"/>
                  </w:rPr>
                </w:rPrChange>
              </w:rPr>
            </w:pPr>
            <w:ins w:id="646" w:author="김형국(공정관리팀)" w:date="2026-10-23T10:30:00Z" w16du:dateUtc="2026-10-23T01:30:00Z">
              <w:r w:rsidRPr="00A24EE3">
                <w:rPr>
                  <w:color w:val="0070C0"/>
                  <w:rPrChange w:id="647" w:author="김형국(공정관리팀)" w:date="2026-10-23T10:31:00Z" w16du:dateUtc="2026-10-23T01:31:00Z">
                    <w:rPr/>
                  </w:rPrChange>
                </w:rPr>
                <w:t>Mi</w:t>
              </w:r>
              <w:r w:rsidR="00D0509D" w:rsidRPr="00A24EE3">
                <w:rPr>
                  <w:color w:val="0070C0"/>
                  <w:rPrChange w:id="648" w:author="김형국(공정관리팀)" w:date="2026-10-23T10:31:00Z" w16du:dateUtc="2026-10-23T01:31:00Z">
                    <w:rPr/>
                  </w:rPrChange>
                </w:rPr>
                <w:t>lestone</w:t>
              </w:r>
            </w:ins>
          </w:p>
        </w:tc>
        <w:tc>
          <w:tcPr>
            <w:tcW w:w="2035" w:type="pct"/>
            <w:vAlign w:val="center"/>
          </w:tcPr>
          <w:p w14:paraId="1DA6A487" w14:textId="0BC73146" w:rsidR="00526530" w:rsidRPr="00A24EE3" w:rsidRDefault="008C5CAF" w:rsidP="00B522EA">
            <w:pPr>
              <w:pStyle w:val="TableBody"/>
              <w:spacing w:beforeLines="10" w:before="36" w:afterLines="10" w:after="36" w:line="200" w:lineRule="exact"/>
              <w:rPr>
                <w:ins w:id="649" w:author="김형국(공정관리팀)" w:date="2026-10-23T10:27:00Z" w16du:dateUtc="2026-10-23T01:27:00Z"/>
                <w:color w:val="0070C0"/>
                <w:rPrChange w:id="650" w:author="김형국(공정관리팀)" w:date="2026-10-23T10:31:00Z" w16du:dateUtc="2026-10-23T01:31:00Z">
                  <w:rPr>
                    <w:ins w:id="651" w:author="김형국(공정관리팀)" w:date="2026-10-23T10:27:00Z" w16du:dateUtc="2026-10-23T01:27:00Z"/>
                  </w:rPr>
                </w:rPrChange>
              </w:rPr>
            </w:pPr>
            <w:ins w:id="652" w:author="김형국(공정관리팀)" w:date="2026-10-23T10:30:00Z" w16du:dateUtc="2026-10-23T01:30:00Z">
              <w:r w:rsidRPr="00A24EE3">
                <w:rPr>
                  <w:color w:val="0070C0"/>
                  <w:rPrChange w:id="653" w:author="김형국(공정관리팀)" w:date="2026-10-23T10:31:00Z" w16du:dateUtc="2026-10-23T01:31:00Z">
                    <w:rPr/>
                  </w:rPrChange>
                </w:rPr>
                <w:t>OEM Vendor information Lot 1 (From OEM)</w:t>
              </w:r>
            </w:ins>
          </w:p>
        </w:tc>
        <w:tc>
          <w:tcPr>
            <w:tcW w:w="1124" w:type="pct"/>
            <w:vAlign w:val="center"/>
          </w:tcPr>
          <w:p w14:paraId="1D0294F4" w14:textId="5835B898" w:rsidR="00526530" w:rsidRPr="00A24EE3" w:rsidRDefault="002532D5" w:rsidP="006C2632">
            <w:pPr>
              <w:pStyle w:val="TableBody"/>
              <w:spacing w:beforeLines="10" w:before="36" w:afterLines="10" w:after="36" w:line="200" w:lineRule="exact"/>
              <w:rPr>
                <w:ins w:id="654" w:author="김형국(공정관리팀)" w:date="2026-10-23T10:27:00Z" w16du:dateUtc="2026-10-23T01:27:00Z"/>
                <w:color w:val="0070C0"/>
              </w:rPr>
            </w:pPr>
            <w:ins w:id="655" w:author="김형국(공정관리팀)" w:date="2026-10-23T10:33:00Z" w16du:dateUtc="2026-10-23T01:33:00Z">
              <w:r>
                <w:rPr>
                  <w:rFonts w:hint="eastAsia"/>
                  <w:color w:val="0070C0"/>
                </w:rPr>
                <w:t>1.2</w:t>
              </w:r>
            </w:ins>
            <w:ins w:id="656" w:author="김형국(공정관리팀)" w:date="2026-10-23T10:34:00Z" w16du:dateUtc="2026-10-23T01:34:00Z">
              <w:r w:rsidR="000C7188">
                <w:rPr>
                  <w:rFonts w:hint="eastAsia"/>
                  <w:color w:val="0070C0"/>
                </w:rPr>
                <w:t>5</w:t>
              </w:r>
            </w:ins>
          </w:p>
        </w:tc>
      </w:tr>
      <w:tr w:rsidR="00526530" w:rsidRPr="00346674" w14:paraId="1C277D3C" w14:textId="77777777" w:rsidTr="0125BCA2">
        <w:trPr>
          <w:trHeight w:val="18"/>
          <w:jc w:val="center"/>
          <w:ins w:id="657" w:author="김형국(공정관리팀)" w:date="2026-10-23T10:27:00Z"/>
        </w:trPr>
        <w:tc>
          <w:tcPr>
            <w:tcW w:w="686" w:type="pct"/>
            <w:vAlign w:val="center"/>
          </w:tcPr>
          <w:p w14:paraId="690DF967" w14:textId="5B3F9579" w:rsidR="00526530" w:rsidRPr="00A24EE3" w:rsidRDefault="00526530" w:rsidP="006C2632">
            <w:pPr>
              <w:pStyle w:val="TableBody"/>
              <w:spacing w:beforeLines="10" w:before="36" w:afterLines="10" w:after="36" w:line="200" w:lineRule="exact"/>
              <w:rPr>
                <w:ins w:id="658" w:author="김형국(공정관리팀)" w:date="2026-10-23T10:27:00Z" w16du:dateUtc="2026-10-23T01:27:00Z"/>
                <w:color w:val="0070C0"/>
                <w:rPrChange w:id="659" w:author="김형국(공정관리팀)" w:date="2026-10-23T10:31:00Z" w16du:dateUtc="2026-10-23T01:31:00Z">
                  <w:rPr>
                    <w:ins w:id="660" w:author="김형국(공정관리팀)" w:date="2026-10-23T10:27:00Z" w16du:dateUtc="2026-10-23T01:27:00Z"/>
                  </w:rPr>
                </w:rPrChange>
              </w:rPr>
            </w:pPr>
            <w:ins w:id="661" w:author="김형국(공정관리팀)" w:date="2026-10-23T10:27:00Z" w16du:dateUtc="2026-10-23T01:27:00Z">
              <w:r w:rsidRPr="00A24EE3">
                <w:rPr>
                  <w:color w:val="0070C0"/>
                  <w:rPrChange w:id="662" w:author="김형국(공정관리팀)" w:date="2026-10-23T10:31:00Z" w16du:dateUtc="2026-10-23T01:31:00Z">
                    <w:rPr/>
                  </w:rPrChange>
                </w:rPr>
                <w:t>5</w:t>
              </w:r>
            </w:ins>
          </w:p>
        </w:tc>
        <w:tc>
          <w:tcPr>
            <w:tcW w:w="1154" w:type="pct"/>
            <w:vAlign w:val="center"/>
          </w:tcPr>
          <w:p w14:paraId="5825C214" w14:textId="0D9337B7" w:rsidR="00D0509D" w:rsidRPr="00A24EE3" w:rsidRDefault="00D0509D" w:rsidP="00D0509D">
            <w:pPr>
              <w:pStyle w:val="TableBody"/>
              <w:spacing w:beforeLines="10" w:before="36" w:afterLines="10" w:after="36" w:line="200" w:lineRule="exact"/>
              <w:rPr>
                <w:ins w:id="663" w:author="김형국(공정관리팀)" w:date="2026-10-23T10:27:00Z" w16du:dateUtc="2026-10-23T01:27:00Z"/>
                <w:color w:val="0070C0"/>
                <w:rPrChange w:id="664" w:author="김형국(공정관리팀)" w:date="2026-10-23T10:31:00Z" w16du:dateUtc="2026-10-23T01:31:00Z">
                  <w:rPr>
                    <w:ins w:id="665" w:author="김형국(공정관리팀)" w:date="2026-10-23T10:27:00Z" w16du:dateUtc="2026-10-23T01:27:00Z"/>
                  </w:rPr>
                </w:rPrChange>
              </w:rPr>
            </w:pPr>
            <w:ins w:id="666" w:author="김형국(공정관리팀)" w:date="2026-10-23T10:30:00Z" w16du:dateUtc="2026-10-23T01:30:00Z">
              <w:r w:rsidRPr="00A24EE3">
                <w:rPr>
                  <w:color w:val="0070C0"/>
                  <w:rPrChange w:id="667" w:author="김형국(공정관리팀)" w:date="2026-10-23T10:31:00Z" w16du:dateUtc="2026-10-23T01:31:00Z">
                    <w:rPr/>
                  </w:rPrChange>
                </w:rPr>
                <w:t>Milestone</w:t>
              </w:r>
            </w:ins>
          </w:p>
        </w:tc>
        <w:tc>
          <w:tcPr>
            <w:tcW w:w="2035" w:type="pct"/>
            <w:vAlign w:val="center"/>
          </w:tcPr>
          <w:p w14:paraId="3B93550E" w14:textId="727E8D5F" w:rsidR="00526530" w:rsidRPr="00A24EE3" w:rsidRDefault="008C5CAF" w:rsidP="00B522EA">
            <w:pPr>
              <w:pStyle w:val="TableBody"/>
              <w:spacing w:beforeLines="10" w:before="36" w:afterLines="10" w:after="36" w:line="200" w:lineRule="exact"/>
              <w:rPr>
                <w:ins w:id="668" w:author="김형국(공정관리팀)" w:date="2026-10-23T10:27:00Z" w16du:dateUtc="2026-10-23T01:27:00Z"/>
                <w:color w:val="0070C0"/>
                <w:rPrChange w:id="669" w:author="김형국(공정관리팀)" w:date="2026-10-23T10:31:00Z" w16du:dateUtc="2026-10-23T01:31:00Z">
                  <w:rPr>
                    <w:ins w:id="670" w:author="김형국(공정관리팀)" w:date="2026-10-23T10:27:00Z" w16du:dateUtc="2026-10-23T01:27:00Z"/>
                  </w:rPr>
                </w:rPrChange>
              </w:rPr>
            </w:pPr>
            <w:ins w:id="671" w:author="김형국(공정관리팀)" w:date="2026-10-23T10:30:00Z" w16du:dateUtc="2026-10-23T01:30:00Z">
              <w:r w:rsidRPr="00A24EE3">
                <w:rPr>
                  <w:color w:val="0070C0"/>
                  <w:rPrChange w:id="672" w:author="김형국(공정관리팀)" w:date="2026-10-23T10:31:00Z" w16du:dateUtc="2026-10-23T01:31:00Z">
                    <w:rPr/>
                  </w:rPrChange>
                </w:rPr>
                <w:t>Engineering Deliverable List</w:t>
              </w:r>
            </w:ins>
          </w:p>
        </w:tc>
        <w:tc>
          <w:tcPr>
            <w:tcW w:w="1124" w:type="pct"/>
            <w:vAlign w:val="center"/>
          </w:tcPr>
          <w:p w14:paraId="1E32C11F" w14:textId="2FC8F1BA" w:rsidR="00526530" w:rsidRPr="00A24EE3" w:rsidRDefault="00EF594C" w:rsidP="006C2632">
            <w:pPr>
              <w:pStyle w:val="TableBody"/>
              <w:spacing w:beforeLines="10" w:before="36" w:afterLines="10" w:after="36" w:line="200" w:lineRule="exact"/>
              <w:rPr>
                <w:ins w:id="673" w:author="김형국(공정관리팀)" w:date="2026-10-23T10:27:00Z" w16du:dateUtc="2026-10-23T01:27:00Z"/>
                <w:color w:val="0070C0"/>
              </w:rPr>
            </w:pPr>
            <w:ins w:id="674" w:author="김형국(공정관리팀)" w:date="2026-10-23T10:33:00Z" w16du:dateUtc="2026-10-23T01:33:00Z">
              <w:r>
                <w:rPr>
                  <w:rFonts w:hint="eastAsia"/>
                  <w:color w:val="0070C0"/>
                </w:rPr>
                <w:t>1.2</w:t>
              </w:r>
            </w:ins>
            <w:ins w:id="675" w:author="김형국(공정관리팀)" w:date="2026-10-23T10:34:00Z" w16du:dateUtc="2026-10-23T01:34:00Z">
              <w:r w:rsidR="000C7188">
                <w:rPr>
                  <w:rFonts w:hint="eastAsia"/>
                  <w:color w:val="0070C0"/>
                </w:rPr>
                <w:t>5</w:t>
              </w:r>
            </w:ins>
          </w:p>
        </w:tc>
      </w:tr>
      <w:tr w:rsidR="00526530" w:rsidRPr="00346674" w14:paraId="33C2E39F" w14:textId="77777777" w:rsidTr="0125BCA2">
        <w:trPr>
          <w:trHeight w:val="18"/>
          <w:jc w:val="center"/>
          <w:ins w:id="676" w:author="김형국(공정관리팀)" w:date="2026-10-23T10:27:00Z"/>
        </w:trPr>
        <w:tc>
          <w:tcPr>
            <w:tcW w:w="686" w:type="pct"/>
            <w:vAlign w:val="center"/>
          </w:tcPr>
          <w:p w14:paraId="31FC1867" w14:textId="6A1273D3" w:rsidR="00526530" w:rsidRPr="00A24EE3" w:rsidRDefault="00526530" w:rsidP="006C2632">
            <w:pPr>
              <w:pStyle w:val="TableBody"/>
              <w:spacing w:beforeLines="10" w:before="36" w:afterLines="10" w:after="36" w:line="200" w:lineRule="exact"/>
              <w:rPr>
                <w:ins w:id="677" w:author="김형국(공정관리팀)" w:date="2026-10-23T10:27:00Z" w16du:dateUtc="2026-10-23T01:27:00Z"/>
                <w:color w:val="0070C0"/>
                <w:rPrChange w:id="678" w:author="김형국(공정관리팀)" w:date="2026-10-23T10:31:00Z" w16du:dateUtc="2026-10-23T01:31:00Z">
                  <w:rPr>
                    <w:ins w:id="679" w:author="김형국(공정관리팀)" w:date="2026-10-23T10:27:00Z" w16du:dateUtc="2026-10-23T01:27:00Z"/>
                  </w:rPr>
                </w:rPrChange>
              </w:rPr>
            </w:pPr>
            <w:ins w:id="680" w:author="김형국(공정관리팀)" w:date="2026-10-23T10:27:00Z" w16du:dateUtc="2026-10-23T01:27:00Z">
              <w:r w:rsidRPr="00A24EE3">
                <w:rPr>
                  <w:color w:val="0070C0"/>
                  <w:rPrChange w:id="681" w:author="김형국(공정관리팀)" w:date="2026-10-23T10:31:00Z" w16du:dateUtc="2026-10-23T01:31:00Z">
                    <w:rPr/>
                  </w:rPrChange>
                </w:rPr>
                <w:t>6</w:t>
              </w:r>
            </w:ins>
          </w:p>
        </w:tc>
        <w:tc>
          <w:tcPr>
            <w:tcW w:w="1154" w:type="pct"/>
            <w:vAlign w:val="center"/>
          </w:tcPr>
          <w:p w14:paraId="2F40E456" w14:textId="2ED6915A" w:rsidR="00526530" w:rsidRPr="00A24EE3" w:rsidRDefault="00D0509D" w:rsidP="006C2632">
            <w:pPr>
              <w:pStyle w:val="TableBody"/>
              <w:spacing w:beforeLines="10" w:before="36" w:afterLines="10" w:after="36" w:line="200" w:lineRule="exact"/>
              <w:rPr>
                <w:ins w:id="682" w:author="김형국(공정관리팀)" w:date="2026-10-23T10:27:00Z" w16du:dateUtc="2026-10-23T01:27:00Z"/>
                <w:color w:val="0070C0"/>
                <w:rPrChange w:id="683" w:author="김형국(공정관리팀)" w:date="2026-10-23T10:31:00Z" w16du:dateUtc="2026-10-23T01:31:00Z">
                  <w:rPr>
                    <w:ins w:id="684" w:author="김형국(공정관리팀)" w:date="2026-10-23T10:27:00Z" w16du:dateUtc="2026-10-23T01:27:00Z"/>
                  </w:rPr>
                </w:rPrChange>
              </w:rPr>
            </w:pPr>
            <w:ins w:id="685" w:author="김형국(공정관리팀)" w:date="2026-10-23T10:30:00Z" w16du:dateUtc="2026-10-23T01:30:00Z">
              <w:r w:rsidRPr="00A24EE3">
                <w:rPr>
                  <w:color w:val="0070C0"/>
                  <w:rPrChange w:id="686" w:author="김형국(공정관리팀)" w:date="2026-10-23T10:31:00Z" w16du:dateUtc="2026-10-23T01:31:00Z">
                    <w:rPr/>
                  </w:rPrChange>
                </w:rPr>
                <w:t>Milestone</w:t>
              </w:r>
            </w:ins>
          </w:p>
        </w:tc>
        <w:tc>
          <w:tcPr>
            <w:tcW w:w="2035" w:type="pct"/>
            <w:vAlign w:val="center"/>
          </w:tcPr>
          <w:p w14:paraId="67848491" w14:textId="1B4ECEBC" w:rsidR="00526530" w:rsidRPr="00A24EE3" w:rsidRDefault="008C5CAF" w:rsidP="00B522EA">
            <w:pPr>
              <w:pStyle w:val="TableBody"/>
              <w:spacing w:beforeLines="10" w:before="36" w:afterLines="10" w:after="36" w:line="200" w:lineRule="exact"/>
              <w:rPr>
                <w:ins w:id="687" w:author="김형국(공정관리팀)" w:date="2026-10-23T10:27:00Z" w16du:dateUtc="2026-10-23T01:27:00Z"/>
                <w:color w:val="0070C0"/>
                <w:rPrChange w:id="688" w:author="김형국(공정관리팀)" w:date="2026-10-23T10:31:00Z" w16du:dateUtc="2026-10-23T01:31:00Z">
                  <w:rPr>
                    <w:ins w:id="689" w:author="김형국(공정관리팀)" w:date="2026-10-23T10:27:00Z" w16du:dateUtc="2026-10-23T01:27:00Z"/>
                  </w:rPr>
                </w:rPrChange>
              </w:rPr>
            </w:pPr>
            <w:ins w:id="690" w:author="김형국(공정관리팀)" w:date="2026-10-23T10:30:00Z" w16du:dateUtc="2026-10-23T01:30:00Z">
              <w:r w:rsidRPr="00A24EE3">
                <w:rPr>
                  <w:color w:val="0070C0"/>
                  <w:rPrChange w:id="691" w:author="김형국(공정관리팀)" w:date="2026-10-23T10:31:00Z" w16du:dateUtc="2026-10-23T01:31:00Z">
                    <w:rPr/>
                  </w:rPrChange>
                </w:rPr>
                <w:t>Plot Plan Freeze</w:t>
              </w:r>
            </w:ins>
          </w:p>
        </w:tc>
        <w:tc>
          <w:tcPr>
            <w:tcW w:w="1124" w:type="pct"/>
            <w:vAlign w:val="center"/>
          </w:tcPr>
          <w:p w14:paraId="61DE99E5" w14:textId="3B83E5C4" w:rsidR="00526530" w:rsidRPr="00A24EE3" w:rsidRDefault="00881F47" w:rsidP="006C2632">
            <w:pPr>
              <w:pStyle w:val="TableBody"/>
              <w:spacing w:beforeLines="10" w:before="36" w:afterLines="10" w:after="36" w:line="200" w:lineRule="exact"/>
              <w:rPr>
                <w:ins w:id="692" w:author="김형국(공정관리팀)" w:date="2026-10-23T10:27:00Z" w16du:dateUtc="2026-10-23T01:27:00Z"/>
                <w:color w:val="0070C0"/>
              </w:rPr>
            </w:pPr>
            <w:ins w:id="693" w:author="김형국(공정관리팀)" w:date="2026-10-23T10:34:00Z" w16du:dateUtc="2026-10-23T01:34:00Z">
              <w:r>
                <w:rPr>
                  <w:rFonts w:hint="eastAsia"/>
                  <w:color w:val="0070C0"/>
                </w:rPr>
                <w:t>2.75</w:t>
              </w:r>
            </w:ins>
          </w:p>
        </w:tc>
      </w:tr>
      <w:tr w:rsidR="00526530" w:rsidRPr="00346674" w14:paraId="30DBC0F9" w14:textId="77777777" w:rsidTr="0125BCA2">
        <w:trPr>
          <w:trHeight w:val="18"/>
          <w:jc w:val="center"/>
          <w:ins w:id="694" w:author="김형국(공정관리팀)" w:date="2026-10-23T10:27:00Z"/>
        </w:trPr>
        <w:tc>
          <w:tcPr>
            <w:tcW w:w="686" w:type="pct"/>
            <w:vAlign w:val="center"/>
          </w:tcPr>
          <w:p w14:paraId="56A32726" w14:textId="52FE7918" w:rsidR="00526530" w:rsidRPr="00A24EE3" w:rsidRDefault="00526530" w:rsidP="006C2632">
            <w:pPr>
              <w:pStyle w:val="TableBody"/>
              <w:spacing w:beforeLines="10" w:before="36" w:afterLines="10" w:after="36" w:line="200" w:lineRule="exact"/>
              <w:rPr>
                <w:ins w:id="695" w:author="김형국(공정관리팀)" w:date="2026-10-23T10:27:00Z" w16du:dateUtc="2026-10-23T01:27:00Z"/>
                <w:color w:val="0070C0"/>
                <w:rPrChange w:id="696" w:author="김형국(공정관리팀)" w:date="2026-10-23T10:31:00Z" w16du:dateUtc="2026-10-23T01:31:00Z">
                  <w:rPr>
                    <w:ins w:id="697" w:author="김형국(공정관리팀)" w:date="2026-10-23T10:27:00Z" w16du:dateUtc="2026-10-23T01:27:00Z"/>
                  </w:rPr>
                </w:rPrChange>
              </w:rPr>
            </w:pPr>
            <w:ins w:id="698" w:author="김형국(공정관리팀)" w:date="2026-10-23T10:27:00Z" w16du:dateUtc="2026-10-23T01:27:00Z">
              <w:r w:rsidRPr="00A24EE3">
                <w:rPr>
                  <w:color w:val="0070C0"/>
                  <w:rPrChange w:id="699" w:author="김형국(공정관리팀)" w:date="2026-10-23T10:31:00Z" w16du:dateUtc="2026-10-23T01:31:00Z">
                    <w:rPr/>
                  </w:rPrChange>
                </w:rPr>
                <w:t>7</w:t>
              </w:r>
            </w:ins>
          </w:p>
        </w:tc>
        <w:tc>
          <w:tcPr>
            <w:tcW w:w="1154" w:type="pct"/>
            <w:vAlign w:val="center"/>
          </w:tcPr>
          <w:p w14:paraId="4C21B538" w14:textId="14B32F86" w:rsidR="00526530" w:rsidRPr="00A24EE3" w:rsidRDefault="00D0509D" w:rsidP="006C2632">
            <w:pPr>
              <w:pStyle w:val="TableBody"/>
              <w:spacing w:beforeLines="10" w:before="36" w:afterLines="10" w:after="36" w:line="200" w:lineRule="exact"/>
              <w:rPr>
                <w:ins w:id="700" w:author="김형국(공정관리팀)" w:date="2026-10-23T10:27:00Z" w16du:dateUtc="2026-10-23T01:27:00Z"/>
                <w:color w:val="0070C0"/>
                <w:rPrChange w:id="701" w:author="김형국(공정관리팀)" w:date="2026-10-23T10:31:00Z" w16du:dateUtc="2026-10-23T01:31:00Z">
                  <w:rPr>
                    <w:ins w:id="702" w:author="김형국(공정관리팀)" w:date="2026-10-23T10:27:00Z" w16du:dateUtc="2026-10-23T01:27:00Z"/>
                  </w:rPr>
                </w:rPrChange>
              </w:rPr>
            </w:pPr>
            <w:ins w:id="703" w:author="김형국(공정관리팀)" w:date="2026-10-23T10:30:00Z" w16du:dateUtc="2026-10-23T01:30:00Z">
              <w:r w:rsidRPr="00A24EE3">
                <w:rPr>
                  <w:color w:val="0070C0"/>
                  <w:rPrChange w:id="704" w:author="김형국(공정관리팀)" w:date="2026-10-23T10:31:00Z" w16du:dateUtc="2026-10-23T01:31:00Z">
                    <w:rPr/>
                  </w:rPrChange>
                </w:rPr>
                <w:t>Milestone</w:t>
              </w:r>
            </w:ins>
          </w:p>
        </w:tc>
        <w:tc>
          <w:tcPr>
            <w:tcW w:w="2035" w:type="pct"/>
            <w:vAlign w:val="center"/>
          </w:tcPr>
          <w:p w14:paraId="44320C12" w14:textId="001D05A1" w:rsidR="00526530" w:rsidRPr="00A24EE3" w:rsidRDefault="008C5CAF" w:rsidP="00B522EA">
            <w:pPr>
              <w:pStyle w:val="TableBody"/>
              <w:spacing w:beforeLines="10" w:before="36" w:afterLines="10" w:after="36" w:line="200" w:lineRule="exact"/>
              <w:rPr>
                <w:ins w:id="705" w:author="김형국(공정관리팀)" w:date="2026-10-23T10:27:00Z" w16du:dateUtc="2026-10-23T01:27:00Z"/>
                <w:color w:val="0070C0"/>
                <w:rPrChange w:id="706" w:author="김형국(공정관리팀)" w:date="2026-10-23T10:31:00Z" w16du:dateUtc="2026-10-23T01:31:00Z">
                  <w:rPr>
                    <w:ins w:id="707" w:author="김형국(공정관리팀)" w:date="2026-10-23T10:27:00Z" w16du:dateUtc="2026-10-23T01:27:00Z"/>
                  </w:rPr>
                </w:rPrChange>
              </w:rPr>
            </w:pPr>
            <w:ins w:id="708" w:author="김형국(공정관리팀)" w:date="2026-10-23T10:30:00Z" w16du:dateUtc="2026-10-23T01:30:00Z">
              <w:r w:rsidRPr="00A24EE3">
                <w:rPr>
                  <w:color w:val="0070C0"/>
                  <w:rPrChange w:id="709" w:author="김형국(공정관리팀)" w:date="2026-10-23T10:31:00Z" w16du:dateUtc="2026-10-23T01:31:00Z">
                    <w:rPr/>
                  </w:rPrChange>
                </w:rPr>
                <w:t>P&amp;ID issue for Review</w:t>
              </w:r>
            </w:ins>
          </w:p>
        </w:tc>
        <w:tc>
          <w:tcPr>
            <w:tcW w:w="1124" w:type="pct"/>
            <w:vAlign w:val="center"/>
          </w:tcPr>
          <w:p w14:paraId="4F05E980" w14:textId="0102E63D" w:rsidR="00526530" w:rsidRPr="00A24EE3" w:rsidRDefault="002F30E4" w:rsidP="006C2632">
            <w:pPr>
              <w:pStyle w:val="TableBody"/>
              <w:spacing w:beforeLines="10" w:before="36" w:afterLines="10" w:after="36" w:line="200" w:lineRule="exact"/>
              <w:rPr>
                <w:ins w:id="710" w:author="김형국(공정관리팀)" w:date="2026-10-23T10:27:00Z" w16du:dateUtc="2026-10-23T01:27:00Z"/>
                <w:color w:val="0070C0"/>
              </w:rPr>
            </w:pPr>
            <w:ins w:id="711" w:author="김형국(공정관리팀)" w:date="2026-10-23T10:34:00Z" w16du:dateUtc="2026-10-23T01:34:00Z">
              <w:r>
                <w:rPr>
                  <w:rFonts w:hint="eastAsia"/>
                  <w:color w:val="0070C0"/>
                </w:rPr>
                <w:t>3</w:t>
              </w:r>
            </w:ins>
          </w:p>
        </w:tc>
      </w:tr>
      <w:tr w:rsidR="00526530" w:rsidRPr="00346674" w14:paraId="5D5E1A0F" w14:textId="77777777" w:rsidTr="0125BCA2">
        <w:trPr>
          <w:trHeight w:val="18"/>
          <w:jc w:val="center"/>
          <w:ins w:id="712" w:author="김형국(공정관리팀)" w:date="2026-10-23T10:27:00Z"/>
        </w:trPr>
        <w:tc>
          <w:tcPr>
            <w:tcW w:w="686" w:type="pct"/>
            <w:vAlign w:val="center"/>
          </w:tcPr>
          <w:p w14:paraId="73AAD46B" w14:textId="118DCD9B" w:rsidR="00526530" w:rsidRPr="00A24EE3" w:rsidRDefault="00526530" w:rsidP="006C2632">
            <w:pPr>
              <w:pStyle w:val="TableBody"/>
              <w:spacing w:beforeLines="10" w:before="36" w:afterLines="10" w:after="36" w:line="200" w:lineRule="exact"/>
              <w:rPr>
                <w:ins w:id="713" w:author="김형국(공정관리팀)" w:date="2026-10-23T10:27:00Z" w16du:dateUtc="2026-10-23T01:27:00Z"/>
                <w:color w:val="0070C0"/>
                <w:rPrChange w:id="714" w:author="김형국(공정관리팀)" w:date="2026-10-23T10:31:00Z" w16du:dateUtc="2026-10-23T01:31:00Z">
                  <w:rPr>
                    <w:ins w:id="715" w:author="김형국(공정관리팀)" w:date="2026-10-23T10:27:00Z" w16du:dateUtc="2026-10-23T01:27:00Z"/>
                  </w:rPr>
                </w:rPrChange>
              </w:rPr>
            </w:pPr>
            <w:ins w:id="716" w:author="김형국(공정관리팀)" w:date="2026-10-23T10:27:00Z" w16du:dateUtc="2026-10-23T01:27:00Z">
              <w:r w:rsidRPr="00A24EE3">
                <w:rPr>
                  <w:color w:val="0070C0"/>
                  <w:rPrChange w:id="717" w:author="김형국(공정관리팀)" w:date="2026-10-23T10:31:00Z" w16du:dateUtc="2026-10-23T01:31:00Z">
                    <w:rPr/>
                  </w:rPrChange>
                </w:rPr>
                <w:t>8</w:t>
              </w:r>
            </w:ins>
          </w:p>
        </w:tc>
        <w:tc>
          <w:tcPr>
            <w:tcW w:w="1154" w:type="pct"/>
            <w:vAlign w:val="center"/>
          </w:tcPr>
          <w:p w14:paraId="7BA3FD43" w14:textId="1E6CDFEF" w:rsidR="00526530" w:rsidRPr="00A24EE3" w:rsidRDefault="00D0509D" w:rsidP="006C2632">
            <w:pPr>
              <w:pStyle w:val="TableBody"/>
              <w:spacing w:beforeLines="10" w:before="36" w:afterLines="10" w:after="36" w:line="200" w:lineRule="exact"/>
              <w:rPr>
                <w:ins w:id="718" w:author="김형국(공정관리팀)" w:date="2026-10-23T10:27:00Z" w16du:dateUtc="2026-10-23T01:27:00Z"/>
                <w:color w:val="0070C0"/>
                <w:rPrChange w:id="719" w:author="김형국(공정관리팀)" w:date="2026-10-23T10:31:00Z" w16du:dateUtc="2026-10-23T01:31:00Z">
                  <w:rPr>
                    <w:ins w:id="720" w:author="김형국(공정관리팀)" w:date="2026-10-23T10:27:00Z" w16du:dateUtc="2026-10-23T01:27:00Z"/>
                  </w:rPr>
                </w:rPrChange>
              </w:rPr>
            </w:pPr>
            <w:ins w:id="721" w:author="김형국(공정관리팀)" w:date="2026-10-23T10:30:00Z" w16du:dateUtc="2026-10-23T01:30:00Z">
              <w:r w:rsidRPr="00A24EE3">
                <w:rPr>
                  <w:color w:val="0070C0"/>
                  <w:rPrChange w:id="722" w:author="김형국(공정관리팀)" w:date="2026-10-23T10:31:00Z" w16du:dateUtc="2026-10-23T01:31:00Z">
                    <w:rPr/>
                  </w:rPrChange>
                </w:rPr>
                <w:t>Milestone</w:t>
              </w:r>
            </w:ins>
          </w:p>
        </w:tc>
        <w:tc>
          <w:tcPr>
            <w:tcW w:w="2035" w:type="pct"/>
            <w:vAlign w:val="center"/>
          </w:tcPr>
          <w:p w14:paraId="5D37DEDC" w14:textId="6B058E18" w:rsidR="00526530" w:rsidRPr="00A24EE3" w:rsidRDefault="008C5CAF">
            <w:pPr>
              <w:pStyle w:val="TableBody"/>
              <w:spacing w:beforeLines="10" w:before="36" w:afterLines="10" w:after="36" w:line="200" w:lineRule="exact"/>
              <w:rPr>
                <w:ins w:id="723" w:author="김형국(공정관리팀)" w:date="2026-10-23T10:27:00Z" w16du:dateUtc="2026-10-23T01:27:00Z"/>
                <w:color w:val="0070C0"/>
                <w:rPrChange w:id="724" w:author="김형국(공정관리팀)" w:date="2026-10-23T10:31:00Z" w16du:dateUtc="2026-10-23T01:31:00Z">
                  <w:rPr>
                    <w:ins w:id="725" w:author="김형국(공정관리팀)" w:date="2026-10-23T10:27:00Z" w16du:dateUtc="2026-10-23T01:27:00Z"/>
                  </w:rPr>
                </w:rPrChange>
              </w:rPr>
              <w:pPrChange w:id="726" w:author="이경선 (Lee, Kyungsun/DHSE)" w:date="2026-10-23T03:56:00Z">
                <w:pPr>
                  <w:pStyle w:val="TableBody"/>
                  <w:spacing w:beforeLines="10" w:before="36" w:afterLines="10" w:after="36" w:line="200" w:lineRule="exact"/>
                </w:pPr>
              </w:pPrChange>
            </w:pPr>
            <w:ins w:id="727" w:author="김형국(공정관리팀)" w:date="2026-10-23T10:30:00Z" w16du:dateUtc="2026-10-23T01:30:00Z">
              <w:del w:id="728" w:author="이경선 (Lee, Kyungsun/DHSE)" w:date="2026-10-23T03:56:00Z" w16du:dateUtc="2026-10-23T03:56:34Z">
                <w:r w:rsidRPr="0125BCA2" w:rsidDel="15904802">
                  <w:rPr>
                    <w:color w:val="0070C0"/>
                    <w:rPrChange w:id="729" w:author="김형국(공정관리팀)" w:date="2026-10-23T10:31:00Z" w16du:dateUtc="2026-10-23T01:31:00Z">
                      <w:rPr/>
                    </w:rPrChange>
                  </w:rPr>
                  <w:delText>Hazop</w:delText>
                </w:r>
              </w:del>
            </w:ins>
            <w:ins w:id="730" w:author="이경선 (Lee, Kyungsun/DHSE)" w:date="2026-10-23T03:56:00Z" w16du:dateUtc="2026-10-23T03:56:35Z">
              <w:r w:rsidR="71B9C924" w:rsidRPr="0125BCA2">
                <w:rPr>
                  <w:color w:val="0070C0"/>
                </w:rPr>
                <w:t>HAZOP</w:t>
              </w:r>
            </w:ins>
            <w:ins w:id="731" w:author="김형국(공정관리팀)" w:date="2026-10-23T10:30:00Z" w16du:dateUtc="2026-10-23T01:30:00Z">
              <w:r w:rsidR="15904802" w:rsidRPr="0125BCA2">
                <w:rPr>
                  <w:color w:val="0070C0"/>
                  <w:rPrChange w:id="732" w:author="김형국(공정관리팀)" w:date="2026-10-23T10:31:00Z" w16du:dateUtc="2026-10-23T01:31:00Z">
                    <w:rPr/>
                  </w:rPrChange>
                </w:rPr>
                <w:t xml:space="preserve"> Review Complete</w:t>
              </w:r>
            </w:ins>
          </w:p>
        </w:tc>
        <w:tc>
          <w:tcPr>
            <w:tcW w:w="1124" w:type="pct"/>
            <w:vAlign w:val="center"/>
          </w:tcPr>
          <w:p w14:paraId="436D90F0" w14:textId="58C4D8DD" w:rsidR="00526530" w:rsidRPr="00A24EE3" w:rsidRDefault="006B4006" w:rsidP="006C2632">
            <w:pPr>
              <w:pStyle w:val="TableBody"/>
              <w:spacing w:beforeLines="10" w:before="36" w:afterLines="10" w:after="36" w:line="200" w:lineRule="exact"/>
              <w:rPr>
                <w:ins w:id="733" w:author="김형국(공정관리팀)" w:date="2026-10-23T10:27:00Z" w16du:dateUtc="2026-10-23T01:27:00Z"/>
                <w:color w:val="0070C0"/>
              </w:rPr>
            </w:pPr>
            <w:ins w:id="734" w:author="김형국(공정관리팀)" w:date="2026-10-23T10:35:00Z" w16du:dateUtc="2026-10-23T01:35:00Z">
              <w:r>
                <w:rPr>
                  <w:rFonts w:hint="eastAsia"/>
                  <w:color w:val="0070C0"/>
                </w:rPr>
                <w:t>3.75</w:t>
              </w:r>
            </w:ins>
          </w:p>
        </w:tc>
      </w:tr>
      <w:tr w:rsidR="00526530" w:rsidRPr="00346674" w14:paraId="5A5D5E2F" w14:textId="77777777" w:rsidTr="0125BCA2">
        <w:trPr>
          <w:trHeight w:val="18"/>
          <w:jc w:val="center"/>
          <w:ins w:id="735" w:author="김형국(공정관리팀)" w:date="2026-10-23T10:27:00Z"/>
        </w:trPr>
        <w:tc>
          <w:tcPr>
            <w:tcW w:w="686" w:type="pct"/>
            <w:vAlign w:val="center"/>
          </w:tcPr>
          <w:p w14:paraId="7E1A873D" w14:textId="1718C11F" w:rsidR="00526530" w:rsidRPr="00A24EE3" w:rsidRDefault="00526530" w:rsidP="006C2632">
            <w:pPr>
              <w:pStyle w:val="TableBody"/>
              <w:spacing w:beforeLines="10" w:before="36" w:afterLines="10" w:after="36" w:line="200" w:lineRule="exact"/>
              <w:rPr>
                <w:ins w:id="736" w:author="김형국(공정관리팀)" w:date="2026-10-23T10:27:00Z" w16du:dateUtc="2026-10-23T01:27:00Z"/>
                <w:color w:val="0070C0"/>
                <w:rPrChange w:id="737" w:author="김형국(공정관리팀)" w:date="2026-10-23T10:31:00Z" w16du:dateUtc="2026-10-23T01:31:00Z">
                  <w:rPr>
                    <w:ins w:id="738" w:author="김형국(공정관리팀)" w:date="2026-10-23T10:27:00Z" w16du:dateUtc="2026-10-23T01:27:00Z"/>
                  </w:rPr>
                </w:rPrChange>
              </w:rPr>
            </w:pPr>
            <w:ins w:id="739" w:author="김형국(공정관리팀)" w:date="2026-10-23T10:27:00Z" w16du:dateUtc="2026-10-23T01:27:00Z">
              <w:r w:rsidRPr="00A24EE3">
                <w:rPr>
                  <w:color w:val="0070C0"/>
                  <w:rPrChange w:id="740" w:author="김형국(공정관리팀)" w:date="2026-10-23T10:31:00Z" w16du:dateUtc="2026-10-23T01:31:00Z">
                    <w:rPr/>
                  </w:rPrChange>
                </w:rPr>
                <w:t>9</w:t>
              </w:r>
            </w:ins>
          </w:p>
        </w:tc>
        <w:tc>
          <w:tcPr>
            <w:tcW w:w="1154" w:type="pct"/>
            <w:vAlign w:val="center"/>
          </w:tcPr>
          <w:p w14:paraId="5AC32E89" w14:textId="74FFAEA2" w:rsidR="00526530" w:rsidRPr="00A24EE3" w:rsidRDefault="00D0509D" w:rsidP="006C2632">
            <w:pPr>
              <w:pStyle w:val="TableBody"/>
              <w:spacing w:beforeLines="10" w:before="36" w:afterLines="10" w:after="36" w:line="200" w:lineRule="exact"/>
              <w:rPr>
                <w:ins w:id="741" w:author="김형국(공정관리팀)" w:date="2026-10-23T10:27:00Z" w16du:dateUtc="2026-10-23T01:27:00Z"/>
                <w:color w:val="0070C0"/>
                <w:rPrChange w:id="742" w:author="김형국(공정관리팀)" w:date="2026-10-23T10:31:00Z" w16du:dateUtc="2026-10-23T01:31:00Z">
                  <w:rPr>
                    <w:ins w:id="743" w:author="김형국(공정관리팀)" w:date="2026-10-23T10:27:00Z" w16du:dateUtc="2026-10-23T01:27:00Z"/>
                  </w:rPr>
                </w:rPrChange>
              </w:rPr>
            </w:pPr>
            <w:ins w:id="744" w:author="김형국(공정관리팀)" w:date="2026-10-23T10:30:00Z" w16du:dateUtc="2026-10-23T01:30:00Z">
              <w:r w:rsidRPr="00A24EE3">
                <w:rPr>
                  <w:color w:val="0070C0"/>
                  <w:rPrChange w:id="745" w:author="김형국(공정관리팀)" w:date="2026-10-23T10:31:00Z" w16du:dateUtc="2026-10-23T01:31:00Z">
                    <w:rPr/>
                  </w:rPrChange>
                </w:rPr>
                <w:t>Milestone</w:t>
              </w:r>
            </w:ins>
          </w:p>
        </w:tc>
        <w:tc>
          <w:tcPr>
            <w:tcW w:w="2035" w:type="pct"/>
            <w:vAlign w:val="center"/>
          </w:tcPr>
          <w:p w14:paraId="0CDD35E2" w14:textId="049719D4" w:rsidR="00526530" w:rsidRPr="00A24EE3" w:rsidRDefault="008C5CAF" w:rsidP="00B522EA">
            <w:pPr>
              <w:pStyle w:val="TableBody"/>
              <w:spacing w:beforeLines="10" w:before="36" w:afterLines="10" w:after="36" w:line="200" w:lineRule="exact"/>
              <w:rPr>
                <w:ins w:id="746" w:author="김형국(공정관리팀)" w:date="2026-10-23T10:27:00Z" w16du:dateUtc="2026-10-23T01:27:00Z"/>
                <w:color w:val="0070C0"/>
                <w:rPrChange w:id="747" w:author="김형국(공정관리팀)" w:date="2026-10-23T10:31:00Z" w16du:dateUtc="2026-10-23T01:31:00Z">
                  <w:rPr>
                    <w:ins w:id="748" w:author="김형국(공정관리팀)" w:date="2026-10-23T10:27:00Z" w16du:dateUtc="2026-10-23T01:27:00Z"/>
                  </w:rPr>
                </w:rPrChange>
              </w:rPr>
            </w:pPr>
            <w:ins w:id="749" w:author="김형국(공정관리팀)" w:date="2026-10-23T10:31:00Z" w16du:dateUtc="2026-10-23T01:31:00Z">
              <w:r w:rsidRPr="00A24EE3">
                <w:rPr>
                  <w:color w:val="0070C0"/>
                  <w:rPrChange w:id="750" w:author="김형국(공정관리팀)" w:date="2026-10-23T10:31:00Z" w16du:dateUtc="2026-10-23T01:31:00Z">
                    <w:rPr/>
                  </w:rPrChange>
                </w:rPr>
                <w:t>FEED Final Estimate issued (Class 3 AACE)</w:t>
              </w:r>
            </w:ins>
          </w:p>
        </w:tc>
        <w:tc>
          <w:tcPr>
            <w:tcW w:w="1124" w:type="pct"/>
            <w:vAlign w:val="center"/>
          </w:tcPr>
          <w:p w14:paraId="1D68D919" w14:textId="4EECCDA2" w:rsidR="00526530" w:rsidRPr="00A24EE3" w:rsidRDefault="000C538D" w:rsidP="006C2632">
            <w:pPr>
              <w:pStyle w:val="TableBody"/>
              <w:spacing w:beforeLines="10" w:before="36" w:afterLines="10" w:after="36" w:line="200" w:lineRule="exact"/>
              <w:rPr>
                <w:ins w:id="751" w:author="김형국(공정관리팀)" w:date="2026-10-23T10:27:00Z" w16du:dateUtc="2026-10-23T01:27:00Z"/>
                <w:color w:val="0070C0"/>
              </w:rPr>
            </w:pPr>
            <w:ins w:id="752" w:author="김형국(공정관리팀)" w:date="2026-10-23T10:35:00Z" w16du:dateUtc="2026-10-23T01:35:00Z">
              <w:r>
                <w:rPr>
                  <w:rFonts w:hint="eastAsia"/>
                  <w:color w:val="0070C0"/>
                </w:rPr>
                <w:t>4.5</w:t>
              </w:r>
            </w:ins>
          </w:p>
        </w:tc>
      </w:tr>
      <w:tr w:rsidR="00D612C7" w:rsidRPr="00346674" w14:paraId="7D2E8AE0" w14:textId="77777777" w:rsidTr="0125BCA2">
        <w:trPr>
          <w:trHeight w:val="18"/>
          <w:jc w:val="center"/>
          <w:ins w:id="753" w:author="김형국(공정관리팀)" w:date="2026-10-23T10:26:00Z"/>
        </w:trPr>
        <w:tc>
          <w:tcPr>
            <w:tcW w:w="686" w:type="pct"/>
            <w:vAlign w:val="center"/>
          </w:tcPr>
          <w:p w14:paraId="6BB2CDC8" w14:textId="2E315584" w:rsidR="00D612C7" w:rsidRPr="00A24EE3" w:rsidRDefault="00526530" w:rsidP="006C2632">
            <w:pPr>
              <w:pStyle w:val="TableBody"/>
              <w:spacing w:beforeLines="10" w:before="36" w:afterLines="10" w:after="36" w:line="200" w:lineRule="exact"/>
              <w:rPr>
                <w:ins w:id="754" w:author="김형국(공정관리팀)" w:date="2026-10-23T10:26:00Z" w16du:dateUtc="2026-10-23T01:26:00Z"/>
                <w:color w:val="0070C0"/>
                <w:rPrChange w:id="755" w:author="김형국(공정관리팀)" w:date="2026-10-23T10:31:00Z" w16du:dateUtc="2026-10-23T01:31:00Z">
                  <w:rPr>
                    <w:ins w:id="756" w:author="김형국(공정관리팀)" w:date="2026-10-23T10:26:00Z" w16du:dateUtc="2026-10-23T01:26:00Z"/>
                  </w:rPr>
                </w:rPrChange>
              </w:rPr>
            </w:pPr>
            <w:ins w:id="757" w:author="김형국(공정관리팀)" w:date="2026-10-23T10:27:00Z" w16du:dateUtc="2026-10-23T01:27:00Z">
              <w:r w:rsidRPr="00A24EE3">
                <w:rPr>
                  <w:color w:val="0070C0"/>
                  <w:rPrChange w:id="758" w:author="김형국(공정관리팀)" w:date="2026-10-23T10:31:00Z" w16du:dateUtc="2026-10-23T01:31:00Z">
                    <w:rPr/>
                  </w:rPrChange>
                </w:rPr>
                <w:t>10</w:t>
              </w:r>
            </w:ins>
          </w:p>
        </w:tc>
        <w:tc>
          <w:tcPr>
            <w:tcW w:w="1154" w:type="pct"/>
            <w:vAlign w:val="center"/>
          </w:tcPr>
          <w:p w14:paraId="458D5EAD" w14:textId="787E15E1" w:rsidR="00D612C7" w:rsidRPr="00A24EE3" w:rsidRDefault="00D0509D" w:rsidP="006C2632">
            <w:pPr>
              <w:pStyle w:val="TableBody"/>
              <w:spacing w:beforeLines="10" w:before="36" w:afterLines="10" w:after="36" w:line="200" w:lineRule="exact"/>
              <w:rPr>
                <w:ins w:id="759" w:author="김형국(공정관리팀)" w:date="2026-10-23T10:26:00Z" w16du:dateUtc="2026-10-23T01:26:00Z"/>
                <w:color w:val="0070C0"/>
                <w:rPrChange w:id="760" w:author="김형국(공정관리팀)" w:date="2026-10-23T10:31:00Z" w16du:dateUtc="2026-10-23T01:31:00Z">
                  <w:rPr>
                    <w:ins w:id="761" w:author="김형국(공정관리팀)" w:date="2026-10-23T10:26:00Z" w16du:dateUtc="2026-10-23T01:26:00Z"/>
                  </w:rPr>
                </w:rPrChange>
              </w:rPr>
            </w:pPr>
            <w:ins w:id="762" w:author="김형국(공정관리팀)" w:date="2026-10-23T10:30:00Z" w16du:dateUtc="2026-10-23T01:30:00Z">
              <w:r w:rsidRPr="00A24EE3">
                <w:rPr>
                  <w:color w:val="0070C0"/>
                  <w:rPrChange w:id="763" w:author="김형국(공정관리팀)" w:date="2026-10-23T10:31:00Z" w16du:dateUtc="2026-10-23T01:31:00Z">
                    <w:rPr/>
                  </w:rPrChange>
                </w:rPr>
                <w:t>Milestone</w:t>
              </w:r>
            </w:ins>
          </w:p>
        </w:tc>
        <w:tc>
          <w:tcPr>
            <w:tcW w:w="2035" w:type="pct"/>
            <w:vAlign w:val="center"/>
          </w:tcPr>
          <w:p w14:paraId="5B75F7C6" w14:textId="50D88268" w:rsidR="00D612C7" w:rsidRPr="00A24EE3" w:rsidRDefault="00A24EE3" w:rsidP="00B522EA">
            <w:pPr>
              <w:pStyle w:val="TableBody"/>
              <w:spacing w:beforeLines="10" w:before="36" w:afterLines="10" w:after="36" w:line="200" w:lineRule="exact"/>
              <w:rPr>
                <w:ins w:id="764" w:author="김형국(공정관리팀)" w:date="2026-10-23T10:26:00Z" w16du:dateUtc="2026-10-23T01:26:00Z"/>
                <w:color w:val="0070C0"/>
                <w:rPrChange w:id="765" w:author="김형국(공정관리팀)" w:date="2026-10-23T10:31:00Z" w16du:dateUtc="2026-10-23T01:31:00Z">
                  <w:rPr>
                    <w:ins w:id="766" w:author="김형국(공정관리팀)" w:date="2026-10-23T10:26:00Z" w16du:dateUtc="2026-10-23T01:26:00Z"/>
                  </w:rPr>
                </w:rPrChange>
              </w:rPr>
            </w:pPr>
            <w:ins w:id="767" w:author="김형국(공정관리팀)" w:date="2026-10-23T10:31:00Z" w16du:dateUtc="2026-10-23T01:31:00Z">
              <w:r w:rsidRPr="00A24EE3">
                <w:rPr>
                  <w:color w:val="0070C0"/>
                  <w:rPrChange w:id="768" w:author="김형국(공정관리팀)" w:date="2026-10-23T10:31:00Z" w16du:dateUtc="2026-10-23T01:31:00Z">
                    <w:rPr/>
                  </w:rPrChange>
                </w:rPr>
                <w:t>30% Engineering 3D Model Reviews Complete</w:t>
              </w:r>
            </w:ins>
          </w:p>
        </w:tc>
        <w:tc>
          <w:tcPr>
            <w:tcW w:w="1124" w:type="pct"/>
            <w:vAlign w:val="center"/>
          </w:tcPr>
          <w:p w14:paraId="57AF5A78" w14:textId="115D7878" w:rsidR="00D612C7" w:rsidRPr="00A24EE3" w:rsidRDefault="00A94479" w:rsidP="006C2632">
            <w:pPr>
              <w:pStyle w:val="TableBody"/>
              <w:spacing w:beforeLines="10" w:before="36" w:afterLines="10" w:after="36" w:line="200" w:lineRule="exact"/>
              <w:rPr>
                <w:ins w:id="769" w:author="김형국(공정관리팀)" w:date="2026-10-23T10:26:00Z" w16du:dateUtc="2026-10-23T01:26:00Z"/>
                <w:color w:val="0070C0"/>
              </w:rPr>
            </w:pPr>
            <w:ins w:id="770" w:author="김형국(공정관리팀)" w:date="2026-10-23T10:35:00Z" w16du:dateUtc="2026-10-23T01:35:00Z">
              <w:r>
                <w:rPr>
                  <w:rFonts w:hint="eastAsia"/>
                  <w:color w:val="0070C0"/>
                </w:rPr>
                <w:t>4.5</w:t>
              </w:r>
            </w:ins>
          </w:p>
        </w:tc>
      </w:tr>
      <w:tr w:rsidR="00526530" w:rsidRPr="00346674" w14:paraId="20E540CC" w14:textId="77777777" w:rsidTr="0125BCA2">
        <w:trPr>
          <w:trHeight w:val="18"/>
          <w:jc w:val="center"/>
          <w:ins w:id="771" w:author="김형국(공정관리팀)" w:date="2026-10-23T10:26:00Z"/>
        </w:trPr>
        <w:tc>
          <w:tcPr>
            <w:tcW w:w="686" w:type="pct"/>
            <w:vAlign w:val="center"/>
          </w:tcPr>
          <w:p w14:paraId="42A93011" w14:textId="7B9A3A8A" w:rsidR="00526530" w:rsidRPr="00A24EE3" w:rsidRDefault="00526530" w:rsidP="006C2632">
            <w:pPr>
              <w:pStyle w:val="TableBody"/>
              <w:spacing w:beforeLines="10" w:before="36" w:afterLines="10" w:after="36" w:line="200" w:lineRule="exact"/>
              <w:rPr>
                <w:ins w:id="772" w:author="김형국(공정관리팀)" w:date="2026-10-23T10:26:00Z" w16du:dateUtc="2026-10-23T01:26:00Z"/>
                <w:color w:val="0070C0"/>
                <w:rPrChange w:id="773" w:author="김형국(공정관리팀)" w:date="2026-10-23T10:31:00Z" w16du:dateUtc="2026-10-23T01:31:00Z">
                  <w:rPr>
                    <w:ins w:id="774" w:author="김형국(공정관리팀)" w:date="2026-10-23T10:26:00Z" w16du:dateUtc="2026-10-23T01:26:00Z"/>
                  </w:rPr>
                </w:rPrChange>
              </w:rPr>
            </w:pPr>
            <w:ins w:id="775" w:author="김형국(공정관리팀)" w:date="2026-10-23T10:27:00Z" w16du:dateUtc="2026-10-23T01:27:00Z">
              <w:r w:rsidRPr="00A24EE3">
                <w:rPr>
                  <w:color w:val="0070C0"/>
                  <w:rPrChange w:id="776" w:author="김형국(공정관리팀)" w:date="2026-10-23T10:31:00Z" w16du:dateUtc="2026-10-23T01:31:00Z">
                    <w:rPr/>
                  </w:rPrChange>
                </w:rPr>
                <w:t>11</w:t>
              </w:r>
            </w:ins>
          </w:p>
        </w:tc>
        <w:tc>
          <w:tcPr>
            <w:tcW w:w="1154" w:type="pct"/>
            <w:vAlign w:val="center"/>
          </w:tcPr>
          <w:p w14:paraId="6FA5DE8E" w14:textId="6C6DE543" w:rsidR="00526530" w:rsidRPr="00A24EE3" w:rsidRDefault="00D0509D" w:rsidP="006C2632">
            <w:pPr>
              <w:pStyle w:val="TableBody"/>
              <w:spacing w:beforeLines="10" w:before="36" w:afterLines="10" w:after="36" w:line="200" w:lineRule="exact"/>
              <w:rPr>
                <w:ins w:id="777" w:author="김형국(공정관리팀)" w:date="2026-10-23T10:26:00Z" w16du:dateUtc="2026-10-23T01:26:00Z"/>
                <w:color w:val="0070C0"/>
                <w:rPrChange w:id="778" w:author="김형국(공정관리팀)" w:date="2026-10-23T10:31:00Z" w16du:dateUtc="2026-10-23T01:31:00Z">
                  <w:rPr>
                    <w:ins w:id="779" w:author="김형국(공정관리팀)" w:date="2026-10-23T10:26:00Z" w16du:dateUtc="2026-10-23T01:26:00Z"/>
                  </w:rPr>
                </w:rPrChange>
              </w:rPr>
            </w:pPr>
            <w:ins w:id="780" w:author="김형국(공정관리팀)" w:date="2026-10-23T10:30:00Z" w16du:dateUtc="2026-10-23T01:30:00Z">
              <w:r w:rsidRPr="00A24EE3">
                <w:rPr>
                  <w:color w:val="0070C0"/>
                  <w:rPrChange w:id="781" w:author="김형국(공정관리팀)" w:date="2026-10-23T10:31:00Z" w16du:dateUtc="2026-10-23T01:31:00Z">
                    <w:rPr/>
                  </w:rPrChange>
                </w:rPr>
                <w:t>Milestone</w:t>
              </w:r>
            </w:ins>
          </w:p>
        </w:tc>
        <w:tc>
          <w:tcPr>
            <w:tcW w:w="2035" w:type="pct"/>
            <w:vAlign w:val="center"/>
          </w:tcPr>
          <w:p w14:paraId="4957DA62" w14:textId="4E0E6BAE" w:rsidR="00526530" w:rsidRPr="00A24EE3" w:rsidRDefault="00A24EE3" w:rsidP="00B522EA">
            <w:pPr>
              <w:pStyle w:val="TableBody"/>
              <w:spacing w:beforeLines="10" w:before="36" w:afterLines="10" w:after="36" w:line="200" w:lineRule="exact"/>
              <w:rPr>
                <w:ins w:id="782" w:author="김형국(공정관리팀)" w:date="2026-10-23T10:26:00Z" w16du:dateUtc="2026-10-23T01:26:00Z"/>
                <w:color w:val="0070C0"/>
                <w:rPrChange w:id="783" w:author="김형국(공정관리팀)" w:date="2026-10-23T10:31:00Z" w16du:dateUtc="2026-10-23T01:31:00Z">
                  <w:rPr>
                    <w:ins w:id="784" w:author="김형국(공정관리팀)" w:date="2026-10-23T10:26:00Z" w16du:dateUtc="2026-10-23T01:26:00Z"/>
                  </w:rPr>
                </w:rPrChange>
              </w:rPr>
            </w:pPr>
            <w:ins w:id="785" w:author="김형국(공정관리팀)" w:date="2026-10-23T10:31:00Z" w16du:dateUtc="2026-10-23T01:31:00Z">
              <w:r w:rsidRPr="00A24EE3">
                <w:rPr>
                  <w:color w:val="0070C0"/>
                  <w:rPrChange w:id="786" w:author="김형국(공정관리팀)" w:date="2026-10-23T10:31:00Z" w16du:dateUtc="2026-10-23T01:31:00Z">
                    <w:rPr/>
                  </w:rPrChange>
                </w:rPr>
                <w:t>Execution Plan Including Level 3 Schedule</w:t>
              </w:r>
            </w:ins>
          </w:p>
        </w:tc>
        <w:tc>
          <w:tcPr>
            <w:tcW w:w="1124" w:type="pct"/>
            <w:vAlign w:val="center"/>
          </w:tcPr>
          <w:p w14:paraId="4A61B18D" w14:textId="3E714E7C" w:rsidR="00526530" w:rsidRPr="00A24EE3" w:rsidRDefault="00A94479" w:rsidP="006C2632">
            <w:pPr>
              <w:pStyle w:val="TableBody"/>
              <w:spacing w:beforeLines="10" w:before="36" w:afterLines="10" w:after="36" w:line="200" w:lineRule="exact"/>
              <w:rPr>
                <w:ins w:id="787" w:author="김형국(공정관리팀)" w:date="2026-10-23T10:26:00Z" w16du:dateUtc="2026-10-23T01:26:00Z"/>
                <w:color w:val="0070C0"/>
              </w:rPr>
            </w:pPr>
            <w:ins w:id="788" w:author="김형국(공정관리팀)" w:date="2026-10-23T10:35:00Z" w16du:dateUtc="2026-10-23T01:35:00Z">
              <w:r>
                <w:rPr>
                  <w:rFonts w:hint="eastAsia"/>
                  <w:color w:val="0070C0"/>
                </w:rPr>
                <w:t>4.5</w:t>
              </w:r>
            </w:ins>
          </w:p>
        </w:tc>
      </w:tr>
      <w:tr w:rsidR="006573DC" w:rsidRPr="00346674" w14:paraId="0E30BA56" w14:textId="77777777" w:rsidTr="0125BCA2">
        <w:trPr>
          <w:trHeight w:val="18"/>
          <w:jc w:val="center"/>
        </w:trPr>
        <w:tc>
          <w:tcPr>
            <w:tcW w:w="686" w:type="pct"/>
            <w:vAlign w:val="center"/>
          </w:tcPr>
          <w:p w14:paraId="2A24DC02" w14:textId="26FA7F77" w:rsidR="006573DC" w:rsidRPr="00A24EE3" w:rsidRDefault="0058303A" w:rsidP="006C2632">
            <w:pPr>
              <w:pStyle w:val="TableBody"/>
              <w:spacing w:beforeLines="10" w:before="36" w:afterLines="10" w:after="36" w:line="200" w:lineRule="exact"/>
              <w:rPr>
                <w:color w:val="0070C0"/>
                <w:rPrChange w:id="789" w:author="김형국(공정관리팀)" w:date="2026-10-23T10:31:00Z" w16du:dateUtc="2026-10-23T01:31:00Z">
                  <w:rPr/>
                </w:rPrChange>
              </w:rPr>
            </w:pPr>
            <w:del w:id="790" w:author="김형국(공정관리팀)" w:date="2026-10-23T10:31:00Z" w16du:dateUtc="2026-10-23T01:31:00Z">
              <w:r w:rsidRPr="00A24EE3" w:rsidDel="00A24EE3">
                <w:rPr>
                  <w:color w:val="0070C0"/>
                  <w:rPrChange w:id="791" w:author="김형국(공정관리팀)" w:date="2026-10-23T10:31:00Z" w16du:dateUtc="2026-10-23T01:31:00Z">
                    <w:rPr/>
                  </w:rPrChange>
                </w:rPr>
                <w:delText>4</w:delText>
              </w:r>
            </w:del>
            <w:ins w:id="792" w:author="김형국(공정관리팀)" w:date="2026-10-23T10:31:00Z" w16du:dateUtc="2026-10-23T01:31:00Z">
              <w:r w:rsidR="00A24EE3" w:rsidRPr="00A24EE3">
                <w:rPr>
                  <w:color w:val="0070C0"/>
                  <w:rPrChange w:id="793" w:author="김형국(공정관리팀)" w:date="2026-10-23T10:31:00Z" w16du:dateUtc="2026-10-23T01:31:00Z">
                    <w:rPr/>
                  </w:rPrChange>
                </w:rPr>
                <w:t>12</w:t>
              </w:r>
            </w:ins>
          </w:p>
        </w:tc>
        <w:tc>
          <w:tcPr>
            <w:tcW w:w="1154" w:type="pct"/>
            <w:vAlign w:val="center"/>
          </w:tcPr>
          <w:p w14:paraId="63190A66" w14:textId="7A9B5B8B" w:rsidR="006573DC" w:rsidRPr="00A24EE3" w:rsidRDefault="006573DC" w:rsidP="006C2632">
            <w:pPr>
              <w:pStyle w:val="TableBody"/>
              <w:spacing w:beforeLines="10" w:before="36" w:afterLines="10" w:after="36" w:line="200" w:lineRule="exact"/>
              <w:rPr>
                <w:color w:val="0070C0"/>
                <w:rPrChange w:id="794" w:author="김형국(공정관리팀)" w:date="2026-10-23T10:31:00Z" w16du:dateUtc="2026-10-23T01:31:00Z">
                  <w:rPr/>
                </w:rPrChange>
              </w:rPr>
            </w:pPr>
            <w:r w:rsidRPr="00A24EE3">
              <w:rPr>
                <w:color w:val="0070C0"/>
                <w:rPrChange w:id="795" w:author="김형국(공정관리팀)" w:date="2026-10-23T10:31:00Z" w16du:dateUtc="2026-10-23T01:31:00Z">
                  <w:rPr/>
                </w:rPrChange>
              </w:rPr>
              <w:t>Milestone</w:t>
            </w:r>
          </w:p>
        </w:tc>
        <w:tc>
          <w:tcPr>
            <w:tcW w:w="2035" w:type="pct"/>
            <w:vAlign w:val="center"/>
          </w:tcPr>
          <w:p w14:paraId="52B0C471" w14:textId="44595E71" w:rsidR="006573DC" w:rsidRPr="00A24EE3" w:rsidRDefault="00472A1A" w:rsidP="00B522EA">
            <w:pPr>
              <w:pStyle w:val="TableBody"/>
              <w:spacing w:beforeLines="10" w:before="36" w:afterLines="10" w:after="36" w:line="200" w:lineRule="exact"/>
              <w:rPr>
                <w:color w:val="0070C0"/>
                <w:rPrChange w:id="796" w:author="김형국(공정관리팀)" w:date="2026-10-23T10:31:00Z" w16du:dateUtc="2026-10-23T01:31:00Z">
                  <w:rPr/>
                </w:rPrChange>
              </w:rPr>
            </w:pPr>
            <w:r w:rsidRPr="00A24EE3">
              <w:rPr>
                <w:color w:val="0070C0"/>
                <w:rPrChange w:id="797" w:author="김형국(공정관리팀)" w:date="2026-10-23T10:31:00Z" w16du:dateUtc="2026-10-23T01:31:00Z">
                  <w:rPr/>
                </w:rPrChange>
              </w:rPr>
              <w:t>FEED</w:t>
            </w:r>
            <w:r w:rsidR="00832C42" w:rsidRPr="00A24EE3">
              <w:rPr>
                <w:color w:val="0070C0"/>
                <w:rPrChange w:id="798" w:author="김형국(공정관리팀)" w:date="2026-10-23T10:31:00Z" w16du:dateUtc="2026-10-23T01:31:00Z">
                  <w:rPr/>
                </w:rPrChange>
              </w:rPr>
              <w:t xml:space="preserve"> Completion</w:t>
            </w:r>
            <w:r w:rsidR="00751984" w:rsidRPr="00A24EE3">
              <w:rPr>
                <w:color w:val="0070C0"/>
                <w:rPrChange w:id="799" w:author="김형국(공정관리팀)" w:date="2026-10-23T10:31:00Z" w16du:dateUtc="2026-10-23T01:31:00Z">
                  <w:rPr/>
                </w:rPrChange>
              </w:rPr>
              <w:t xml:space="preserve"> - </w:t>
            </w:r>
            <w:r w:rsidR="00183AC6" w:rsidRPr="00A24EE3">
              <w:rPr>
                <w:color w:val="0070C0"/>
                <w:rPrChange w:id="800" w:author="김형국(공정관리팀)" w:date="2026-10-23T10:31:00Z" w16du:dateUtc="2026-10-23T01:31:00Z">
                  <w:rPr/>
                </w:rPrChange>
              </w:rPr>
              <w:t xml:space="preserve">LSTK </w:t>
            </w:r>
            <w:r w:rsidR="00B522EA" w:rsidRPr="00A24EE3">
              <w:rPr>
                <w:color w:val="0070C0"/>
                <w:rPrChange w:id="801" w:author="김형국(공정관리팀)" w:date="2026-10-23T10:31:00Z" w16du:dateUtc="2026-10-23T01:31:00Z">
                  <w:rPr/>
                </w:rPrChange>
              </w:rPr>
              <w:t>EPC Estimate</w:t>
            </w:r>
          </w:p>
        </w:tc>
        <w:tc>
          <w:tcPr>
            <w:tcW w:w="1124" w:type="pct"/>
            <w:vAlign w:val="center"/>
          </w:tcPr>
          <w:p w14:paraId="626D17A3" w14:textId="59B7E0B4" w:rsidR="006573DC" w:rsidRPr="00A24EE3" w:rsidRDefault="004E2795" w:rsidP="006C2632">
            <w:pPr>
              <w:pStyle w:val="TableBody"/>
              <w:spacing w:beforeLines="10" w:before="36" w:afterLines="10" w:after="36" w:line="200" w:lineRule="exact"/>
              <w:rPr>
                <w:color w:val="0070C0"/>
                <w:rPrChange w:id="802" w:author="김형국(공정관리팀)" w:date="2026-10-23T10:31:00Z" w16du:dateUtc="2026-10-23T01:31:00Z">
                  <w:rPr/>
                </w:rPrChange>
              </w:rPr>
            </w:pPr>
            <w:ins w:id="803" w:author="임영훈(Younghoon Lim)" w:date="2026-10-22T18:02:00Z" w16du:dateUtc="2026-10-22T09:02:00Z">
              <w:r w:rsidRPr="00A24EE3">
                <w:rPr>
                  <w:color w:val="0070C0"/>
                  <w:rPrChange w:id="804" w:author="김형국(공정관리팀)" w:date="2026-10-23T10:31:00Z" w16du:dateUtc="2026-10-23T01:31:00Z">
                    <w:rPr/>
                  </w:rPrChange>
                </w:rPr>
                <w:t>6</w:t>
              </w:r>
            </w:ins>
            <w:del w:id="805" w:author="임영훈(Younghoon Lim)" w:date="2026-10-22T18:02:00Z" w16du:dateUtc="2026-10-22T09:02:00Z">
              <w:r w:rsidR="003B4465" w:rsidRPr="00A24EE3" w:rsidDel="004E2795">
                <w:rPr>
                  <w:color w:val="0070C0"/>
                  <w:rPrChange w:id="806" w:author="김형국(공정관리팀)" w:date="2026-10-23T10:31:00Z" w16du:dateUtc="2026-10-23T01:31:00Z">
                    <w:rPr/>
                  </w:rPrChange>
                </w:rPr>
                <w:delText>3</w:delText>
              </w:r>
            </w:del>
          </w:p>
        </w:tc>
      </w:tr>
    </w:tbl>
    <w:p w14:paraId="0AEAA393" w14:textId="09AF83D7" w:rsidR="00FE0A8F" w:rsidRPr="00346674" w:rsidRDefault="00FE0A8F" w:rsidP="00A5529E">
      <w:pPr>
        <w:pStyle w:val="Heading2"/>
      </w:pPr>
      <w:bookmarkStart w:id="807" w:name="_Toc239456439"/>
      <w:r w:rsidRPr="00346674">
        <w:t>Table G-2 – Milestones</w:t>
      </w:r>
      <w:bookmarkEnd w:id="807"/>
    </w:p>
    <w:p w14:paraId="6691E417" w14:textId="77777777" w:rsidR="00FE0A8F" w:rsidRPr="00346674" w:rsidRDefault="00FE0A8F" w:rsidP="00010B21">
      <w:r w:rsidRPr="00346674">
        <w:t>Project planning Milestones</w:t>
      </w:r>
    </w:p>
    <w:tbl>
      <w:tblPr>
        <w:tblW w:w="4424"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1E0" w:firstRow="1" w:lastRow="1" w:firstColumn="1" w:lastColumn="1" w:noHBand="0" w:noVBand="0"/>
      </w:tblPr>
      <w:tblGrid>
        <w:gridCol w:w="1131"/>
        <w:gridCol w:w="5279"/>
        <w:gridCol w:w="1882"/>
      </w:tblGrid>
      <w:tr w:rsidR="008A0F8E" w:rsidRPr="00346674" w14:paraId="17180889" w14:textId="77777777" w:rsidTr="00872325">
        <w:trPr>
          <w:trHeight w:val="430"/>
          <w:tblHeader/>
          <w:jc w:val="center"/>
        </w:trPr>
        <w:tc>
          <w:tcPr>
            <w:tcW w:w="682" w:type="pct"/>
            <w:shd w:val="clear" w:color="auto" w:fill="D9D9D9" w:themeFill="background1" w:themeFillShade="D9"/>
            <w:vAlign w:val="center"/>
          </w:tcPr>
          <w:p w14:paraId="20572886" w14:textId="77777777" w:rsidR="008A0F8E" w:rsidRPr="00346674" w:rsidRDefault="008A0F8E" w:rsidP="00D473A4">
            <w:pPr>
              <w:pStyle w:val="TableHead"/>
            </w:pPr>
            <w:r w:rsidRPr="00346674">
              <w:t>Milestone No.</w:t>
            </w:r>
          </w:p>
        </w:tc>
        <w:tc>
          <w:tcPr>
            <w:tcW w:w="3183" w:type="pct"/>
            <w:shd w:val="clear" w:color="auto" w:fill="D9D9D9" w:themeFill="background1" w:themeFillShade="D9"/>
            <w:vAlign w:val="center"/>
          </w:tcPr>
          <w:p w14:paraId="4ABA606A" w14:textId="77777777" w:rsidR="008A0F8E" w:rsidRPr="00346674" w:rsidRDefault="008A0F8E" w:rsidP="00D473A4">
            <w:pPr>
              <w:pStyle w:val="TableHead"/>
            </w:pPr>
            <w:r w:rsidRPr="00346674">
              <w:t>Description</w:t>
            </w:r>
          </w:p>
        </w:tc>
        <w:tc>
          <w:tcPr>
            <w:tcW w:w="1135" w:type="pct"/>
            <w:shd w:val="clear" w:color="auto" w:fill="D9D9D9" w:themeFill="background1" w:themeFillShade="D9"/>
            <w:vAlign w:val="center"/>
          </w:tcPr>
          <w:p w14:paraId="6B11A423" w14:textId="77777777" w:rsidR="008A0F8E" w:rsidRPr="00346674" w:rsidRDefault="008A0F8E" w:rsidP="00D473A4">
            <w:pPr>
              <w:pStyle w:val="TableHead"/>
            </w:pPr>
            <w:r w:rsidRPr="00346674">
              <w:t>Time for Completion</w:t>
            </w:r>
          </w:p>
          <w:p w14:paraId="1ED2C68E" w14:textId="77777777" w:rsidR="008A0F8E" w:rsidRPr="00346674" w:rsidRDefault="008A0F8E" w:rsidP="00D473A4">
            <w:pPr>
              <w:pStyle w:val="TableHead"/>
            </w:pPr>
            <w:r w:rsidRPr="00346674">
              <w:t>(Months)</w:t>
            </w:r>
          </w:p>
        </w:tc>
      </w:tr>
      <w:tr w:rsidR="008A0F8E" w:rsidRPr="00346674" w14:paraId="23805BBE" w14:textId="77777777" w:rsidTr="00872325">
        <w:trPr>
          <w:trHeight w:val="26"/>
          <w:jc w:val="center"/>
        </w:trPr>
        <w:tc>
          <w:tcPr>
            <w:tcW w:w="682" w:type="pct"/>
            <w:vAlign w:val="center"/>
          </w:tcPr>
          <w:p w14:paraId="100C262C" w14:textId="77777777" w:rsidR="008A0F8E" w:rsidRPr="005769BB" w:rsidRDefault="008A0F8E" w:rsidP="006C2632">
            <w:pPr>
              <w:pStyle w:val="TableBody"/>
              <w:spacing w:beforeLines="2" w:before="7" w:afterLines="10" w:after="36"/>
              <w:rPr>
                <w:color w:val="0070C0"/>
                <w:rPrChange w:id="808" w:author="김형국(공정관리팀)" w:date="2026-10-23T10:55:00Z" w16du:dateUtc="2026-10-23T01:55:00Z">
                  <w:rPr/>
                </w:rPrChange>
              </w:rPr>
            </w:pPr>
            <w:r w:rsidRPr="005769BB">
              <w:rPr>
                <w:color w:val="0070C0"/>
                <w:rPrChange w:id="809" w:author="김형국(공정관리팀)" w:date="2026-10-23T10:55:00Z" w16du:dateUtc="2026-10-23T01:55:00Z">
                  <w:rPr/>
                </w:rPrChange>
              </w:rPr>
              <w:t>1</w:t>
            </w:r>
          </w:p>
        </w:tc>
        <w:tc>
          <w:tcPr>
            <w:tcW w:w="3183" w:type="pct"/>
            <w:vAlign w:val="center"/>
          </w:tcPr>
          <w:p w14:paraId="3D211484" w14:textId="237F28BC" w:rsidR="008A0F8E" w:rsidRPr="005769BB" w:rsidRDefault="00593679" w:rsidP="006C2632">
            <w:pPr>
              <w:pStyle w:val="TableBody"/>
              <w:spacing w:beforeLines="2" w:before="7" w:afterLines="10" w:after="36"/>
              <w:rPr>
                <w:color w:val="0070C0"/>
                <w:rPrChange w:id="810" w:author="김형국(공정관리팀)" w:date="2026-10-23T10:55:00Z" w16du:dateUtc="2026-10-23T01:55:00Z">
                  <w:rPr/>
                </w:rPrChange>
              </w:rPr>
            </w:pPr>
            <w:ins w:id="811" w:author="김형국(공정관리팀)" w:date="2026-10-23T10:36:00Z" w16du:dateUtc="2026-10-23T01:36:00Z">
              <w:r w:rsidRPr="005769BB">
                <w:rPr>
                  <w:color w:val="0070C0"/>
                  <w:rPrChange w:id="812" w:author="김형국(공정관리팀)" w:date="2026-10-23T10:55:00Z" w16du:dateUtc="2026-10-23T01:55:00Z">
                    <w:rPr/>
                  </w:rPrChange>
                </w:rPr>
                <w:t>EPC Stage 1 “FEED” award</w:t>
              </w:r>
            </w:ins>
            <w:del w:id="813" w:author="김형국(공정관리팀)" w:date="2026-10-23T10:36:00Z" w16du:dateUtc="2026-10-23T01:36:00Z">
              <w:r w:rsidR="008B6D43" w:rsidRPr="005769BB" w:rsidDel="00593679">
                <w:rPr>
                  <w:color w:val="0070C0"/>
                  <w:rPrChange w:id="814" w:author="김형국(공정관리팀)" w:date="2026-10-23T10:55:00Z" w16du:dateUtc="2026-10-23T01:55:00Z">
                    <w:rPr/>
                  </w:rPrChange>
                </w:rPr>
                <w:delText>FEED</w:delText>
              </w:r>
              <w:r w:rsidR="008A0F8E" w:rsidRPr="005769BB" w:rsidDel="00593679">
                <w:rPr>
                  <w:color w:val="0070C0"/>
                  <w:rPrChange w:id="815" w:author="김형국(공정관리팀)" w:date="2026-10-23T10:55:00Z" w16du:dateUtc="2026-10-23T01:55:00Z">
                    <w:rPr/>
                  </w:rPrChange>
                </w:rPr>
                <w:delText xml:space="preserve"> Awarded - Engineering Commence</w:delText>
              </w:r>
            </w:del>
          </w:p>
        </w:tc>
        <w:tc>
          <w:tcPr>
            <w:tcW w:w="1135" w:type="pct"/>
            <w:vAlign w:val="center"/>
          </w:tcPr>
          <w:p w14:paraId="391CDE13" w14:textId="77777777" w:rsidR="008A0F8E" w:rsidRPr="005769BB" w:rsidRDefault="008A0F8E" w:rsidP="006C2632">
            <w:pPr>
              <w:pStyle w:val="TableBody"/>
              <w:spacing w:beforeLines="2" w:before="7" w:afterLines="10" w:after="36"/>
              <w:rPr>
                <w:color w:val="0070C0"/>
                <w:rPrChange w:id="816" w:author="김형국(공정관리팀)" w:date="2026-10-23T10:55:00Z" w16du:dateUtc="2026-10-23T01:55:00Z">
                  <w:rPr/>
                </w:rPrChange>
              </w:rPr>
            </w:pPr>
            <w:r w:rsidRPr="005769BB">
              <w:rPr>
                <w:color w:val="0070C0"/>
                <w:rPrChange w:id="817" w:author="김형국(공정관리팀)" w:date="2026-10-23T10:55:00Z" w16du:dateUtc="2026-10-23T01:55:00Z">
                  <w:rPr/>
                </w:rPrChange>
              </w:rPr>
              <w:t>0</w:t>
            </w:r>
          </w:p>
        </w:tc>
      </w:tr>
      <w:tr w:rsidR="008A0F8E" w:rsidRPr="00346674" w14:paraId="0FB2DA94" w14:textId="77777777" w:rsidTr="00872325">
        <w:trPr>
          <w:trHeight w:val="26"/>
          <w:jc w:val="center"/>
        </w:trPr>
        <w:tc>
          <w:tcPr>
            <w:tcW w:w="682" w:type="pct"/>
            <w:vAlign w:val="center"/>
          </w:tcPr>
          <w:p w14:paraId="0E4C3D87" w14:textId="77777777" w:rsidR="008A0F8E" w:rsidRPr="005769BB" w:rsidRDefault="008A0F8E" w:rsidP="006C2632">
            <w:pPr>
              <w:pStyle w:val="TableBody"/>
              <w:spacing w:beforeLines="2" w:before="7" w:afterLines="10" w:after="36"/>
              <w:rPr>
                <w:color w:val="0070C0"/>
                <w:rPrChange w:id="818" w:author="김형국(공정관리팀)" w:date="2026-10-23T10:55:00Z" w16du:dateUtc="2026-10-23T01:55:00Z">
                  <w:rPr/>
                </w:rPrChange>
              </w:rPr>
            </w:pPr>
            <w:r w:rsidRPr="005769BB">
              <w:rPr>
                <w:color w:val="0070C0"/>
                <w:rPrChange w:id="819" w:author="김형국(공정관리팀)" w:date="2026-10-23T10:55:00Z" w16du:dateUtc="2026-10-23T01:55:00Z">
                  <w:rPr/>
                </w:rPrChange>
              </w:rPr>
              <w:t>2</w:t>
            </w:r>
          </w:p>
        </w:tc>
        <w:tc>
          <w:tcPr>
            <w:tcW w:w="3183" w:type="pct"/>
            <w:vAlign w:val="center"/>
          </w:tcPr>
          <w:p w14:paraId="1DE10BAF" w14:textId="781408B8" w:rsidR="008A0F8E" w:rsidRPr="005769BB" w:rsidRDefault="00AC5B74" w:rsidP="006C2632">
            <w:pPr>
              <w:pStyle w:val="TableBody"/>
              <w:spacing w:beforeLines="2" w:before="7" w:afterLines="10" w:after="36"/>
              <w:rPr>
                <w:color w:val="0070C0"/>
                <w:rPrChange w:id="820" w:author="김형국(공정관리팀)" w:date="2026-10-23T10:55:00Z" w16du:dateUtc="2026-10-23T01:55:00Z">
                  <w:rPr/>
                </w:rPrChange>
              </w:rPr>
            </w:pPr>
            <w:ins w:id="821" w:author="김형국(공정관리팀)" w:date="2026-10-23T10:41:00Z" w16du:dateUtc="2026-10-23T01:41:00Z">
              <w:r w:rsidRPr="005769BB">
                <w:rPr>
                  <w:color w:val="0070C0"/>
                  <w:rPrChange w:id="822" w:author="김형국(공정관리팀)" w:date="2026-10-23T10:55:00Z" w16du:dateUtc="2026-10-23T01:55:00Z">
                    <w:rPr/>
                  </w:rPrChange>
                </w:rPr>
                <w:t>Process Design Basis / Criteria - IFR</w:t>
              </w:r>
              <w:r w:rsidRPr="005769BB" w:rsidDel="008953D1">
                <w:rPr>
                  <w:color w:val="0070C0"/>
                  <w:rPrChange w:id="823" w:author="김형국(공정관리팀)" w:date="2026-10-23T10:55:00Z" w16du:dateUtc="2026-10-23T01:55:00Z">
                    <w:rPr/>
                  </w:rPrChange>
                </w:rPr>
                <w:t xml:space="preserve"> </w:t>
              </w:r>
            </w:ins>
            <w:del w:id="824" w:author="김형국(공정관리팀)" w:date="2026-10-23T10:39:00Z" w16du:dateUtc="2026-10-23T01:39:00Z">
              <w:r w:rsidR="00F34FEA" w:rsidRPr="005769BB" w:rsidDel="008953D1">
                <w:rPr>
                  <w:color w:val="0070C0"/>
                  <w:rPrChange w:id="825" w:author="김형국(공정관리팀)" w:date="2026-10-23T10:55:00Z" w16du:dateUtc="2026-10-23T01:55:00Z">
                    <w:rPr/>
                  </w:rPrChange>
                </w:rPr>
                <w:delText xml:space="preserve">OSBL </w:delText>
              </w:r>
              <w:r w:rsidR="00922DA4" w:rsidRPr="005769BB" w:rsidDel="008953D1">
                <w:rPr>
                  <w:color w:val="0070C0"/>
                  <w:rPrChange w:id="826" w:author="김형국(공정관리팀)" w:date="2026-10-23T10:55:00Z" w16du:dateUtc="2026-10-23T01:55:00Z">
                    <w:rPr/>
                  </w:rPrChange>
                </w:rPr>
                <w:delText>Plot Plan</w:delText>
              </w:r>
              <w:r w:rsidR="00936137" w:rsidRPr="005769BB" w:rsidDel="008953D1">
                <w:rPr>
                  <w:color w:val="0070C0"/>
                  <w:rPrChange w:id="827" w:author="김형국(공정관리팀)" w:date="2026-10-23T10:55:00Z" w16du:dateUtc="2026-10-23T01:55:00Z">
                    <w:rPr/>
                  </w:rPrChange>
                </w:rPr>
                <w:delText xml:space="preserve"> – IFA</w:delText>
              </w:r>
            </w:del>
          </w:p>
        </w:tc>
        <w:tc>
          <w:tcPr>
            <w:tcW w:w="1135" w:type="pct"/>
            <w:vAlign w:val="center"/>
          </w:tcPr>
          <w:p w14:paraId="5D89EF6C" w14:textId="70B663EE" w:rsidR="008A0F8E" w:rsidRPr="005769BB" w:rsidRDefault="008A0F8E" w:rsidP="006C2632">
            <w:pPr>
              <w:pStyle w:val="TableBody"/>
              <w:spacing w:beforeLines="2" w:before="7" w:afterLines="10" w:after="36"/>
              <w:rPr>
                <w:color w:val="0070C0"/>
                <w:rPrChange w:id="828" w:author="김형국(공정관리팀)" w:date="2026-10-23T10:55:00Z" w16du:dateUtc="2026-10-23T01:55:00Z">
                  <w:rPr/>
                </w:rPrChange>
              </w:rPr>
            </w:pPr>
            <w:del w:id="829" w:author="김형국(공정관리팀)" w:date="2026-10-23T10:41:00Z" w16du:dateUtc="2026-10-23T01:41:00Z">
              <w:r w:rsidRPr="005769BB" w:rsidDel="00BA70BD">
                <w:rPr>
                  <w:color w:val="0070C0"/>
                  <w:rPrChange w:id="830" w:author="김형국(공정관리팀)" w:date="2026-10-23T10:55:00Z" w16du:dateUtc="2026-10-23T01:55:00Z">
                    <w:rPr/>
                  </w:rPrChange>
                </w:rPr>
                <w:delText>2</w:delText>
              </w:r>
            </w:del>
            <w:ins w:id="831" w:author="김형국(공정관리팀)" w:date="2026-10-23T10:41:00Z" w16du:dateUtc="2026-10-23T01:41:00Z">
              <w:r w:rsidR="00BA70BD" w:rsidRPr="005769BB">
                <w:rPr>
                  <w:color w:val="0070C0"/>
                  <w:rPrChange w:id="832" w:author="김형국(공정관리팀)" w:date="2026-10-23T10:55:00Z" w16du:dateUtc="2026-10-23T01:55:00Z">
                    <w:rPr/>
                  </w:rPrChange>
                </w:rPr>
                <w:t>1.5</w:t>
              </w:r>
            </w:ins>
          </w:p>
        </w:tc>
      </w:tr>
      <w:tr w:rsidR="36DD5F9B" w:rsidRPr="00346674" w14:paraId="51B82D01" w14:textId="77777777" w:rsidTr="003B44EB">
        <w:trPr>
          <w:trHeight w:val="300"/>
          <w:jc w:val="center"/>
        </w:trPr>
        <w:tc>
          <w:tcPr>
            <w:tcW w:w="682" w:type="pct"/>
            <w:vAlign w:val="center"/>
          </w:tcPr>
          <w:p w14:paraId="33072D3E" w14:textId="0D550E85" w:rsidR="36DD5F9B" w:rsidRPr="005769BB" w:rsidRDefault="00993BB1" w:rsidP="007D4EE8">
            <w:pPr>
              <w:pStyle w:val="TableBody"/>
              <w:spacing w:beforeLines="2" w:before="7" w:afterLines="10" w:after="36"/>
              <w:rPr>
                <w:color w:val="0070C0"/>
                <w:rPrChange w:id="833" w:author="김형국(공정관리팀)" w:date="2026-10-23T10:55:00Z" w16du:dateUtc="2026-10-23T01:55:00Z">
                  <w:rPr/>
                </w:rPrChange>
              </w:rPr>
            </w:pPr>
            <w:r w:rsidRPr="005769BB">
              <w:rPr>
                <w:color w:val="0070C0"/>
                <w:rPrChange w:id="834" w:author="김형국(공정관리팀)" w:date="2026-10-23T10:55:00Z" w16du:dateUtc="2026-10-23T01:55:00Z">
                  <w:rPr/>
                </w:rPrChange>
              </w:rPr>
              <w:t>3</w:t>
            </w:r>
          </w:p>
        </w:tc>
        <w:tc>
          <w:tcPr>
            <w:tcW w:w="3183" w:type="pct"/>
            <w:vAlign w:val="center"/>
          </w:tcPr>
          <w:p w14:paraId="66276AD5" w14:textId="70410CCD" w:rsidR="36DD5F9B" w:rsidRPr="005769BB" w:rsidRDefault="001D3A05" w:rsidP="007D4EE8">
            <w:pPr>
              <w:pStyle w:val="TableBody"/>
              <w:spacing w:beforeLines="2" w:before="7" w:afterLines="10" w:after="36"/>
              <w:rPr>
                <w:color w:val="0070C0"/>
                <w:rPrChange w:id="835" w:author="김형국(공정관리팀)" w:date="2026-10-23T10:55:00Z" w16du:dateUtc="2026-10-23T01:55:00Z">
                  <w:rPr/>
                </w:rPrChange>
              </w:rPr>
            </w:pPr>
            <w:ins w:id="836" w:author="김형국(공정관리팀)" w:date="2026-10-23T10:52:00Z" w16du:dateUtc="2026-10-23T01:52:00Z">
              <w:r w:rsidRPr="005769BB">
                <w:rPr>
                  <w:color w:val="0070C0"/>
                  <w:rPrChange w:id="837" w:author="김형국(공정관리팀)" w:date="2026-10-23T10:55:00Z" w16du:dateUtc="2026-10-23T01:55:00Z">
                    <w:rPr/>
                  </w:rPrChange>
                </w:rPr>
                <w:t>Equipment List - IFR</w:t>
              </w:r>
            </w:ins>
            <w:del w:id="838" w:author="김형국(공정관리팀)" w:date="2026-10-23T10:39:00Z" w16du:dateUtc="2026-10-23T01:39:00Z">
              <w:r w:rsidR="00922DA4" w:rsidRPr="005769BB" w:rsidDel="008953D1">
                <w:rPr>
                  <w:color w:val="0070C0"/>
                  <w:rPrChange w:id="839" w:author="김형국(공정관리팀)" w:date="2026-10-23T10:55:00Z" w16du:dateUtc="2026-10-23T01:55:00Z">
                    <w:rPr/>
                  </w:rPrChange>
                </w:rPr>
                <w:delText>Tie-in List</w:delText>
              </w:r>
              <w:r w:rsidR="00197BE0" w:rsidRPr="005769BB" w:rsidDel="008953D1">
                <w:rPr>
                  <w:color w:val="0070C0"/>
                  <w:rPrChange w:id="840" w:author="김형국(공정관리팀)" w:date="2026-10-23T10:55:00Z" w16du:dateUtc="2026-10-23T01:55:00Z">
                    <w:rPr/>
                  </w:rPrChange>
                </w:rPr>
                <w:delText xml:space="preserve"> – IFI</w:delText>
              </w:r>
            </w:del>
          </w:p>
        </w:tc>
        <w:tc>
          <w:tcPr>
            <w:tcW w:w="1135" w:type="pct"/>
            <w:vAlign w:val="center"/>
          </w:tcPr>
          <w:p w14:paraId="1899004A" w14:textId="43D1A44F" w:rsidR="36DD5F9B" w:rsidRPr="005769BB" w:rsidRDefault="00276FBB" w:rsidP="007D4EE8">
            <w:pPr>
              <w:pStyle w:val="TableBody"/>
              <w:spacing w:beforeLines="2" w:before="7" w:afterLines="10" w:after="36"/>
              <w:rPr>
                <w:color w:val="0070C0"/>
                <w:rPrChange w:id="841" w:author="김형국(공정관리팀)" w:date="2026-10-23T10:55:00Z" w16du:dateUtc="2026-10-23T01:55:00Z">
                  <w:rPr/>
                </w:rPrChange>
              </w:rPr>
            </w:pPr>
            <w:del w:id="842" w:author="김형국(공정관리팀)" w:date="2026-10-23T10:53:00Z" w16du:dateUtc="2026-10-23T01:53:00Z">
              <w:r w:rsidRPr="005769BB" w:rsidDel="001D3A05">
                <w:rPr>
                  <w:color w:val="0070C0"/>
                  <w:rPrChange w:id="843" w:author="김형국(공정관리팀)" w:date="2026-10-23T10:55:00Z" w16du:dateUtc="2026-10-23T01:55:00Z">
                    <w:rPr/>
                  </w:rPrChange>
                </w:rPr>
                <w:delText>3</w:delText>
              </w:r>
            </w:del>
            <w:ins w:id="844" w:author="김형국(공정관리팀)" w:date="2026-10-23T10:53:00Z" w16du:dateUtc="2026-10-23T01:53:00Z">
              <w:r w:rsidR="001D3A05" w:rsidRPr="005769BB">
                <w:rPr>
                  <w:color w:val="0070C0"/>
                  <w:rPrChange w:id="845" w:author="김형국(공정관리팀)" w:date="2026-10-23T10:55:00Z" w16du:dateUtc="2026-10-23T01:55:00Z">
                    <w:rPr/>
                  </w:rPrChange>
                </w:rPr>
                <w:t>2</w:t>
              </w:r>
            </w:ins>
          </w:p>
        </w:tc>
      </w:tr>
      <w:tr w:rsidR="005A0A59" w:rsidRPr="00346674" w14:paraId="11EC420B" w14:textId="77777777" w:rsidTr="00872325">
        <w:trPr>
          <w:trHeight w:val="26"/>
          <w:jc w:val="center"/>
          <w:ins w:id="846" w:author="김형국(공정관리팀)" w:date="2026-10-23T10:56:00Z"/>
        </w:trPr>
        <w:tc>
          <w:tcPr>
            <w:tcW w:w="682" w:type="pct"/>
            <w:vAlign w:val="center"/>
          </w:tcPr>
          <w:p w14:paraId="2A32955B" w14:textId="26FC73C7" w:rsidR="005A0A59" w:rsidRPr="005A0A59" w:rsidRDefault="0099231D" w:rsidP="006C2632">
            <w:pPr>
              <w:pStyle w:val="TableBody"/>
              <w:spacing w:beforeLines="2" w:before="7" w:afterLines="10" w:after="36"/>
              <w:rPr>
                <w:ins w:id="847" w:author="김형국(공정관리팀)" w:date="2026-10-23T10:56:00Z" w16du:dateUtc="2026-10-23T01:56:00Z"/>
                <w:color w:val="0070C0"/>
              </w:rPr>
            </w:pPr>
            <w:ins w:id="848" w:author="김형국(공정관리팀)" w:date="2026-10-23T10:56:00Z" w16du:dateUtc="2026-10-23T01:56:00Z">
              <w:r>
                <w:rPr>
                  <w:rFonts w:hint="eastAsia"/>
                  <w:color w:val="0070C0"/>
                </w:rPr>
                <w:t>4</w:t>
              </w:r>
            </w:ins>
          </w:p>
        </w:tc>
        <w:tc>
          <w:tcPr>
            <w:tcW w:w="3183" w:type="pct"/>
            <w:vAlign w:val="center"/>
          </w:tcPr>
          <w:p w14:paraId="71988F35" w14:textId="460CDD70" w:rsidR="005A0A59" w:rsidRPr="005A0A59" w:rsidRDefault="005A0A59" w:rsidP="006C2632">
            <w:pPr>
              <w:pStyle w:val="TableBody"/>
              <w:spacing w:beforeLines="2" w:before="7" w:afterLines="10" w:after="36"/>
              <w:rPr>
                <w:ins w:id="849" w:author="김형국(공정관리팀)" w:date="2026-10-23T10:56:00Z" w16du:dateUtc="2026-10-23T01:56:00Z"/>
                <w:color w:val="0070C0"/>
              </w:rPr>
            </w:pPr>
            <w:ins w:id="850" w:author="김형국(공정관리팀)" w:date="2026-10-23T10:56:00Z" w16du:dateUtc="2026-10-23T01:56:00Z">
              <w:r w:rsidRPr="005A0A59">
                <w:rPr>
                  <w:color w:val="0070C0"/>
                </w:rPr>
                <w:t>UFD - IFR</w:t>
              </w:r>
            </w:ins>
          </w:p>
        </w:tc>
        <w:tc>
          <w:tcPr>
            <w:tcW w:w="1135" w:type="pct"/>
            <w:vAlign w:val="center"/>
          </w:tcPr>
          <w:p w14:paraId="04BAEB94" w14:textId="26FB8666" w:rsidR="005A0A59" w:rsidRPr="005A0A59" w:rsidRDefault="0099231D" w:rsidP="006C2632">
            <w:pPr>
              <w:pStyle w:val="TableBody"/>
              <w:spacing w:beforeLines="2" w:before="7" w:afterLines="10" w:after="36"/>
              <w:rPr>
                <w:ins w:id="851" w:author="김형국(공정관리팀)" w:date="2026-10-23T10:56:00Z" w16du:dateUtc="2026-10-23T01:56:00Z"/>
                <w:color w:val="0070C0"/>
              </w:rPr>
            </w:pPr>
            <w:ins w:id="852" w:author="김형국(공정관리팀)" w:date="2026-10-23T10:56:00Z" w16du:dateUtc="2026-10-23T01:56:00Z">
              <w:r>
                <w:rPr>
                  <w:rFonts w:hint="eastAsia"/>
                  <w:color w:val="0070C0"/>
                </w:rPr>
                <w:t>2.5</w:t>
              </w:r>
            </w:ins>
          </w:p>
        </w:tc>
      </w:tr>
      <w:tr w:rsidR="008A0F8E" w:rsidRPr="00346674" w14:paraId="46757259" w14:textId="77777777" w:rsidTr="00872325">
        <w:trPr>
          <w:trHeight w:val="26"/>
          <w:jc w:val="center"/>
        </w:trPr>
        <w:tc>
          <w:tcPr>
            <w:tcW w:w="682" w:type="pct"/>
            <w:vAlign w:val="center"/>
          </w:tcPr>
          <w:p w14:paraId="3A6D5DE3" w14:textId="1F38AED3" w:rsidR="008A0F8E" w:rsidRPr="005769BB" w:rsidRDefault="00993BB1" w:rsidP="006C2632">
            <w:pPr>
              <w:pStyle w:val="TableBody"/>
              <w:spacing w:beforeLines="2" w:before="7" w:afterLines="10" w:after="36"/>
              <w:rPr>
                <w:color w:val="0070C0"/>
                <w:rPrChange w:id="853" w:author="김형국(공정관리팀)" w:date="2026-10-23T10:55:00Z" w16du:dateUtc="2026-10-23T01:55:00Z">
                  <w:rPr/>
                </w:rPrChange>
              </w:rPr>
            </w:pPr>
            <w:del w:id="854" w:author="김형국(공정관리팀)" w:date="2026-10-23T10:56:00Z" w16du:dateUtc="2026-10-23T01:56:00Z">
              <w:r w:rsidRPr="005769BB" w:rsidDel="0099231D">
                <w:rPr>
                  <w:color w:val="0070C0"/>
                  <w:rPrChange w:id="855" w:author="김형국(공정관리팀)" w:date="2026-10-23T10:55:00Z" w16du:dateUtc="2026-10-23T01:55:00Z">
                    <w:rPr/>
                  </w:rPrChange>
                </w:rPr>
                <w:delText>4</w:delText>
              </w:r>
            </w:del>
            <w:ins w:id="856" w:author="김형국(공정관리팀)" w:date="2026-10-23T10:56:00Z" w16du:dateUtc="2026-10-23T01:56:00Z">
              <w:r w:rsidR="0099231D">
                <w:rPr>
                  <w:rFonts w:hint="eastAsia"/>
                  <w:color w:val="0070C0"/>
                </w:rPr>
                <w:t>5</w:t>
              </w:r>
            </w:ins>
          </w:p>
        </w:tc>
        <w:tc>
          <w:tcPr>
            <w:tcW w:w="3183" w:type="pct"/>
            <w:vAlign w:val="center"/>
          </w:tcPr>
          <w:p w14:paraId="10B79E3E" w14:textId="2744CAC7" w:rsidR="008A0F8E" w:rsidRPr="005769BB" w:rsidRDefault="00F003A3" w:rsidP="006C2632">
            <w:pPr>
              <w:pStyle w:val="TableBody"/>
              <w:spacing w:beforeLines="2" w:before="7" w:afterLines="10" w:after="36"/>
              <w:rPr>
                <w:color w:val="0070C0"/>
                <w:rPrChange w:id="857" w:author="김형국(공정관리팀)" w:date="2026-10-23T10:55:00Z" w16du:dateUtc="2026-10-23T01:55:00Z">
                  <w:rPr/>
                </w:rPrChange>
              </w:rPr>
            </w:pPr>
            <w:ins w:id="858" w:author="김형국(공정관리팀)" w:date="2026-10-23T10:53:00Z" w16du:dateUtc="2026-10-23T01:53:00Z">
              <w:r w:rsidRPr="005769BB">
                <w:rPr>
                  <w:color w:val="0070C0"/>
                  <w:rPrChange w:id="859" w:author="김형국(공정관리팀)" w:date="2026-10-23T10:55:00Z" w16du:dateUtc="2026-10-23T01:55:00Z">
                    <w:rPr/>
                  </w:rPrChange>
                </w:rPr>
                <w:t>P&amp;ID - IFR</w:t>
              </w:r>
            </w:ins>
            <w:del w:id="860" w:author="김형국(공정관리팀)" w:date="2026-10-23T10:39:00Z" w16du:dateUtc="2026-10-23T01:39:00Z">
              <w:r w:rsidR="00922DA4" w:rsidRPr="005769BB" w:rsidDel="008953D1">
                <w:rPr>
                  <w:color w:val="0070C0"/>
                  <w:rPrChange w:id="861" w:author="김형국(공정관리팀)" w:date="2026-10-23T10:55:00Z" w16du:dateUtc="2026-10-23T01:55:00Z">
                    <w:rPr/>
                  </w:rPrChange>
                </w:rPr>
                <w:delText>Piping Material Specification</w:delText>
              </w:r>
              <w:r w:rsidR="00197BE0" w:rsidRPr="005769BB" w:rsidDel="008953D1">
                <w:rPr>
                  <w:color w:val="0070C0"/>
                  <w:rPrChange w:id="862" w:author="김형국(공정관리팀)" w:date="2026-10-23T10:55:00Z" w16du:dateUtc="2026-10-23T01:55:00Z">
                    <w:rPr/>
                  </w:rPrChange>
                </w:rPr>
                <w:delText xml:space="preserve"> - IFI</w:delText>
              </w:r>
            </w:del>
          </w:p>
        </w:tc>
        <w:tc>
          <w:tcPr>
            <w:tcW w:w="1135" w:type="pct"/>
            <w:vAlign w:val="center"/>
          </w:tcPr>
          <w:p w14:paraId="6F3E5CA7" w14:textId="142B9889" w:rsidR="008A0F8E" w:rsidRPr="005769BB" w:rsidRDefault="00276FBB" w:rsidP="006C2632">
            <w:pPr>
              <w:pStyle w:val="TableBody"/>
              <w:spacing w:beforeLines="2" w:before="7" w:afterLines="10" w:after="36"/>
              <w:rPr>
                <w:color w:val="0070C0"/>
                <w:rPrChange w:id="863" w:author="김형국(공정관리팀)" w:date="2026-10-23T10:55:00Z" w16du:dateUtc="2026-10-23T01:55:00Z">
                  <w:rPr/>
                </w:rPrChange>
              </w:rPr>
            </w:pPr>
            <w:r w:rsidRPr="005769BB">
              <w:rPr>
                <w:color w:val="0070C0"/>
                <w:rPrChange w:id="864" w:author="김형국(공정관리팀)" w:date="2026-10-23T10:55:00Z" w16du:dateUtc="2026-10-23T01:55:00Z">
                  <w:rPr/>
                </w:rPrChange>
              </w:rPr>
              <w:t>3</w:t>
            </w:r>
          </w:p>
        </w:tc>
      </w:tr>
      <w:tr w:rsidR="00922DA4" w:rsidRPr="00346674" w14:paraId="1427C341" w14:textId="77777777" w:rsidTr="00872325">
        <w:trPr>
          <w:trHeight w:val="26"/>
          <w:jc w:val="center"/>
        </w:trPr>
        <w:tc>
          <w:tcPr>
            <w:tcW w:w="682" w:type="pct"/>
            <w:vAlign w:val="center"/>
          </w:tcPr>
          <w:p w14:paraId="304F1949" w14:textId="31C67162" w:rsidR="00922DA4" w:rsidRPr="005769BB" w:rsidRDefault="00993BB1" w:rsidP="006C2632">
            <w:pPr>
              <w:pStyle w:val="TableBody"/>
              <w:spacing w:beforeLines="2" w:before="7" w:afterLines="10" w:after="36"/>
              <w:rPr>
                <w:color w:val="0070C0"/>
                <w:rPrChange w:id="865" w:author="김형국(공정관리팀)" w:date="2026-10-23T10:55:00Z" w16du:dateUtc="2026-10-23T01:55:00Z">
                  <w:rPr/>
                </w:rPrChange>
              </w:rPr>
            </w:pPr>
            <w:del w:id="866" w:author="김형국(공정관리팀)" w:date="2026-10-23T10:56:00Z" w16du:dateUtc="2026-10-23T01:56:00Z">
              <w:r w:rsidRPr="005769BB" w:rsidDel="0099231D">
                <w:rPr>
                  <w:color w:val="0070C0"/>
                  <w:rPrChange w:id="867" w:author="김형국(공정관리팀)" w:date="2026-10-23T10:55:00Z" w16du:dateUtc="2026-10-23T01:55:00Z">
                    <w:rPr/>
                  </w:rPrChange>
                </w:rPr>
                <w:delText>5</w:delText>
              </w:r>
            </w:del>
            <w:ins w:id="868" w:author="김형국(공정관리팀)" w:date="2026-10-23T10:56:00Z" w16du:dateUtc="2026-10-23T01:56:00Z">
              <w:r w:rsidR="0099231D">
                <w:rPr>
                  <w:rFonts w:hint="eastAsia"/>
                  <w:color w:val="0070C0"/>
                </w:rPr>
                <w:t>6</w:t>
              </w:r>
            </w:ins>
          </w:p>
        </w:tc>
        <w:tc>
          <w:tcPr>
            <w:tcW w:w="3183" w:type="pct"/>
            <w:vAlign w:val="center"/>
          </w:tcPr>
          <w:p w14:paraId="6589C488" w14:textId="57FAC441" w:rsidR="00922DA4" w:rsidRPr="005769BB" w:rsidRDefault="002C70EE" w:rsidP="006C2632">
            <w:pPr>
              <w:pStyle w:val="TableBody"/>
              <w:spacing w:beforeLines="2" w:before="7" w:afterLines="10" w:after="36"/>
              <w:rPr>
                <w:color w:val="0070C0"/>
                <w:rPrChange w:id="869" w:author="김형국(공정관리팀)" w:date="2026-10-23T10:55:00Z" w16du:dateUtc="2026-10-23T01:55:00Z">
                  <w:rPr/>
                </w:rPrChange>
              </w:rPr>
            </w:pPr>
            <w:ins w:id="870" w:author="김형국(공정관리팀)" w:date="2026-10-23T10:53:00Z" w16du:dateUtc="2026-10-23T01:53:00Z">
              <w:r w:rsidRPr="005769BB">
                <w:rPr>
                  <w:color w:val="0070C0"/>
                  <w:rPrChange w:id="871" w:author="김형국(공정관리팀)" w:date="2026-10-23T10:55:00Z" w16du:dateUtc="2026-10-23T01:55:00Z">
                    <w:rPr/>
                  </w:rPrChange>
                </w:rPr>
                <w:t>Piping Material Class Specification / Line Class Index - IFA</w:t>
              </w:r>
            </w:ins>
            <w:del w:id="872" w:author="김형국(공정관리팀)" w:date="2026-10-23T10:39:00Z" w16du:dateUtc="2026-10-23T01:39:00Z">
              <w:r w:rsidR="00922DA4" w:rsidRPr="005769BB" w:rsidDel="008953D1">
                <w:rPr>
                  <w:color w:val="0070C0"/>
                  <w:rPrChange w:id="873" w:author="김형국(공정관리팀)" w:date="2026-10-23T10:55:00Z" w16du:dateUtc="2026-10-23T01:55:00Z">
                    <w:rPr/>
                  </w:rPrChange>
                </w:rPr>
                <w:delText>Basis of Estimation</w:delText>
              </w:r>
              <w:r w:rsidR="00197BE0" w:rsidRPr="005769BB" w:rsidDel="008953D1">
                <w:rPr>
                  <w:color w:val="0070C0"/>
                  <w:rPrChange w:id="874" w:author="김형국(공정관리팀)" w:date="2026-10-23T10:55:00Z" w16du:dateUtc="2026-10-23T01:55:00Z">
                    <w:rPr/>
                  </w:rPrChange>
                </w:rPr>
                <w:delText xml:space="preserve"> - IFI</w:delText>
              </w:r>
            </w:del>
          </w:p>
        </w:tc>
        <w:tc>
          <w:tcPr>
            <w:tcW w:w="1135" w:type="pct"/>
            <w:vAlign w:val="center"/>
          </w:tcPr>
          <w:p w14:paraId="71458C64" w14:textId="287F691A" w:rsidR="00922DA4" w:rsidRPr="005769BB" w:rsidRDefault="00922DA4" w:rsidP="006C2632">
            <w:pPr>
              <w:pStyle w:val="TableBody"/>
              <w:spacing w:beforeLines="2" w:before="7" w:afterLines="10" w:after="36"/>
              <w:rPr>
                <w:color w:val="0070C0"/>
                <w:rPrChange w:id="875" w:author="김형국(공정관리팀)" w:date="2026-10-23T10:55:00Z" w16du:dateUtc="2026-10-23T01:55:00Z">
                  <w:rPr/>
                </w:rPrChange>
              </w:rPr>
            </w:pPr>
            <w:del w:id="876" w:author="김형국(공정관리팀)" w:date="2026-10-23T10:53:00Z" w16du:dateUtc="2026-10-23T01:53:00Z">
              <w:r w:rsidRPr="005769BB" w:rsidDel="002C70EE">
                <w:rPr>
                  <w:color w:val="0070C0"/>
                  <w:rPrChange w:id="877" w:author="김형국(공정관리팀)" w:date="2026-10-23T10:55:00Z" w16du:dateUtc="2026-10-23T01:55:00Z">
                    <w:rPr/>
                  </w:rPrChange>
                </w:rPr>
                <w:delText>3</w:delText>
              </w:r>
            </w:del>
            <w:ins w:id="878" w:author="김형국(공정관리팀)" w:date="2026-10-23T10:53:00Z" w16du:dateUtc="2026-10-23T01:53:00Z">
              <w:r w:rsidR="002C70EE" w:rsidRPr="005769BB">
                <w:rPr>
                  <w:color w:val="0070C0"/>
                  <w:rPrChange w:id="879" w:author="김형국(공정관리팀)" w:date="2026-10-23T10:55:00Z" w16du:dateUtc="2026-10-23T01:55:00Z">
                    <w:rPr/>
                  </w:rPrChange>
                </w:rPr>
                <w:t>4</w:t>
              </w:r>
            </w:ins>
          </w:p>
        </w:tc>
      </w:tr>
      <w:tr w:rsidR="002F647A" w:rsidRPr="00346674" w14:paraId="7F4E7103" w14:textId="77777777" w:rsidTr="00872325">
        <w:trPr>
          <w:trHeight w:val="26"/>
          <w:jc w:val="center"/>
          <w:ins w:id="880" w:author="김형국(공정관리팀)" w:date="2026-10-23T10:36:00Z"/>
        </w:trPr>
        <w:tc>
          <w:tcPr>
            <w:tcW w:w="682" w:type="pct"/>
            <w:vAlign w:val="center"/>
          </w:tcPr>
          <w:p w14:paraId="0CAE6A59" w14:textId="4552B394" w:rsidR="002F647A" w:rsidRPr="005769BB" w:rsidRDefault="0099231D" w:rsidP="006C2632">
            <w:pPr>
              <w:pStyle w:val="TableBody"/>
              <w:spacing w:beforeLines="2" w:before="7" w:afterLines="10" w:after="36"/>
              <w:rPr>
                <w:ins w:id="881" w:author="김형국(공정관리팀)" w:date="2026-10-23T10:36:00Z" w16du:dateUtc="2026-10-23T01:36:00Z"/>
                <w:color w:val="0070C0"/>
                <w:rPrChange w:id="882" w:author="김형국(공정관리팀)" w:date="2026-10-23T10:55:00Z" w16du:dateUtc="2026-10-23T01:55:00Z">
                  <w:rPr>
                    <w:ins w:id="883" w:author="김형국(공정관리팀)" w:date="2026-10-23T10:36:00Z" w16du:dateUtc="2026-10-23T01:36:00Z"/>
                  </w:rPr>
                </w:rPrChange>
              </w:rPr>
            </w:pPr>
            <w:ins w:id="884" w:author="김형국(공정관리팀)" w:date="2026-10-23T10:56:00Z" w16du:dateUtc="2026-10-23T01:56:00Z">
              <w:r>
                <w:rPr>
                  <w:rFonts w:hint="eastAsia"/>
                  <w:color w:val="0070C0"/>
                </w:rPr>
                <w:t>7</w:t>
              </w:r>
            </w:ins>
          </w:p>
        </w:tc>
        <w:tc>
          <w:tcPr>
            <w:tcW w:w="3183" w:type="pct"/>
            <w:vAlign w:val="center"/>
          </w:tcPr>
          <w:p w14:paraId="1A3292EE" w14:textId="44A5EC5A" w:rsidR="002F647A" w:rsidRPr="005769BB" w:rsidRDefault="00CD64DC" w:rsidP="006C2632">
            <w:pPr>
              <w:pStyle w:val="TableBody"/>
              <w:spacing w:beforeLines="2" w:before="7" w:afterLines="10" w:after="36"/>
              <w:rPr>
                <w:ins w:id="885" w:author="김형국(공정관리팀)" w:date="2026-10-23T10:36:00Z" w16du:dateUtc="2026-10-23T01:36:00Z"/>
                <w:color w:val="0070C0"/>
                <w:rPrChange w:id="886" w:author="김형국(공정관리팀)" w:date="2026-10-23T10:55:00Z" w16du:dateUtc="2026-10-23T01:55:00Z">
                  <w:rPr>
                    <w:ins w:id="887" w:author="김형국(공정관리팀)" w:date="2026-10-23T10:36:00Z" w16du:dateUtc="2026-10-23T01:36:00Z"/>
                  </w:rPr>
                </w:rPrChange>
              </w:rPr>
            </w:pPr>
            <w:ins w:id="888" w:author="김형국(공정관리팀)" w:date="2026-10-23T10:54:00Z" w16du:dateUtc="2026-10-23T01:54:00Z">
              <w:r w:rsidRPr="005769BB">
                <w:rPr>
                  <w:color w:val="0070C0"/>
                  <w:rPrChange w:id="889" w:author="김형국(공정관리팀)" w:date="2026-10-23T10:55:00Z" w16du:dateUtc="2026-10-23T01:55:00Z">
                    <w:rPr/>
                  </w:rPrChange>
                </w:rPr>
                <w:t>Electrical Equipment Arrangement Plans / Layouts – IFA</w:t>
              </w:r>
            </w:ins>
          </w:p>
        </w:tc>
        <w:tc>
          <w:tcPr>
            <w:tcW w:w="1135" w:type="pct"/>
            <w:vAlign w:val="center"/>
          </w:tcPr>
          <w:p w14:paraId="213B6996" w14:textId="21DBEE12" w:rsidR="002F647A" w:rsidRPr="005769BB" w:rsidRDefault="00CD64DC" w:rsidP="006C2632">
            <w:pPr>
              <w:pStyle w:val="TableBody"/>
              <w:spacing w:beforeLines="2" w:before="7" w:afterLines="10" w:after="36"/>
              <w:rPr>
                <w:ins w:id="890" w:author="김형국(공정관리팀)" w:date="2026-10-23T10:36:00Z" w16du:dateUtc="2026-10-23T01:36:00Z"/>
                <w:color w:val="0070C0"/>
                <w:rPrChange w:id="891" w:author="김형국(공정관리팀)" w:date="2026-10-23T10:55:00Z" w16du:dateUtc="2026-10-23T01:55:00Z">
                  <w:rPr>
                    <w:ins w:id="892" w:author="김형국(공정관리팀)" w:date="2026-10-23T10:36:00Z" w16du:dateUtc="2026-10-23T01:36:00Z"/>
                  </w:rPr>
                </w:rPrChange>
              </w:rPr>
            </w:pPr>
            <w:ins w:id="893" w:author="김형국(공정관리팀)" w:date="2026-10-23T10:54:00Z" w16du:dateUtc="2026-10-23T01:54:00Z">
              <w:r w:rsidRPr="005769BB">
                <w:rPr>
                  <w:color w:val="0070C0"/>
                  <w:rPrChange w:id="894" w:author="김형국(공정관리팀)" w:date="2026-10-23T10:55:00Z" w16du:dateUtc="2026-10-23T01:55:00Z">
                    <w:rPr/>
                  </w:rPrChange>
                </w:rPr>
                <w:t>5</w:t>
              </w:r>
            </w:ins>
          </w:p>
        </w:tc>
      </w:tr>
      <w:tr w:rsidR="002F647A" w:rsidRPr="00346674" w14:paraId="340908EC" w14:textId="77777777" w:rsidTr="00872325">
        <w:trPr>
          <w:trHeight w:val="26"/>
          <w:jc w:val="center"/>
          <w:ins w:id="895" w:author="김형국(공정관리팀)" w:date="2026-10-23T10:36:00Z"/>
        </w:trPr>
        <w:tc>
          <w:tcPr>
            <w:tcW w:w="682" w:type="pct"/>
            <w:vAlign w:val="center"/>
          </w:tcPr>
          <w:p w14:paraId="5C191DD5" w14:textId="39251975" w:rsidR="002F647A" w:rsidRPr="005769BB" w:rsidRDefault="0099231D" w:rsidP="006C2632">
            <w:pPr>
              <w:pStyle w:val="TableBody"/>
              <w:spacing w:beforeLines="2" w:before="7" w:afterLines="10" w:after="36"/>
              <w:rPr>
                <w:ins w:id="896" w:author="김형국(공정관리팀)" w:date="2026-10-23T10:36:00Z" w16du:dateUtc="2026-10-23T01:36:00Z"/>
                <w:color w:val="0070C0"/>
                <w:rPrChange w:id="897" w:author="김형국(공정관리팀)" w:date="2026-10-23T10:55:00Z" w16du:dateUtc="2026-10-23T01:55:00Z">
                  <w:rPr>
                    <w:ins w:id="898" w:author="김형국(공정관리팀)" w:date="2026-10-23T10:36:00Z" w16du:dateUtc="2026-10-23T01:36:00Z"/>
                  </w:rPr>
                </w:rPrChange>
              </w:rPr>
            </w:pPr>
            <w:ins w:id="899" w:author="김형국(공정관리팀)" w:date="2026-10-23T10:56:00Z" w16du:dateUtc="2026-10-23T01:56:00Z">
              <w:r>
                <w:rPr>
                  <w:rFonts w:hint="eastAsia"/>
                  <w:color w:val="0070C0"/>
                </w:rPr>
                <w:t>8</w:t>
              </w:r>
            </w:ins>
          </w:p>
        </w:tc>
        <w:tc>
          <w:tcPr>
            <w:tcW w:w="3183" w:type="pct"/>
            <w:vAlign w:val="center"/>
          </w:tcPr>
          <w:p w14:paraId="4A9A6DB0" w14:textId="2271C493" w:rsidR="002F647A" w:rsidRPr="005769BB" w:rsidRDefault="00613553" w:rsidP="006C2632">
            <w:pPr>
              <w:pStyle w:val="TableBody"/>
              <w:spacing w:beforeLines="2" w:before="7" w:afterLines="10" w:after="36"/>
              <w:rPr>
                <w:ins w:id="900" w:author="김형국(공정관리팀)" w:date="2026-10-23T10:36:00Z" w16du:dateUtc="2026-10-23T01:36:00Z"/>
                <w:color w:val="0070C0"/>
                <w:rPrChange w:id="901" w:author="김형국(공정관리팀)" w:date="2026-10-23T10:55:00Z" w16du:dateUtc="2026-10-23T01:55:00Z">
                  <w:rPr>
                    <w:ins w:id="902" w:author="김형국(공정관리팀)" w:date="2026-10-23T10:36:00Z" w16du:dateUtc="2026-10-23T01:36:00Z"/>
                  </w:rPr>
                </w:rPrChange>
              </w:rPr>
            </w:pPr>
            <w:ins w:id="903" w:author="김형국(공정관리팀)" w:date="2026-10-23T10:54:00Z" w16du:dateUtc="2026-10-23T01:54:00Z">
              <w:r w:rsidRPr="005769BB">
                <w:rPr>
                  <w:color w:val="0070C0"/>
                  <w:rPrChange w:id="904" w:author="김형국(공정관리팀)" w:date="2026-10-23T10:55:00Z" w16du:dateUtc="2026-10-23T01:55:00Z">
                    <w:rPr/>
                  </w:rPrChange>
                </w:rPr>
                <w:t>Architectural FEED Drawings - IFF</w:t>
              </w:r>
            </w:ins>
          </w:p>
        </w:tc>
        <w:tc>
          <w:tcPr>
            <w:tcW w:w="1135" w:type="pct"/>
            <w:vAlign w:val="center"/>
          </w:tcPr>
          <w:p w14:paraId="216ED5B3" w14:textId="0883853A" w:rsidR="002F647A" w:rsidRPr="005769BB" w:rsidRDefault="00613553" w:rsidP="006C2632">
            <w:pPr>
              <w:pStyle w:val="TableBody"/>
              <w:spacing w:beforeLines="2" w:before="7" w:afterLines="10" w:after="36"/>
              <w:rPr>
                <w:ins w:id="905" w:author="김형국(공정관리팀)" w:date="2026-10-23T10:36:00Z" w16du:dateUtc="2026-10-23T01:36:00Z"/>
                <w:color w:val="0070C0"/>
                <w:rPrChange w:id="906" w:author="김형국(공정관리팀)" w:date="2026-10-23T10:55:00Z" w16du:dateUtc="2026-10-23T01:55:00Z">
                  <w:rPr>
                    <w:ins w:id="907" w:author="김형국(공정관리팀)" w:date="2026-10-23T10:36:00Z" w16du:dateUtc="2026-10-23T01:36:00Z"/>
                  </w:rPr>
                </w:rPrChange>
              </w:rPr>
            </w:pPr>
            <w:ins w:id="908" w:author="김형국(공정관리팀)" w:date="2026-10-23T10:54:00Z" w16du:dateUtc="2026-10-23T01:54:00Z">
              <w:r w:rsidRPr="005769BB">
                <w:rPr>
                  <w:color w:val="0070C0"/>
                  <w:rPrChange w:id="909" w:author="김형국(공정관리팀)" w:date="2026-10-23T10:55:00Z" w16du:dateUtc="2026-10-23T01:55:00Z">
                    <w:rPr/>
                  </w:rPrChange>
                </w:rPr>
                <w:t>6</w:t>
              </w:r>
            </w:ins>
          </w:p>
        </w:tc>
      </w:tr>
      <w:tr w:rsidR="002F647A" w:rsidRPr="00346674" w14:paraId="0CEB3DB2" w14:textId="77777777" w:rsidTr="00872325">
        <w:trPr>
          <w:trHeight w:val="26"/>
          <w:jc w:val="center"/>
          <w:ins w:id="910" w:author="김형국(공정관리팀)" w:date="2026-10-23T10:36:00Z"/>
        </w:trPr>
        <w:tc>
          <w:tcPr>
            <w:tcW w:w="682" w:type="pct"/>
            <w:vAlign w:val="center"/>
          </w:tcPr>
          <w:p w14:paraId="05956C97" w14:textId="30D5882D" w:rsidR="002F647A" w:rsidRPr="005769BB" w:rsidRDefault="0099231D" w:rsidP="006C2632">
            <w:pPr>
              <w:pStyle w:val="TableBody"/>
              <w:spacing w:beforeLines="2" w:before="7" w:afterLines="10" w:after="36"/>
              <w:rPr>
                <w:ins w:id="911" w:author="김형국(공정관리팀)" w:date="2026-10-23T10:36:00Z" w16du:dateUtc="2026-10-23T01:36:00Z"/>
                <w:color w:val="0070C0"/>
                <w:rPrChange w:id="912" w:author="김형국(공정관리팀)" w:date="2026-10-23T10:55:00Z" w16du:dateUtc="2026-10-23T01:55:00Z">
                  <w:rPr>
                    <w:ins w:id="913" w:author="김형국(공정관리팀)" w:date="2026-10-23T10:36:00Z" w16du:dateUtc="2026-10-23T01:36:00Z"/>
                  </w:rPr>
                </w:rPrChange>
              </w:rPr>
            </w:pPr>
            <w:ins w:id="914" w:author="김형국(공정관리팀)" w:date="2026-10-23T10:56:00Z" w16du:dateUtc="2026-10-23T01:56:00Z">
              <w:r>
                <w:rPr>
                  <w:rFonts w:hint="eastAsia"/>
                  <w:color w:val="0070C0"/>
                </w:rPr>
                <w:t>9</w:t>
              </w:r>
            </w:ins>
          </w:p>
        </w:tc>
        <w:tc>
          <w:tcPr>
            <w:tcW w:w="3183" w:type="pct"/>
            <w:vAlign w:val="center"/>
          </w:tcPr>
          <w:p w14:paraId="507393B4" w14:textId="7ACCC843" w:rsidR="002F647A" w:rsidRPr="005769BB" w:rsidRDefault="001D2593" w:rsidP="006C2632">
            <w:pPr>
              <w:pStyle w:val="TableBody"/>
              <w:spacing w:beforeLines="2" w:before="7" w:afterLines="10" w:after="36"/>
              <w:rPr>
                <w:ins w:id="915" w:author="김형국(공정관리팀)" w:date="2026-10-23T10:36:00Z" w16du:dateUtc="2026-10-23T01:36:00Z"/>
                <w:color w:val="0070C0"/>
                <w:rPrChange w:id="916" w:author="김형국(공정관리팀)" w:date="2026-10-23T10:55:00Z" w16du:dateUtc="2026-10-23T01:55:00Z">
                  <w:rPr>
                    <w:ins w:id="917" w:author="김형국(공정관리팀)" w:date="2026-10-23T10:36:00Z" w16du:dateUtc="2026-10-23T01:36:00Z"/>
                  </w:rPr>
                </w:rPrChange>
              </w:rPr>
            </w:pPr>
            <w:ins w:id="918" w:author="김형국(공정관리팀)" w:date="2026-10-23T10:54:00Z" w16du:dateUtc="2026-10-23T01:54:00Z">
              <w:r w:rsidRPr="005769BB">
                <w:rPr>
                  <w:color w:val="0070C0"/>
                  <w:rPrChange w:id="919" w:author="김형국(공정관리팀)" w:date="2026-10-23T10:55:00Z" w16du:dateUtc="2026-10-23T01:55:00Z">
                    <w:rPr/>
                  </w:rPrChange>
                </w:rPr>
                <w:t>FEED Completion</w:t>
              </w:r>
            </w:ins>
          </w:p>
        </w:tc>
        <w:tc>
          <w:tcPr>
            <w:tcW w:w="1135" w:type="pct"/>
            <w:vAlign w:val="center"/>
          </w:tcPr>
          <w:p w14:paraId="7CF638BA" w14:textId="4C3075EE" w:rsidR="002F647A" w:rsidRPr="005769BB" w:rsidRDefault="001D2593" w:rsidP="006C2632">
            <w:pPr>
              <w:pStyle w:val="TableBody"/>
              <w:spacing w:beforeLines="2" w:before="7" w:afterLines="10" w:after="36"/>
              <w:rPr>
                <w:ins w:id="920" w:author="김형국(공정관리팀)" w:date="2026-10-23T10:36:00Z" w16du:dateUtc="2026-10-23T01:36:00Z"/>
                <w:color w:val="0070C0"/>
                <w:rPrChange w:id="921" w:author="김형국(공정관리팀)" w:date="2026-10-23T10:55:00Z" w16du:dateUtc="2026-10-23T01:55:00Z">
                  <w:rPr>
                    <w:ins w:id="922" w:author="김형국(공정관리팀)" w:date="2026-10-23T10:36:00Z" w16du:dateUtc="2026-10-23T01:36:00Z"/>
                  </w:rPr>
                </w:rPrChange>
              </w:rPr>
            </w:pPr>
            <w:ins w:id="923" w:author="김형국(공정관리팀)" w:date="2026-10-23T10:54:00Z" w16du:dateUtc="2026-10-23T01:54:00Z">
              <w:r w:rsidRPr="005769BB">
                <w:rPr>
                  <w:color w:val="0070C0"/>
                  <w:rPrChange w:id="924" w:author="김형국(공정관리팀)" w:date="2026-10-23T10:55:00Z" w16du:dateUtc="2026-10-23T01:55:00Z">
                    <w:rPr/>
                  </w:rPrChange>
                </w:rPr>
                <w:t>6</w:t>
              </w:r>
            </w:ins>
          </w:p>
        </w:tc>
      </w:tr>
    </w:tbl>
    <w:p w14:paraId="5F64D88B" w14:textId="28DFACC6" w:rsidR="006B3A6F" w:rsidRPr="00346674" w:rsidRDefault="006B3A6F" w:rsidP="002A3AAA">
      <w:pPr>
        <w:pStyle w:val="Heading2"/>
      </w:pPr>
      <w:bookmarkStart w:id="925" w:name="_Toc239456440"/>
      <w:r w:rsidRPr="00346674">
        <w:rPr>
          <w:rFonts w:hint="eastAsia"/>
        </w:rPr>
        <w:t>Tab</w:t>
      </w:r>
      <w:r w:rsidR="002A3AAA" w:rsidRPr="00346674">
        <w:rPr>
          <w:rFonts w:hint="eastAsia"/>
        </w:rPr>
        <w:t>l</w:t>
      </w:r>
      <w:r w:rsidRPr="00346674">
        <w:rPr>
          <w:rFonts w:hint="eastAsia"/>
        </w:rPr>
        <w:t xml:space="preserve">e G-3 - </w:t>
      </w:r>
      <w:r w:rsidRPr="00346674">
        <w:t>Contractor Key Milestones</w:t>
      </w:r>
      <w:r w:rsidRPr="00346674">
        <w:rPr>
          <w:rFonts w:hint="eastAsia"/>
        </w:rPr>
        <w:t xml:space="preserve"> </w:t>
      </w:r>
      <w:r w:rsidRPr="00346674">
        <w:t>(Clauses 8.2 &amp; 8.7 of Conditions of Contract)</w:t>
      </w:r>
      <w:bookmarkEnd w:id="925"/>
    </w:p>
    <w:p w14:paraId="2DD7CCB7" w14:textId="064A61F7" w:rsidR="007660E3" w:rsidRPr="00346674" w:rsidRDefault="00D04DFD" w:rsidP="007660E3">
      <w:r w:rsidRPr="00346674">
        <w:rPr>
          <w:rFonts w:hint="eastAsia"/>
        </w:rPr>
        <w:t>This Key M</w:t>
      </w:r>
      <w:r w:rsidRPr="00346674">
        <w:t>i</w:t>
      </w:r>
      <w:r w:rsidRPr="00346674">
        <w:rPr>
          <w:rFonts w:hint="eastAsia"/>
        </w:rPr>
        <w:t xml:space="preserve">lestone is </w:t>
      </w:r>
      <w:r w:rsidR="00AD203D" w:rsidRPr="00346674">
        <w:rPr>
          <w:rFonts w:hint="eastAsia"/>
        </w:rPr>
        <w:t>made based on the Bidder</w:t>
      </w:r>
      <w:r w:rsidR="00AD203D" w:rsidRPr="00346674">
        <w:t>’</w:t>
      </w:r>
      <w:r w:rsidR="00AD203D" w:rsidRPr="00346674">
        <w:rPr>
          <w:rFonts w:hint="eastAsia"/>
        </w:rPr>
        <w:t xml:space="preserve">s </w:t>
      </w:r>
      <w:r w:rsidR="00E931B1" w:rsidRPr="00346674">
        <w:rPr>
          <w:rFonts w:hint="eastAsia"/>
        </w:rPr>
        <w:t xml:space="preserve">Preliminary EPC Schedule. </w:t>
      </w:r>
      <w:r w:rsidR="007660E3" w:rsidRPr="00346674">
        <w:t xml:space="preserve">Achievement of the Key Milestones is dependent upon the timely completion of OEM engineering deliverables and Employer-led early </w:t>
      </w:r>
      <w:r w:rsidR="007660E3" w:rsidRPr="00346674">
        <w:rPr>
          <w:rFonts w:hint="eastAsia"/>
        </w:rPr>
        <w:t>a</w:t>
      </w:r>
      <w:r w:rsidR="007660E3" w:rsidRPr="00346674">
        <w:t>ctivities as identified in the Preliminary EPC Schedule</w:t>
      </w:r>
      <w:r w:rsidR="007660E3" w:rsidRPr="00346674">
        <w:rPr>
          <w:rFonts w:hint="eastAsia"/>
        </w:rPr>
        <w:t xml:space="preserve"> submitted by the Bidder.</w:t>
      </w:r>
    </w:p>
    <w:tbl>
      <w:tblPr>
        <w:tblW w:w="4424"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1E0" w:firstRow="1" w:lastRow="1" w:firstColumn="1" w:lastColumn="1" w:noHBand="0" w:noVBand="0"/>
      </w:tblPr>
      <w:tblGrid>
        <w:gridCol w:w="1131"/>
        <w:gridCol w:w="5279"/>
        <w:gridCol w:w="1882"/>
      </w:tblGrid>
      <w:tr w:rsidR="003D596C" w:rsidRPr="00346674" w14:paraId="09A28135" w14:textId="77777777" w:rsidTr="00BA1F2D">
        <w:trPr>
          <w:trHeight w:val="430"/>
          <w:tblHeader/>
          <w:jc w:val="center"/>
        </w:trPr>
        <w:tc>
          <w:tcPr>
            <w:tcW w:w="682" w:type="pct"/>
            <w:shd w:val="clear" w:color="auto" w:fill="D9D9D9" w:themeFill="background1" w:themeFillShade="D9"/>
            <w:vAlign w:val="center"/>
          </w:tcPr>
          <w:p w14:paraId="0DBBAF83" w14:textId="77777777" w:rsidR="003D596C" w:rsidRPr="00346674" w:rsidRDefault="003D596C" w:rsidP="00BA1F2D">
            <w:pPr>
              <w:pStyle w:val="TableHead"/>
            </w:pPr>
            <w:r w:rsidRPr="00346674">
              <w:t>Milestone No.</w:t>
            </w:r>
          </w:p>
        </w:tc>
        <w:tc>
          <w:tcPr>
            <w:tcW w:w="3183" w:type="pct"/>
            <w:shd w:val="clear" w:color="auto" w:fill="D9D9D9" w:themeFill="background1" w:themeFillShade="D9"/>
            <w:vAlign w:val="center"/>
          </w:tcPr>
          <w:p w14:paraId="7448FBD8" w14:textId="77777777" w:rsidR="003D596C" w:rsidRPr="00346674" w:rsidRDefault="003D596C" w:rsidP="00BA1F2D">
            <w:pPr>
              <w:pStyle w:val="TableHead"/>
            </w:pPr>
            <w:r w:rsidRPr="00346674">
              <w:t>Description</w:t>
            </w:r>
          </w:p>
        </w:tc>
        <w:tc>
          <w:tcPr>
            <w:tcW w:w="1135" w:type="pct"/>
            <w:shd w:val="clear" w:color="auto" w:fill="D9D9D9" w:themeFill="background1" w:themeFillShade="D9"/>
            <w:vAlign w:val="center"/>
          </w:tcPr>
          <w:p w14:paraId="2EF283B5" w14:textId="77777777" w:rsidR="003D596C" w:rsidRPr="00346674" w:rsidRDefault="003D596C" w:rsidP="00BA1F2D">
            <w:pPr>
              <w:pStyle w:val="TableHead"/>
            </w:pPr>
            <w:r w:rsidRPr="00346674">
              <w:t>Time for Completion</w:t>
            </w:r>
          </w:p>
          <w:p w14:paraId="28B38282" w14:textId="77777777" w:rsidR="003D596C" w:rsidRPr="00346674" w:rsidRDefault="003D596C" w:rsidP="00BA1F2D">
            <w:pPr>
              <w:pStyle w:val="TableHead"/>
            </w:pPr>
            <w:r w:rsidRPr="00346674">
              <w:t>(Months)</w:t>
            </w:r>
          </w:p>
        </w:tc>
      </w:tr>
      <w:tr w:rsidR="003D596C" w:rsidRPr="00346674" w14:paraId="1DFF4F51" w14:textId="77777777" w:rsidTr="00BA1F2D">
        <w:trPr>
          <w:trHeight w:val="26"/>
          <w:jc w:val="center"/>
        </w:trPr>
        <w:tc>
          <w:tcPr>
            <w:tcW w:w="682" w:type="pct"/>
            <w:vAlign w:val="center"/>
          </w:tcPr>
          <w:p w14:paraId="3A4388C6" w14:textId="77777777" w:rsidR="003D596C" w:rsidRPr="00346674" w:rsidRDefault="003D596C" w:rsidP="00BA1F2D">
            <w:pPr>
              <w:pStyle w:val="TableBody"/>
              <w:spacing w:beforeLines="2" w:before="7" w:afterLines="10" w:after="36"/>
            </w:pPr>
            <w:r w:rsidRPr="00346674">
              <w:rPr>
                <w:rFonts w:hint="eastAsia"/>
              </w:rPr>
              <w:t>1</w:t>
            </w:r>
          </w:p>
        </w:tc>
        <w:tc>
          <w:tcPr>
            <w:tcW w:w="3183" w:type="pct"/>
            <w:vAlign w:val="center"/>
          </w:tcPr>
          <w:p w14:paraId="4BE2E873" w14:textId="6CD749C1" w:rsidR="003D596C" w:rsidRPr="00346674" w:rsidRDefault="00DD1D64" w:rsidP="00BA1F2D">
            <w:pPr>
              <w:pStyle w:val="TableBody"/>
              <w:spacing w:beforeLines="2" w:before="7" w:afterLines="10" w:after="36"/>
            </w:pPr>
            <w:r w:rsidRPr="00346674">
              <w:t>Mechanical Completion</w:t>
            </w:r>
          </w:p>
        </w:tc>
        <w:tc>
          <w:tcPr>
            <w:tcW w:w="1135" w:type="pct"/>
            <w:vAlign w:val="center"/>
          </w:tcPr>
          <w:p w14:paraId="5AFC596B" w14:textId="2B0CC44B" w:rsidR="003D596C" w:rsidRPr="00346674" w:rsidRDefault="00CD347F" w:rsidP="00BA1F2D">
            <w:pPr>
              <w:pStyle w:val="TableBody"/>
              <w:spacing w:beforeLines="2" w:before="7" w:afterLines="10" w:after="36"/>
            </w:pPr>
            <w:commentRangeStart w:id="926"/>
            <w:r w:rsidRPr="00346674">
              <w:rPr>
                <w:rFonts w:hint="eastAsia"/>
              </w:rPr>
              <w:t>3</w:t>
            </w:r>
            <w:r w:rsidR="00472A1A" w:rsidRPr="00346674">
              <w:rPr>
                <w:rFonts w:hint="eastAsia"/>
              </w:rPr>
              <w:t>2</w:t>
            </w:r>
            <w:commentRangeEnd w:id="926"/>
            <w:r w:rsidR="00D036EA" w:rsidRPr="00346674">
              <w:rPr>
                <w:rStyle w:val="CommentReference"/>
                <w:sz w:val="16"/>
                <w:szCs w:val="16"/>
              </w:rPr>
              <w:commentReference w:id="926"/>
            </w:r>
          </w:p>
        </w:tc>
      </w:tr>
      <w:tr w:rsidR="003D596C" w:rsidRPr="00346674" w14:paraId="56C40584" w14:textId="77777777" w:rsidTr="00BA1F2D">
        <w:trPr>
          <w:trHeight w:val="26"/>
          <w:jc w:val="center"/>
        </w:trPr>
        <w:tc>
          <w:tcPr>
            <w:tcW w:w="682" w:type="pct"/>
            <w:vAlign w:val="center"/>
          </w:tcPr>
          <w:p w14:paraId="66928A0D" w14:textId="77777777" w:rsidR="003D596C" w:rsidRPr="00346674" w:rsidRDefault="003D596C" w:rsidP="00BA1F2D">
            <w:pPr>
              <w:pStyle w:val="TableBody"/>
              <w:spacing w:beforeLines="2" w:before="7" w:afterLines="10" w:after="36"/>
            </w:pPr>
            <w:r w:rsidRPr="00346674">
              <w:rPr>
                <w:rFonts w:hint="eastAsia"/>
              </w:rPr>
              <w:t>2</w:t>
            </w:r>
          </w:p>
        </w:tc>
        <w:tc>
          <w:tcPr>
            <w:tcW w:w="3183" w:type="pct"/>
            <w:vAlign w:val="center"/>
          </w:tcPr>
          <w:p w14:paraId="1EC6F455" w14:textId="3AF88A77" w:rsidR="003D596C" w:rsidRPr="00346674" w:rsidRDefault="00CD347F" w:rsidP="00BA1F2D">
            <w:pPr>
              <w:pStyle w:val="TableBody"/>
              <w:spacing w:beforeLines="2" w:before="7" w:afterLines="10" w:after="36"/>
            </w:pPr>
            <w:r w:rsidRPr="00346674">
              <w:rPr>
                <w:rFonts w:hint="eastAsia"/>
              </w:rPr>
              <w:t>First Gold</w:t>
            </w:r>
            <w:r w:rsidR="00C75C19" w:rsidRPr="00346674">
              <w:rPr>
                <w:rFonts w:hint="eastAsia"/>
              </w:rPr>
              <w:t xml:space="preserve"> Production</w:t>
            </w:r>
          </w:p>
        </w:tc>
        <w:tc>
          <w:tcPr>
            <w:tcW w:w="1135" w:type="pct"/>
            <w:vAlign w:val="center"/>
          </w:tcPr>
          <w:p w14:paraId="51983207" w14:textId="7B5EE363" w:rsidR="003D596C" w:rsidRPr="00346674" w:rsidRDefault="00CD347F" w:rsidP="00BA1F2D">
            <w:pPr>
              <w:pStyle w:val="TableBody"/>
              <w:spacing w:beforeLines="2" w:before="7" w:afterLines="10" w:after="36"/>
            </w:pPr>
            <w:commentRangeStart w:id="927"/>
            <w:r w:rsidRPr="00346674">
              <w:rPr>
                <w:rFonts w:hint="eastAsia"/>
              </w:rPr>
              <w:t>3</w:t>
            </w:r>
            <w:r w:rsidR="00472A1A" w:rsidRPr="00346674">
              <w:rPr>
                <w:rFonts w:hint="eastAsia"/>
              </w:rPr>
              <w:t>4</w:t>
            </w:r>
            <w:commentRangeEnd w:id="927"/>
            <w:r w:rsidR="00005288" w:rsidRPr="00346674">
              <w:rPr>
                <w:rStyle w:val="CommentReference"/>
                <w:sz w:val="16"/>
                <w:szCs w:val="16"/>
              </w:rPr>
              <w:commentReference w:id="927"/>
            </w:r>
          </w:p>
        </w:tc>
      </w:tr>
    </w:tbl>
    <w:p w14:paraId="3175403F" w14:textId="77777777" w:rsidR="003D596C" w:rsidRPr="00346674" w:rsidRDefault="003D596C" w:rsidP="007D1CA9">
      <w:pPr>
        <w:ind w:left="0"/>
      </w:pPr>
    </w:p>
    <w:tbl>
      <w:tblPr>
        <w:tblpPr w:leftFromText="142" w:rightFromText="142" w:vertAnchor="text" w:horzAnchor="margin" w:tblpXSpec="right" w:tblpY="30"/>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8B2AD0" w:rsidRPr="00346674" w14:paraId="38EB29E2" w14:textId="77777777" w:rsidTr="008B2AD0">
        <w:trPr>
          <w:trHeight w:val="932"/>
        </w:trPr>
        <w:tc>
          <w:tcPr>
            <w:tcW w:w="5000" w:type="pct"/>
            <w:gridSpan w:val="2"/>
          </w:tcPr>
          <w:p w14:paraId="3B13BCBA" w14:textId="77777777" w:rsidR="008B2AD0" w:rsidRPr="00346674" w:rsidRDefault="008B2AD0" w:rsidP="008B2AD0">
            <w:pPr>
              <w:pStyle w:val="BodyText"/>
              <w:jc w:val="center"/>
              <w:rPr>
                <w:rFonts w:ascii="Cairo" w:hAnsi="Cairo" w:cs="Cairo"/>
                <w:b/>
                <w:bCs/>
                <w:szCs w:val="20"/>
              </w:rPr>
            </w:pPr>
            <w:r w:rsidRPr="00346674">
              <w:rPr>
                <w:rFonts w:ascii="Cairo" w:hAnsi="Cairo" w:cs="Cairo"/>
                <w:b/>
                <w:bCs/>
                <w:szCs w:val="20"/>
              </w:rPr>
              <w:t>THIS APPENDIX FORMS PART OF THE BID</w:t>
            </w:r>
          </w:p>
          <w:p w14:paraId="7F3BEC74" w14:textId="77777777" w:rsidR="008B2AD0" w:rsidRPr="00346674" w:rsidRDefault="008B2AD0" w:rsidP="008B2AD0">
            <w:pPr>
              <w:pStyle w:val="BodyText"/>
              <w:jc w:val="center"/>
              <w:rPr>
                <w:rFonts w:ascii="Cairo" w:hAnsi="Cairo" w:cs="Cairo"/>
                <w:szCs w:val="20"/>
              </w:rPr>
            </w:pPr>
            <w:r w:rsidRPr="00346674">
              <w:rPr>
                <w:rFonts w:ascii="Cairo" w:hAnsi="Cairo" w:cs="Cairo"/>
                <w:szCs w:val="20"/>
              </w:rPr>
              <w:t>SUBMITTED BY</w:t>
            </w:r>
          </w:p>
        </w:tc>
      </w:tr>
      <w:tr w:rsidR="008B2AD0" w:rsidRPr="00346674" w14:paraId="4DDCEB00" w14:textId="77777777" w:rsidTr="008B2AD0">
        <w:trPr>
          <w:trHeight w:val="355"/>
        </w:trPr>
        <w:tc>
          <w:tcPr>
            <w:tcW w:w="5000" w:type="pct"/>
            <w:gridSpan w:val="2"/>
          </w:tcPr>
          <w:p w14:paraId="30B293CD" w14:textId="77777777" w:rsidR="008B2AD0" w:rsidRPr="00346674" w:rsidRDefault="008B2AD0" w:rsidP="008B2AD0">
            <w:pPr>
              <w:pStyle w:val="BodyText"/>
              <w:spacing w:before="120" w:after="120"/>
              <w:ind w:left="113"/>
              <w:jc w:val="lowKashida"/>
              <w:rPr>
                <w:rFonts w:ascii="Cairo" w:hAnsi="Cairo" w:cs="Cairo"/>
                <w:szCs w:val="20"/>
              </w:rPr>
            </w:pPr>
            <w:r w:rsidRPr="00346674">
              <w:rPr>
                <w:rFonts w:ascii="Cairo" w:hAnsi="Cairo" w:cs="Cairo"/>
                <w:szCs w:val="20"/>
              </w:rPr>
              <w:t>WORKS: EPC CONTRACT FOR MM Cluster PROJECT</w:t>
            </w:r>
            <w:r w:rsidRPr="00346674">
              <w:rPr>
                <w:rFonts w:ascii="Cairo" w:hAnsi="Cairo" w:cs="Cairo"/>
              </w:rPr>
              <w:t>, KSA</w:t>
            </w:r>
          </w:p>
        </w:tc>
      </w:tr>
      <w:tr w:rsidR="008B2AD0" w:rsidRPr="00346674" w14:paraId="4544C36F" w14:textId="77777777" w:rsidTr="008B2AD0">
        <w:trPr>
          <w:trHeight w:val="49"/>
        </w:trPr>
        <w:tc>
          <w:tcPr>
            <w:tcW w:w="2041" w:type="pct"/>
          </w:tcPr>
          <w:p w14:paraId="2F303C70" w14:textId="77777777" w:rsidR="008B2AD0" w:rsidRPr="00346674" w:rsidRDefault="008B2AD0" w:rsidP="008B2AD0">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CPP-ITB-PD&amp;E-26-101</w:t>
            </w:r>
          </w:p>
        </w:tc>
        <w:tc>
          <w:tcPr>
            <w:tcW w:w="2959" w:type="pct"/>
            <w:vAlign w:val="center"/>
          </w:tcPr>
          <w:p w14:paraId="688B5B91" w14:textId="42CA5D59" w:rsidR="008B2AD0" w:rsidRPr="00346674" w:rsidRDefault="008B2AD0" w:rsidP="008B2AD0">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53" behindDoc="1" locked="0" layoutInCell="1" allowOverlap="1" wp14:anchorId="65512C99" wp14:editId="7628E61C">
                  <wp:simplePos x="0" y="0"/>
                  <wp:positionH relativeFrom="column">
                    <wp:posOffset>2341245</wp:posOffset>
                  </wp:positionH>
                  <wp:positionV relativeFrom="paragraph">
                    <wp:posOffset>-35560</wp:posOffset>
                  </wp:positionV>
                  <wp:extent cx="782320" cy="778510"/>
                  <wp:effectExtent l="38100" t="38100" r="36830" b="40640"/>
                  <wp:wrapNone/>
                  <wp:docPr id="204589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Pr="00346674">
              <w:rPr>
                <w:rFonts w:ascii="Cairo" w:hAnsi="Cairo" w:cs="Cairo"/>
                <w:szCs w:val="20"/>
              </w:rPr>
              <w:t>DATE: ………………….……</w:t>
            </w:r>
            <w:del w:id="928" w:author="임영훈(Younghoon Lim)" w:date="2026-10-22T18:06:00Z" w16du:dateUtc="2026-10-22T09:06:00Z">
              <w:r w:rsidR="00B32A91" w:rsidRPr="00346674" w:rsidDel="00662947">
                <w:rPr>
                  <w:rFonts w:ascii="Cairo" w:hAnsi="Cairo" w:cs="Cairo" w:hint="eastAsia"/>
                  <w:szCs w:val="20"/>
                </w:rPr>
                <w:delText>05 Sep.</w:delText>
              </w:r>
              <w:r w:rsidRPr="00346674" w:rsidDel="00662947">
                <w:rPr>
                  <w:rFonts w:ascii="Cairo" w:hAnsi="Cairo" w:cs="Cairo" w:hint="eastAsia"/>
                  <w:szCs w:val="20"/>
                </w:rPr>
                <w:delText xml:space="preserve"> </w:delText>
              </w:r>
            </w:del>
            <w:ins w:id="929" w:author="임영훈(Younghoon Lim)" w:date="2026-10-22T18:06:00Z" w16du:dateUtc="2026-10-22T09:06:00Z">
              <w:r w:rsidR="00662947">
                <w:rPr>
                  <w:rFonts w:ascii="Cairo" w:hAnsi="Cairo" w:cs="Cairo" w:hint="eastAsia"/>
                  <w:szCs w:val="20"/>
                </w:rPr>
                <w:t>28 Oct.</w:t>
              </w:r>
            </w:ins>
            <w:r w:rsidRPr="00346674">
              <w:rPr>
                <w:rFonts w:ascii="Cairo" w:hAnsi="Cairo" w:cs="Cairo" w:hint="eastAsia"/>
                <w:szCs w:val="20"/>
              </w:rPr>
              <w:t>2026</w:t>
            </w:r>
            <w:r w:rsidRPr="00346674">
              <w:rPr>
                <w:rFonts w:ascii="Cairo" w:hAnsi="Cairo" w:cs="Cairo"/>
                <w:szCs w:val="20"/>
              </w:rPr>
              <w:t>……………………….</w:t>
            </w:r>
          </w:p>
        </w:tc>
      </w:tr>
      <w:tr w:rsidR="008B2AD0" w:rsidRPr="00346674" w14:paraId="430D03A2" w14:textId="77777777" w:rsidTr="008B2AD0">
        <w:trPr>
          <w:trHeight w:val="407"/>
        </w:trPr>
        <w:tc>
          <w:tcPr>
            <w:tcW w:w="2041" w:type="pct"/>
            <w:vAlign w:val="center"/>
          </w:tcPr>
          <w:p w14:paraId="7A0A5987" w14:textId="77777777" w:rsidR="008B2AD0" w:rsidRPr="00346674" w:rsidRDefault="008B2AD0" w:rsidP="008B2AD0">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7A1998EF" w14:textId="7FD48C2B" w:rsidR="008B2AD0" w:rsidRPr="00346674" w:rsidRDefault="002B09EB" w:rsidP="008B2AD0">
            <w:pPr>
              <w:pStyle w:val="BodyText"/>
              <w:spacing w:before="120" w:after="120"/>
              <w:ind w:left="113"/>
              <w:rPr>
                <w:rFonts w:ascii="Cairo" w:hAnsi="Cairo" w:cs="Cairo"/>
                <w:szCs w:val="20"/>
              </w:rPr>
            </w:pPr>
            <w:r w:rsidRPr="00346674">
              <w:rPr>
                <w:noProof/>
              </w:rPr>
              <w:drawing>
                <wp:anchor distT="0" distB="0" distL="114300" distR="114300" simplePos="0" relativeHeight="251658259" behindDoc="1" locked="0" layoutInCell="1" allowOverlap="1" wp14:anchorId="33AC4577" wp14:editId="1ECFC2E5">
                  <wp:simplePos x="0" y="0"/>
                  <wp:positionH relativeFrom="column">
                    <wp:posOffset>1231900</wp:posOffset>
                  </wp:positionH>
                  <wp:positionV relativeFrom="paragraph">
                    <wp:posOffset>-3810</wp:posOffset>
                  </wp:positionV>
                  <wp:extent cx="502920" cy="421640"/>
                  <wp:effectExtent l="0" t="0" r="0" b="0"/>
                  <wp:wrapNone/>
                  <wp:docPr id="760613335"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02920" cy="42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AD0" w:rsidRPr="00346674">
              <w:rPr>
                <w:rFonts w:ascii="Cairo" w:hAnsi="Cairo" w:cs="Cairo"/>
                <w:szCs w:val="20"/>
              </w:rPr>
              <w:t>…………………</w:t>
            </w:r>
            <w:r w:rsidR="008B2AD0" w:rsidRPr="00346674">
              <w:rPr>
                <w:rFonts w:ascii="Cairo" w:hAnsi="Cairo" w:cs="Cairo" w:hint="eastAsia"/>
                <w:szCs w:val="20"/>
              </w:rPr>
              <w:t>Yong Kim</w:t>
            </w:r>
            <w:r w:rsidR="008B2AD0" w:rsidRPr="00346674">
              <w:rPr>
                <w:rFonts w:ascii="Cairo" w:hAnsi="Cairo" w:cs="Cairo"/>
                <w:szCs w:val="20"/>
              </w:rPr>
              <w:t>………………………..………</w:t>
            </w:r>
            <w:r w:rsidR="008B2AD0" w:rsidRPr="00346674">
              <w:rPr>
                <w:rFonts w:ascii="Cairo" w:hAnsi="Cairo" w:cs="Cairo" w:hint="eastAsia"/>
                <w:szCs w:val="20"/>
              </w:rPr>
              <w:t>..</w:t>
            </w:r>
            <w:r w:rsidR="008B2AD0" w:rsidRPr="00346674">
              <w:rPr>
                <w:rFonts w:ascii="Cairo" w:hAnsi="Cairo" w:cs="Cairo"/>
                <w:szCs w:val="20"/>
              </w:rPr>
              <w:t>………….</w:t>
            </w:r>
          </w:p>
        </w:tc>
      </w:tr>
    </w:tbl>
    <w:p w14:paraId="6070DD7C" w14:textId="0D729541" w:rsidR="009B5161" w:rsidRPr="00346674" w:rsidRDefault="009B5161" w:rsidP="00302F54">
      <w:pPr>
        <w:pStyle w:val="X"/>
      </w:pPr>
      <w:bookmarkStart w:id="930" w:name="_Toc239456441"/>
      <w:r w:rsidRPr="00346674">
        <w:t>Organization / Key Personnel</w:t>
      </w:r>
      <w:bookmarkEnd w:id="930"/>
    </w:p>
    <w:p w14:paraId="1D99F0FE" w14:textId="74AE2017" w:rsidR="00D96EC1" w:rsidRPr="00346674" w:rsidRDefault="00D96EC1" w:rsidP="00D96EC1">
      <w:r w:rsidRPr="00346674">
        <w:t xml:space="preserve">This section is addressed in </w:t>
      </w:r>
      <w:r w:rsidR="007552EA" w:rsidRPr="00346674">
        <w:rPr>
          <w:rFonts w:hint="eastAsia"/>
        </w:rPr>
        <w:t xml:space="preserve">2.2 b) </w:t>
      </w:r>
      <w:r w:rsidR="007552EA" w:rsidRPr="00346674">
        <w:t xml:space="preserve">Organization </w:t>
      </w:r>
      <w:r w:rsidR="007552EA" w:rsidRPr="00346674">
        <w:rPr>
          <w:rFonts w:hint="eastAsia"/>
        </w:rPr>
        <w:t xml:space="preserve">/ Key Personnel of </w:t>
      </w:r>
      <w:r w:rsidRPr="00346674">
        <w:t>T2.</w:t>
      </w:r>
      <w:r w:rsidRPr="00346674">
        <w:rPr>
          <w:rFonts w:hint="eastAsia"/>
        </w:rPr>
        <w:t xml:space="preserve"> Description of the Work Plan</w:t>
      </w:r>
      <w:r w:rsidRPr="00346674">
        <w:t>. Please refer to that section for further details.</w:t>
      </w:r>
    </w:p>
    <w:p w14:paraId="595BF28E" w14:textId="525D33E4" w:rsidR="008C0067" w:rsidRPr="00346674" w:rsidRDefault="008C0067" w:rsidP="00D96EC1"/>
    <w:p w14:paraId="1591B2E3" w14:textId="77777777" w:rsidR="00EC17AD" w:rsidRPr="00346674" w:rsidRDefault="00EC17AD" w:rsidP="00D96EC1"/>
    <w:p w14:paraId="38C8E4B9" w14:textId="77777777" w:rsidR="00EC17AD" w:rsidRPr="00346674" w:rsidRDefault="00EC17AD" w:rsidP="00D96EC1"/>
    <w:p w14:paraId="7F489910" w14:textId="77777777" w:rsidR="00EC17AD" w:rsidRPr="00346674" w:rsidRDefault="00EC17AD" w:rsidP="00D96EC1"/>
    <w:p w14:paraId="6A84C5C4" w14:textId="77777777" w:rsidR="00EC17AD" w:rsidRPr="00346674" w:rsidRDefault="00EC17AD" w:rsidP="00D96EC1"/>
    <w:p w14:paraId="61AD2C9B" w14:textId="77777777" w:rsidR="00EC17AD" w:rsidRPr="00346674" w:rsidRDefault="00EC17AD" w:rsidP="00D96EC1"/>
    <w:p w14:paraId="3165814C" w14:textId="77777777" w:rsidR="00EC17AD" w:rsidRPr="00346674" w:rsidRDefault="00EC17AD" w:rsidP="00D96EC1"/>
    <w:p w14:paraId="04A1772D" w14:textId="77777777" w:rsidR="00EC17AD" w:rsidRPr="00346674" w:rsidRDefault="00EC17AD" w:rsidP="00D96EC1"/>
    <w:p w14:paraId="754AA4D2" w14:textId="77777777" w:rsidR="00EC17AD" w:rsidRPr="00346674" w:rsidRDefault="00EC17AD" w:rsidP="00D96EC1"/>
    <w:p w14:paraId="21619F8F" w14:textId="77777777" w:rsidR="00EC17AD" w:rsidRPr="00346674" w:rsidRDefault="00EC17AD" w:rsidP="00D96EC1"/>
    <w:p w14:paraId="73437ACE" w14:textId="77777777" w:rsidR="00EC17AD" w:rsidRPr="00346674" w:rsidRDefault="00EC17AD" w:rsidP="00D96EC1"/>
    <w:p w14:paraId="544A7C9F" w14:textId="77777777" w:rsidR="00EC17AD" w:rsidRPr="00346674" w:rsidRDefault="00EC17AD" w:rsidP="00D96EC1"/>
    <w:p w14:paraId="1C95F34E" w14:textId="77777777" w:rsidR="00EC17AD" w:rsidRPr="00346674" w:rsidRDefault="00EC17AD" w:rsidP="00D96EC1"/>
    <w:p w14:paraId="5AC5EB16" w14:textId="77777777" w:rsidR="002C4208" w:rsidRPr="00346674" w:rsidRDefault="002C4208" w:rsidP="00D96EC1"/>
    <w:p w14:paraId="0EC5CD0C" w14:textId="77777777" w:rsidR="002C4208" w:rsidRPr="00346674" w:rsidRDefault="002C4208" w:rsidP="00D96EC1"/>
    <w:p w14:paraId="28FDD1EB" w14:textId="77777777" w:rsidR="002C4208" w:rsidRPr="00346674" w:rsidRDefault="002C4208" w:rsidP="00D96EC1"/>
    <w:p w14:paraId="247C3579" w14:textId="77777777" w:rsidR="00EC17AD" w:rsidRPr="00346674" w:rsidRDefault="00EC17AD" w:rsidP="00D96EC1"/>
    <w:p w14:paraId="5139B3CA" w14:textId="77777777" w:rsidR="00534E3C" w:rsidRPr="00346674" w:rsidRDefault="00534E3C" w:rsidP="00D96EC1"/>
    <w:p w14:paraId="501B445B" w14:textId="77777777" w:rsidR="00534E3C" w:rsidRPr="00346674" w:rsidRDefault="00534E3C" w:rsidP="00D96EC1"/>
    <w:tbl>
      <w:tblPr>
        <w:tblpPr w:leftFromText="142" w:rightFromText="142" w:vertAnchor="text" w:horzAnchor="margin" w:tblpXSpec="right" w:tblpY="1046"/>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A36EDA" w:rsidRPr="00346674" w14:paraId="09DC5AB9" w14:textId="77777777" w:rsidTr="00A36EDA">
        <w:trPr>
          <w:trHeight w:val="932"/>
        </w:trPr>
        <w:tc>
          <w:tcPr>
            <w:tcW w:w="5000" w:type="pct"/>
            <w:gridSpan w:val="2"/>
          </w:tcPr>
          <w:p w14:paraId="4FB8F29C" w14:textId="77777777" w:rsidR="00A36EDA" w:rsidRPr="00346674" w:rsidRDefault="00A36EDA" w:rsidP="00A36EDA">
            <w:pPr>
              <w:pStyle w:val="BodyText"/>
              <w:jc w:val="center"/>
              <w:rPr>
                <w:rFonts w:ascii="Cairo" w:hAnsi="Cairo" w:cs="Cairo"/>
                <w:b/>
                <w:bCs/>
                <w:szCs w:val="20"/>
              </w:rPr>
            </w:pPr>
            <w:r w:rsidRPr="00346674">
              <w:rPr>
                <w:rFonts w:ascii="Cairo" w:hAnsi="Cairo" w:cs="Cairo"/>
                <w:b/>
                <w:bCs/>
                <w:szCs w:val="20"/>
              </w:rPr>
              <w:t>THIS APPENDIX FORMS PART OF THE BID</w:t>
            </w:r>
          </w:p>
          <w:p w14:paraId="05402BC8" w14:textId="77777777" w:rsidR="00A36EDA" w:rsidRPr="00346674" w:rsidRDefault="00A36EDA" w:rsidP="00A36EDA">
            <w:pPr>
              <w:pStyle w:val="BodyText"/>
              <w:jc w:val="center"/>
              <w:rPr>
                <w:rFonts w:ascii="Cairo" w:hAnsi="Cairo" w:cs="Cairo"/>
                <w:szCs w:val="20"/>
              </w:rPr>
            </w:pPr>
            <w:r w:rsidRPr="00346674">
              <w:rPr>
                <w:rFonts w:ascii="Cairo" w:hAnsi="Cairo" w:cs="Cairo"/>
                <w:szCs w:val="20"/>
              </w:rPr>
              <w:t>SUBMITTED BY</w:t>
            </w:r>
          </w:p>
        </w:tc>
      </w:tr>
      <w:tr w:rsidR="00A36EDA" w:rsidRPr="00346674" w14:paraId="08D7ADD5" w14:textId="77777777" w:rsidTr="00A36EDA">
        <w:trPr>
          <w:trHeight w:val="355"/>
        </w:trPr>
        <w:tc>
          <w:tcPr>
            <w:tcW w:w="5000" w:type="pct"/>
            <w:gridSpan w:val="2"/>
          </w:tcPr>
          <w:p w14:paraId="65910E1F" w14:textId="30B5D0EB" w:rsidR="00A36EDA" w:rsidRPr="00346674" w:rsidRDefault="00A36EDA" w:rsidP="00A36EDA">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A36EDA" w:rsidRPr="00346674" w14:paraId="4BACD805" w14:textId="77777777" w:rsidTr="00A36EDA">
        <w:trPr>
          <w:trHeight w:val="49"/>
        </w:trPr>
        <w:tc>
          <w:tcPr>
            <w:tcW w:w="2041" w:type="pct"/>
          </w:tcPr>
          <w:p w14:paraId="55346D70" w14:textId="43C0B862" w:rsidR="00A36EDA" w:rsidRPr="00346674" w:rsidRDefault="00A36EDA" w:rsidP="00A36EDA">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57575035" w14:textId="686BF559" w:rsidR="00A36EDA" w:rsidRPr="00346674" w:rsidRDefault="00A36EDA" w:rsidP="00A36EDA">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43" behindDoc="1" locked="0" layoutInCell="1" allowOverlap="1" wp14:anchorId="13D7572A" wp14:editId="4737B30F">
                  <wp:simplePos x="0" y="0"/>
                  <wp:positionH relativeFrom="column">
                    <wp:posOffset>2341245</wp:posOffset>
                  </wp:positionH>
                  <wp:positionV relativeFrom="paragraph">
                    <wp:posOffset>-35560</wp:posOffset>
                  </wp:positionV>
                  <wp:extent cx="782320" cy="778510"/>
                  <wp:effectExtent l="38100" t="38100" r="36830" b="40640"/>
                  <wp:wrapNone/>
                  <wp:docPr id="15772674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Pr="00346674">
              <w:rPr>
                <w:rFonts w:ascii="Cairo" w:hAnsi="Cairo" w:cs="Cairo"/>
                <w:szCs w:val="20"/>
              </w:rPr>
              <w:t>DATE: ………………….……</w:t>
            </w:r>
            <w:del w:id="931" w:author="임영훈(Younghoon Lim)" w:date="2026-10-22T18:06:00Z" w16du:dateUtc="2026-10-22T09:06:00Z">
              <w:r w:rsidR="00B32A91" w:rsidRPr="00346674" w:rsidDel="00662947">
                <w:rPr>
                  <w:rFonts w:ascii="Cairo" w:hAnsi="Cairo" w:cs="Cairo" w:hint="eastAsia"/>
                  <w:szCs w:val="20"/>
                </w:rPr>
                <w:delText>05 Sep.</w:delText>
              </w:r>
              <w:r w:rsidRPr="00346674" w:rsidDel="00662947">
                <w:rPr>
                  <w:rFonts w:ascii="Cairo" w:hAnsi="Cairo" w:cs="Cairo" w:hint="eastAsia"/>
                  <w:szCs w:val="20"/>
                </w:rPr>
                <w:delText xml:space="preserve"> </w:delText>
              </w:r>
            </w:del>
            <w:ins w:id="932" w:author="임영훈(Younghoon Lim)" w:date="2026-10-22T18:06:00Z" w16du:dateUtc="2026-10-22T09:06:00Z">
              <w:r w:rsidR="00662947">
                <w:rPr>
                  <w:rFonts w:ascii="Cairo" w:hAnsi="Cairo" w:cs="Cairo" w:hint="eastAsia"/>
                  <w:szCs w:val="20"/>
                </w:rPr>
                <w:t>28 Oct.</w:t>
              </w:r>
            </w:ins>
            <w:r w:rsidRPr="00346674">
              <w:rPr>
                <w:rFonts w:ascii="Cairo" w:hAnsi="Cairo" w:cs="Cairo" w:hint="eastAsia"/>
                <w:szCs w:val="20"/>
              </w:rPr>
              <w:t>2026</w:t>
            </w:r>
            <w:r w:rsidRPr="00346674">
              <w:rPr>
                <w:rFonts w:ascii="Cairo" w:hAnsi="Cairo" w:cs="Cairo"/>
                <w:szCs w:val="20"/>
              </w:rPr>
              <w:t>……………………….</w:t>
            </w:r>
          </w:p>
        </w:tc>
      </w:tr>
      <w:tr w:rsidR="00A36EDA" w:rsidRPr="00346674" w14:paraId="09476AC2" w14:textId="77777777" w:rsidTr="00A36EDA">
        <w:trPr>
          <w:trHeight w:val="407"/>
        </w:trPr>
        <w:tc>
          <w:tcPr>
            <w:tcW w:w="2041" w:type="pct"/>
            <w:vAlign w:val="center"/>
          </w:tcPr>
          <w:p w14:paraId="40E81EB1" w14:textId="77777777" w:rsidR="00A36EDA" w:rsidRPr="00346674" w:rsidRDefault="00A36EDA" w:rsidP="00A36EDA">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23EE5534" w14:textId="4C579DF5" w:rsidR="00A36EDA" w:rsidRPr="00346674" w:rsidRDefault="002B09EB" w:rsidP="00A36EDA">
            <w:pPr>
              <w:pStyle w:val="BodyText"/>
              <w:spacing w:before="120" w:after="120"/>
              <w:ind w:left="113"/>
              <w:rPr>
                <w:rFonts w:ascii="Cairo" w:hAnsi="Cairo" w:cs="Cairo"/>
                <w:szCs w:val="20"/>
              </w:rPr>
            </w:pPr>
            <w:r w:rsidRPr="00346674">
              <w:rPr>
                <w:noProof/>
              </w:rPr>
              <w:drawing>
                <wp:anchor distT="0" distB="0" distL="114300" distR="114300" simplePos="0" relativeHeight="251658260" behindDoc="1" locked="0" layoutInCell="1" allowOverlap="1" wp14:anchorId="3FAB7995" wp14:editId="515C1B93">
                  <wp:simplePos x="0" y="0"/>
                  <wp:positionH relativeFrom="column">
                    <wp:posOffset>1265555</wp:posOffset>
                  </wp:positionH>
                  <wp:positionV relativeFrom="paragraph">
                    <wp:posOffset>-88900</wp:posOffset>
                  </wp:positionV>
                  <wp:extent cx="543560" cy="455930"/>
                  <wp:effectExtent l="0" t="0" r="8890" b="1270"/>
                  <wp:wrapNone/>
                  <wp:docPr id="96784483"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6EDA" w:rsidRPr="00346674">
              <w:rPr>
                <w:rFonts w:ascii="Cairo" w:hAnsi="Cairo" w:cs="Cairo"/>
                <w:szCs w:val="20"/>
              </w:rPr>
              <w:t>…………………</w:t>
            </w:r>
            <w:r w:rsidR="00A36EDA" w:rsidRPr="00346674">
              <w:rPr>
                <w:rFonts w:ascii="Cairo" w:hAnsi="Cairo" w:cs="Cairo" w:hint="eastAsia"/>
                <w:szCs w:val="20"/>
              </w:rPr>
              <w:t>Yong Kim</w:t>
            </w:r>
            <w:r w:rsidR="00A36EDA" w:rsidRPr="00346674">
              <w:rPr>
                <w:rFonts w:ascii="Cairo" w:hAnsi="Cairo" w:cs="Cairo"/>
                <w:szCs w:val="20"/>
              </w:rPr>
              <w:t>………………………..………</w:t>
            </w:r>
            <w:r w:rsidR="00A36EDA" w:rsidRPr="00346674">
              <w:rPr>
                <w:rFonts w:ascii="Cairo" w:hAnsi="Cairo" w:cs="Cairo" w:hint="eastAsia"/>
                <w:szCs w:val="20"/>
              </w:rPr>
              <w:t>..</w:t>
            </w:r>
            <w:r w:rsidR="00A36EDA" w:rsidRPr="00346674">
              <w:rPr>
                <w:rFonts w:ascii="Cairo" w:hAnsi="Cairo" w:cs="Cairo"/>
                <w:szCs w:val="20"/>
              </w:rPr>
              <w:t>………….</w:t>
            </w:r>
          </w:p>
        </w:tc>
      </w:tr>
    </w:tbl>
    <w:p w14:paraId="6872A871" w14:textId="77777777" w:rsidR="00C76DDF" w:rsidRPr="00346674" w:rsidRDefault="00C76DDF" w:rsidP="00C76DDF">
      <w:pPr>
        <w:ind w:left="0"/>
        <w:rPr>
          <w:lang w:val="pt-BR"/>
        </w:rPr>
      </w:pPr>
      <w:r w:rsidRPr="00346674">
        <w:rPr>
          <w:lang w:val="pt-BR"/>
        </w:rPr>
        <w:br w:type="page"/>
      </w:r>
    </w:p>
    <w:p w14:paraId="7526EFE7" w14:textId="2B683117" w:rsidR="009B5161" w:rsidRPr="00346674" w:rsidRDefault="009B5161" w:rsidP="00302F54">
      <w:pPr>
        <w:pStyle w:val="X"/>
      </w:pPr>
      <w:bookmarkStart w:id="933" w:name="_Toc239456442"/>
      <w:r w:rsidRPr="00346674">
        <w:t>Proposed Subcontractors and Suppliers</w:t>
      </w:r>
      <w:bookmarkEnd w:id="933"/>
    </w:p>
    <w:p w14:paraId="428428A8" w14:textId="77777777" w:rsidR="000648A6" w:rsidRPr="00346674" w:rsidRDefault="00A15357" w:rsidP="00A94445">
      <w:pPr>
        <w:pStyle w:val="Heading2"/>
      </w:pPr>
      <w:bookmarkStart w:id="934" w:name="_Toc239456443"/>
      <w:r w:rsidRPr="00346674">
        <w:rPr>
          <w:rFonts w:hint="eastAsia"/>
        </w:rPr>
        <w:t>Construction Contractor</w:t>
      </w:r>
      <w:bookmarkEnd w:id="934"/>
    </w:p>
    <w:p w14:paraId="57EFFA28" w14:textId="109CF5DA" w:rsidR="00EC17AD" w:rsidRPr="00346674" w:rsidRDefault="00A15357" w:rsidP="000648A6">
      <w:r w:rsidRPr="00346674">
        <w:rPr>
          <w:rFonts w:hint="eastAsia"/>
        </w:rPr>
        <w:t>Gulf Asia Contracting Co., L</w:t>
      </w:r>
      <w:r w:rsidR="003D77CB" w:rsidRPr="00346674">
        <w:rPr>
          <w:rFonts w:hint="eastAsia"/>
        </w:rPr>
        <w:t>LC</w:t>
      </w:r>
      <w:r w:rsidRPr="00346674">
        <w:rPr>
          <w:rFonts w:hint="eastAsia"/>
        </w:rPr>
        <w:t>. (G</w:t>
      </w:r>
      <w:r w:rsidRPr="00346674">
        <w:t>e</w:t>
      </w:r>
      <w:r w:rsidRPr="00346674">
        <w:rPr>
          <w:rFonts w:hint="eastAsia"/>
        </w:rPr>
        <w:t xml:space="preserve">neral </w:t>
      </w:r>
      <w:r w:rsidRPr="00346674">
        <w:t>Construction</w:t>
      </w:r>
      <w:r w:rsidRPr="00346674">
        <w:rPr>
          <w:rFonts w:hint="eastAsia"/>
        </w:rPr>
        <w:t xml:space="preserve"> Contractor)</w:t>
      </w:r>
    </w:p>
    <w:p w14:paraId="183CF266" w14:textId="77777777" w:rsidR="000648A6" w:rsidRPr="00346674" w:rsidRDefault="000648A6" w:rsidP="000648A6"/>
    <w:p w14:paraId="67935125" w14:textId="77777777" w:rsidR="000648A6" w:rsidRPr="00346674" w:rsidRDefault="00A15357" w:rsidP="000648A6">
      <w:pPr>
        <w:pStyle w:val="Heading2"/>
      </w:pPr>
      <w:bookmarkStart w:id="935" w:name="_Toc239456444"/>
      <w:r w:rsidRPr="00346674">
        <w:rPr>
          <w:rFonts w:hint="eastAsia"/>
        </w:rPr>
        <w:t>Supplier</w:t>
      </w:r>
      <w:bookmarkEnd w:id="935"/>
      <w:r w:rsidRPr="00346674">
        <w:rPr>
          <w:rFonts w:hint="eastAsia"/>
        </w:rPr>
        <w:t xml:space="preserve"> </w:t>
      </w:r>
    </w:p>
    <w:p w14:paraId="57A58B8F" w14:textId="22711730" w:rsidR="00A94445" w:rsidRPr="00346674" w:rsidRDefault="00A94445" w:rsidP="000648A6">
      <w:r w:rsidRPr="00346674">
        <w:rPr>
          <w:rFonts w:hint="eastAsia"/>
        </w:rPr>
        <w:t>To be</w:t>
      </w:r>
      <w:r w:rsidRPr="00346674">
        <w:t xml:space="preserve"> developed later on during Phase 1</w:t>
      </w:r>
    </w:p>
    <w:p w14:paraId="508F9548" w14:textId="04E7D7BA" w:rsidR="00EC17AD" w:rsidRPr="00346674" w:rsidRDefault="00EC17AD" w:rsidP="008C0067"/>
    <w:p w14:paraId="62285743" w14:textId="77777777" w:rsidR="00EC17AD" w:rsidRPr="00346674" w:rsidRDefault="00EC17AD" w:rsidP="008C0067"/>
    <w:p w14:paraId="1FBB847E" w14:textId="77777777" w:rsidR="00EC17AD" w:rsidRPr="00346674" w:rsidRDefault="00EC17AD" w:rsidP="008C0067"/>
    <w:p w14:paraId="7CA9CA6D" w14:textId="77777777" w:rsidR="00EC17AD" w:rsidRPr="00346674" w:rsidRDefault="00EC17AD" w:rsidP="008C0067"/>
    <w:p w14:paraId="41673F45" w14:textId="77777777" w:rsidR="00EC17AD" w:rsidRPr="00346674" w:rsidRDefault="00EC17AD" w:rsidP="008C0067"/>
    <w:p w14:paraId="799FCDD2" w14:textId="77777777" w:rsidR="00EC17AD" w:rsidRPr="00346674" w:rsidRDefault="00EC17AD" w:rsidP="008C0067"/>
    <w:p w14:paraId="7C928700" w14:textId="77777777" w:rsidR="00EC17AD" w:rsidRPr="00346674" w:rsidRDefault="00EC17AD" w:rsidP="008C0067"/>
    <w:p w14:paraId="13FD41B4" w14:textId="77777777" w:rsidR="00EC17AD" w:rsidRPr="00346674" w:rsidRDefault="00EC17AD" w:rsidP="008C0067"/>
    <w:p w14:paraId="77FA0426" w14:textId="77777777" w:rsidR="00EC17AD" w:rsidRPr="00346674" w:rsidRDefault="00EC17AD" w:rsidP="008C0067"/>
    <w:p w14:paraId="7A00DDDB" w14:textId="77777777" w:rsidR="00EC17AD" w:rsidRPr="00346674" w:rsidRDefault="00EC17AD" w:rsidP="008C0067"/>
    <w:p w14:paraId="15BD3E6B" w14:textId="77777777" w:rsidR="00EC17AD" w:rsidRPr="00346674" w:rsidRDefault="00EC17AD" w:rsidP="008C0067"/>
    <w:p w14:paraId="450A2845" w14:textId="77777777" w:rsidR="00EC17AD" w:rsidRPr="00346674" w:rsidRDefault="00EC17AD" w:rsidP="008C0067"/>
    <w:p w14:paraId="6E0167B0" w14:textId="77777777" w:rsidR="00EC17AD" w:rsidRPr="00346674" w:rsidRDefault="00EC17AD" w:rsidP="008C0067"/>
    <w:p w14:paraId="0E1EBFEF" w14:textId="77777777" w:rsidR="00EC17AD" w:rsidRPr="00346674" w:rsidRDefault="00EC17AD" w:rsidP="008C0067"/>
    <w:p w14:paraId="7AFB552F" w14:textId="77777777" w:rsidR="00EC17AD" w:rsidRPr="00346674" w:rsidRDefault="00EC17AD" w:rsidP="008C0067"/>
    <w:p w14:paraId="7024337A" w14:textId="77777777" w:rsidR="00EC17AD" w:rsidRPr="00346674" w:rsidRDefault="00EC17AD" w:rsidP="008C0067"/>
    <w:p w14:paraId="2CBCBE69" w14:textId="77777777" w:rsidR="00EC17AD" w:rsidRPr="00346674" w:rsidRDefault="00EC17AD" w:rsidP="008C0067"/>
    <w:p w14:paraId="60556108" w14:textId="77777777" w:rsidR="00534E3C" w:rsidRPr="00346674" w:rsidRDefault="00534E3C" w:rsidP="008C0067"/>
    <w:p w14:paraId="1230195A" w14:textId="77777777" w:rsidR="00534E3C" w:rsidRPr="00346674" w:rsidRDefault="00534E3C" w:rsidP="008C0067"/>
    <w:tbl>
      <w:tblPr>
        <w:tblpPr w:leftFromText="142" w:rightFromText="142" w:vertAnchor="text" w:horzAnchor="margin" w:tblpXSpec="right" w:tblpY="688"/>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4D060EC1" w14:textId="77777777" w:rsidTr="007924B4">
        <w:trPr>
          <w:trHeight w:val="932"/>
        </w:trPr>
        <w:tc>
          <w:tcPr>
            <w:tcW w:w="5000" w:type="pct"/>
            <w:gridSpan w:val="2"/>
          </w:tcPr>
          <w:p w14:paraId="55ED4089"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09D1B47E"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103A36BF" w14:textId="77777777" w:rsidTr="007924B4">
        <w:trPr>
          <w:trHeight w:val="355"/>
        </w:trPr>
        <w:tc>
          <w:tcPr>
            <w:tcW w:w="5000" w:type="pct"/>
            <w:gridSpan w:val="2"/>
          </w:tcPr>
          <w:p w14:paraId="7C70D8CD" w14:textId="442E2B26"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6313B767" w14:textId="77777777" w:rsidTr="007924B4">
        <w:trPr>
          <w:trHeight w:val="49"/>
        </w:trPr>
        <w:tc>
          <w:tcPr>
            <w:tcW w:w="2041" w:type="pct"/>
          </w:tcPr>
          <w:p w14:paraId="2453040C" w14:textId="4AE251A3"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1FCEFEDA" w14:textId="10B04541"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1" behindDoc="1" locked="0" layoutInCell="1" allowOverlap="1" wp14:anchorId="6A1FD446" wp14:editId="00EDDEE8">
                  <wp:simplePos x="0" y="0"/>
                  <wp:positionH relativeFrom="column">
                    <wp:posOffset>1212850</wp:posOffset>
                  </wp:positionH>
                  <wp:positionV relativeFrom="paragraph">
                    <wp:posOffset>304800</wp:posOffset>
                  </wp:positionV>
                  <wp:extent cx="543560" cy="455930"/>
                  <wp:effectExtent l="0" t="0" r="8890" b="1270"/>
                  <wp:wrapNone/>
                  <wp:docPr id="1663423503"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4" behindDoc="1" locked="0" layoutInCell="1" allowOverlap="1" wp14:anchorId="6F31455E" wp14:editId="503F0ED9">
                  <wp:simplePos x="0" y="0"/>
                  <wp:positionH relativeFrom="column">
                    <wp:posOffset>2341245</wp:posOffset>
                  </wp:positionH>
                  <wp:positionV relativeFrom="paragraph">
                    <wp:posOffset>-35560</wp:posOffset>
                  </wp:positionV>
                  <wp:extent cx="782320" cy="778510"/>
                  <wp:effectExtent l="38100" t="38100" r="36830" b="40640"/>
                  <wp:wrapNone/>
                  <wp:docPr id="14402243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36"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37"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208025A7" w14:textId="77777777" w:rsidTr="007924B4">
        <w:trPr>
          <w:trHeight w:val="407"/>
        </w:trPr>
        <w:tc>
          <w:tcPr>
            <w:tcW w:w="2041" w:type="pct"/>
            <w:vAlign w:val="center"/>
          </w:tcPr>
          <w:p w14:paraId="066FCBD4"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09EB3C97"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033C8508" w14:textId="77777777" w:rsidR="00EC17AD" w:rsidRPr="00346674" w:rsidRDefault="00EC17AD" w:rsidP="00EC17AD">
      <w:pPr>
        <w:ind w:left="0"/>
        <w:rPr>
          <w:lang w:val="pt-BR"/>
        </w:rPr>
      </w:pPr>
      <w:r w:rsidRPr="00346674">
        <w:rPr>
          <w:lang w:val="pt-BR"/>
        </w:rPr>
        <w:br w:type="page"/>
      </w:r>
    </w:p>
    <w:p w14:paraId="206CD27F" w14:textId="6BD00829" w:rsidR="1FA58FED" w:rsidRPr="00346674" w:rsidRDefault="7632805F" w:rsidP="00720CB7">
      <w:pPr>
        <w:pStyle w:val="X"/>
      </w:pPr>
      <w:bookmarkStart w:id="938" w:name="_Toc239456445"/>
      <w:r w:rsidRPr="00346674">
        <w:t>Bidder Experience</w:t>
      </w:r>
      <w:bookmarkEnd w:id="938"/>
    </w:p>
    <w:p w14:paraId="7F54B4E6" w14:textId="42205DAB" w:rsidR="0018224C" w:rsidRPr="00346674" w:rsidRDefault="00DA03E2" w:rsidP="00847F51">
      <w:pPr>
        <w:pStyle w:val="Heading2"/>
      </w:pPr>
      <w:bookmarkStart w:id="939" w:name="_Toc239456446"/>
      <w:r w:rsidRPr="00346674">
        <w:rPr>
          <w:rFonts w:hint="eastAsia"/>
        </w:rPr>
        <w:t>Similar Experience over the last 5 years</w:t>
      </w:r>
      <w:r w:rsidR="0093008F" w:rsidRPr="00346674">
        <w:rPr>
          <w:rFonts w:hint="eastAsia"/>
        </w:rPr>
        <w:t xml:space="preserve"> (Soft Work)</w:t>
      </w:r>
      <w:bookmarkEnd w:id="939"/>
    </w:p>
    <w:tbl>
      <w:tblPr>
        <w:tblW w:w="88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285"/>
        <w:gridCol w:w="986"/>
        <w:gridCol w:w="1341"/>
        <w:gridCol w:w="2216"/>
        <w:gridCol w:w="1210"/>
        <w:gridCol w:w="885"/>
        <w:gridCol w:w="892"/>
      </w:tblGrid>
      <w:tr w:rsidR="0018224C" w:rsidRPr="00346674" w14:paraId="6F2E8CCD" w14:textId="77777777" w:rsidTr="009C1D33">
        <w:trPr>
          <w:trHeight w:val="485"/>
          <w:tblHeader/>
        </w:trPr>
        <w:tc>
          <w:tcPr>
            <w:tcW w:w="1286" w:type="dxa"/>
            <w:shd w:val="clear" w:color="auto" w:fill="D1D1D1" w:themeFill="background2" w:themeFillShade="E6"/>
            <w:tcMar>
              <w:top w:w="51" w:type="dxa"/>
              <w:left w:w="110" w:type="dxa"/>
              <w:bottom w:w="51" w:type="dxa"/>
              <w:right w:w="110" w:type="dxa"/>
            </w:tcMar>
            <w:vAlign w:val="center"/>
            <w:hideMark/>
          </w:tcPr>
          <w:p w14:paraId="69BB0E82" w14:textId="77777777" w:rsidR="0018224C" w:rsidRPr="00346674" w:rsidRDefault="0018224C" w:rsidP="00BA258E">
            <w:pPr>
              <w:pStyle w:val="TableHead"/>
            </w:pPr>
            <w:r w:rsidRPr="00346674">
              <w:t>Project Title</w:t>
            </w:r>
          </w:p>
        </w:tc>
        <w:tc>
          <w:tcPr>
            <w:tcW w:w="986" w:type="dxa"/>
            <w:shd w:val="clear" w:color="auto" w:fill="D1D1D1" w:themeFill="background2" w:themeFillShade="E6"/>
            <w:tcMar>
              <w:top w:w="51" w:type="dxa"/>
              <w:left w:w="110" w:type="dxa"/>
              <w:bottom w:w="51" w:type="dxa"/>
              <w:right w:w="110" w:type="dxa"/>
            </w:tcMar>
            <w:vAlign w:val="center"/>
            <w:hideMark/>
          </w:tcPr>
          <w:p w14:paraId="48286DFD" w14:textId="77777777" w:rsidR="0018224C" w:rsidRPr="00346674" w:rsidRDefault="0018224C" w:rsidP="00BA258E">
            <w:pPr>
              <w:pStyle w:val="TableHead"/>
            </w:pPr>
            <w:r w:rsidRPr="00346674">
              <w:t>Location</w:t>
            </w:r>
          </w:p>
        </w:tc>
        <w:tc>
          <w:tcPr>
            <w:tcW w:w="1341" w:type="dxa"/>
            <w:shd w:val="clear" w:color="auto" w:fill="D1D1D1" w:themeFill="background2" w:themeFillShade="E6"/>
            <w:tcMar>
              <w:top w:w="51" w:type="dxa"/>
              <w:left w:w="110" w:type="dxa"/>
              <w:bottom w:w="51" w:type="dxa"/>
              <w:right w:w="110" w:type="dxa"/>
            </w:tcMar>
            <w:vAlign w:val="center"/>
            <w:hideMark/>
          </w:tcPr>
          <w:p w14:paraId="521057CE" w14:textId="77777777" w:rsidR="0018224C" w:rsidRPr="00346674" w:rsidRDefault="0018224C" w:rsidP="00BA258E">
            <w:pPr>
              <w:pStyle w:val="TableHead"/>
            </w:pPr>
            <w:r w:rsidRPr="00346674">
              <w:t>Owner</w:t>
            </w:r>
          </w:p>
        </w:tc>
        <w:tc>
          <w:tcPr>
            <w:tcW w:w="2624" w:type="dxa"/>
            <w:shd w:val="clear" w:color="auto" w:fill="D1D1D1" w:themeFill="background2" w:themeFillShade="E6"/>
            <w:tcMar>
              <w:top w:w="51" w:type="dxa"/>
              <w:left w:w="110" w:type="dxa"/>
              <w:bottom w:w="51" w:type="dxa"/>
              <w:right w:w="110" w:type="dxa"/>
            </w:tcMar>
            <w:vAlign w:val="center"/>
            <w:hideMark/>
          </w:tcPr>
          <w:p w14:paraId="58054BF5" w14:textId="77777777" w:rsidR="0018224C" w:rsidRPr="00346674" w:rsidRDefault="0018224C" w:rsidP="00BA258E">
            <w:pPr>
              <w:pStyle w:val="TableHead"/>
            </w:pPr>
            <w:r w:rsidRPr="00346674">
              <w:t>Description</w:t>
            </w:r>
          </w:p>
        </w:tc>
        <w:tc>
          <w:tcPr>
            <w:tcW w:w="754" w:type="dxa"/>
            <w:shd w:val="clear" w:color="auto" w:fill="D1D1D1" w:themeFill="background2" w:themeFillShade="E6"/>
            <w:tcMar>
              <w:top w:w="51" w:type="dxa"/>
              <w:left w:w="110" w:type="dxa"/>
              <w:bottom w:w="51" w:type="dxa"/>
              <w:right w:w="110" w:type="dxa"/>
            </w:tcMar>
            <w:vAlign w:val="center"/>
            <w:hideMark/>
          </w:tcPr>
          <w:p w14:paraId="5E3FD2D7" w14:textId="77777777" w:rsidR="0018224C" w:rsidRPr="00346674" w:rsidRDefault="0018224C" w:rsidP="00BA258E">
            <w:pPr>
              <w:pStyle w:val="TableHead"/>
            </w:pPr>
            <w:r w:rsidRPr="00346674">
              <w:t>Scope of Work</w:t>
            </w:r>
          </w:p>
        </w:tc>
        <w:tc>
          <w:tcPr>
            <w:tcW w:w="906" w:type="dxa"/>
            <w:shd w:val="clear" w:color="auto" w:fill="D1D1D1" w:themeFill="background2" w:themeFillShade="E6"/>
            <w:tcMar>
              <w:top w:w="51" w:type="dxa"/>
              <w:left w:w="110" w:type="dxa"/>
              <w:bottom w:w="51" w:type="dxa"/>
              <w:right w:w="110" w:type="dxa"/>
            </w:tcMar>
            <w:vAlign w:val="center"/>
            <w:hideMark/>
          </w:tcPr>
          <w:p w14:paraId="51885DF8" w14:textId="77777777" w:rsidR="0018224C" w:rsidRPr="00346674" w:rsidRDefault="0018224C" w:rsidP="00BA258E">
            <w:pPr>
              <w:pStyle w:val="TableHead"/>
            </w:pPr>
            <w:r w:rsidRPr="00346674">
              <w:t>Contract Value</w:t>
            </w:r>
          </w:p>
          <w:p w14:paraId="7789C117" w14:textId="6EC6F244" w:rsidR="0018224C" w:rsidRPr="00346674" w:rsidRDefault="0018224C" w:rsidP="00BA258E">
            <w:pPr>
              <w:pStyle w:val="TableHead"/>
            </w:pPr>
            <w:r w:rsidRPr="00346674">
              <w:rPr>
                <w:sz w:val="14"/>
                <w:szCs w:val="14"/>
              </w:rPr>
              <w:t>(USD</w:t>
            </w:r>
            <w:r w:rsidR="00BA258E" w:rsidRPr="00346674">
              <w:rPr>
                <w:rFonts w:hint="eastAsia"/>
                <w:sz w:val="14"/>
                <w:szCs w:val="14"/>
              </w:rPr>
              <w:t xml:space="preserve"> </w:t>
            </w:r>
            <w:r w:rsidRPr="00346674">
              <w:rPr>
                <w:sz w:val="14"/>
                <w:szCs w:val="14"/>
              </w:rPr>
              <w:t>Mil.)</w:t>
            </w:r>
          </w:p>
        </w:tc>
        <w:tc>
          <w:tcPr>
            <w:tcW w:w="918" w:type="dxa"/>
            <w:shd w:val="clear" w:color="auto" w:fill="D1D1D1" w:themeFill="background2" w:themeFillShade="E6"/>
            <w:tcMar>
              <w:top w:w="51" w:type="dxa"/>
              <w:left w:w="110" w:type="dxa"/>
              <w:bottom w:w="51" w:type="dxa"/>
              <w:right w:w="110" w:type="dxa"/>
            </w:tcMar>
            <w:vAlign w:val="center"/>
            <w:hideMark/>
          </w:tcPr>
          <w:p w14:paraId="7AC192ED" w14:textId="77777777" w:rsidR="0018224C" w:rsidRPr="00346674" w:rsidRDefault="0018224C" w:rsidP="00BA258E">
            <w:pPr>
              <w:spacing w:line="240" w:lineRule="exact"/>
              <w:ind w:left="0"/>
              <w:jc w:val="center"/>
              <w:rPr>
                <w:rFonts w:cs="Arial"/>
                <w:w w:val="105"/>
                <w:sz w:val="16"/>
                <w:szCs w:val="16"/>
              </w:rPr>
            </w:pPr>
            <w:r w:rsidRPr="00346674">
              <w:rPr>
                <w:rFonts w:cs="Arial"/>
                <w:w w:val="105"/>
                <w:sz w:val="16"/>
                <w:szCs w:val="16"/>
              </w:rPr>
              <w:t>Contract Period</w:t>
            </w:r>
          </w:p>
        </w:tc>
      </w:tr>
      <w:tr w:rsidR="0018224C" w:rsidRPr="00346674" w14:paraId="3547F8DB" w14:textId="77777777" w:rsidTr="009C1D33">
        <w:trPr>
          <w:trHeight w:val="679"/>
        </w:trPr>
        <w:tc>
          <w:tcPr>
            <w:tcW w:w="1286" w:type="dxa"/>
            <w:tcMar>
              <w:top w:w="51" w:type="dxa"/>
              <w:left w:w="110" w:type="dxa"/>
              <w:bottom w:w="51" w:type="dxa"/>
              <w:right w:w="110" w:type="dxa"/>
            </w:tcMar>
            <w:vAlign w:val="center"/>
            <w:hideMark/>
          </w:tcPr>
          <w:p w14:paraId="67DC744E" w14:textId="77777777" w:rsidR="0018224C" w:rsidRPr="00346674" w:rsidRDefault="0018224C" w:rsidP="0018224C">
            <w:pPr>
              <w:pStyle w:val="TableHead"/>
            </w:pPr>
            <w:r w:rsidRPr="00346674">
              <w:t>DL Chemical Solution POE Project</w:t>
            </w:r>
          </w:p>
        </w:tc>
        <w:tc>
          <w:tcPr>
            <w:tcW w:w="986" w:type="dxa"/>
            <w:tcMar>
              <w:top w:w="51" w:type="dxa"/>
              <w:left w:w="110" w:type="dxa"/>
              <w:bottom w:w="51" w:type="dxa"/>
              <w:right w:w="110" w:type="dxa"/>
            </w:tcMar>
            <w:vAlign w:val="center"/>
            <w:hideMark/>
          </w:tcPr>
          <w:p w14:paraId="0F66BA77" w14:textId="77777777" w:rsidR="0018224C" w:rsidRPr="00346674" w:rsidRDefault="0018224C" w:rsidP="0018224C">
            <w:pPr>
              <w:pStyle w:val="TableHead"/>
            </w:pPr>
            <w:r w:rsidRPr="00346674">
              <w:t>Korea</w:t>
            </w:r>
          </w:p>
        </w:tc>
        <w:tc>
          <w:tcPr>
            <w:tcW w:w="1341" w:type="dxa"/>
            <w:tcMar>
              <w:top w:w="51" w:type="dxa"/>
              <w:left w:w="110" w:type="dxa"/>
              <w:bottom w:w="51" w:type="dxa"/>
              <w:right w:w="110" w:type="dxa"/>
            </w:tcMar>
            <w:vAlign w:val="center"/>
            <w:hideMark/>
          </w:tcPr>
          <w:p w14:paraId="730C30CF" w14:textId="77777777" w:rsidR="0018224C" w:rsidRPr="00346674" w:rsidRDefault="0018224C" w:rsidP="0018224C">
            <w:pPr>
              <w:pStyle w:val="TableHead"/>
            </w:pPr>
            <w:r w:rsidRPr="00346674">
              <w:t>DL Chemical</w:t>
            </w:r>
          </w:p>
        </w:tc>
        <w:tc>
          <w:tcPr>
            <w:tcW w:w="2624" w:type="dxa"/>
            <w:tcMar>
              <w:top w:w="51" w:type="dxa"/>
              <w:left w:w="110" w:type="dxa"/>
              <w:bottom w:w="51" w:type="dxa"/>
              <w:right w:w="110" w:type="dxa"/>
            </w:tcMar>
            <w:vAlign w:val="center"/>
            <w:hideMark/>
          </w:tcPr>
          <w:p w14:paraId="35B95D47" w14:textId="77777777" w:rsidR="0018224C" w:rsidRPr="00346674" w:rsidRDefault="0018224C" w:rsidP="00CD58AA">
            <w:pPr>
              <w:pStyle w:val="TableHead"/>
              <w:jc w:val="left"/>
            </w:pPr>
            <w:r w:rsidRPr="00346674">
              <w:t>Solution POE: 100,000 MTY</w:t>
            </w:r>
          </w:p>
        </w:tc>
        <w:tc>
          <w:tcPr>
            <w:tcW w:w="754" w:type="dxa"/>
            <w:tcMar>
              <w:top w:w="51" w:type="dxa"/>
              <w:left w:w="110" w:type="dxa"/>
              <w:bottom w:w="51" w:type="dxa"/>
              <w:right w:w="110" w:type="dxa"/>
            </w:tcMar>
            <w:vAlign w:val="center"/>
            <w:hideMark/>
          </w:tcPr>
          <w:p w14:paraId="233C2BCF" w14:textId="249834F2" w:rsidR="0018224C" w:rsidRPr="00346674" w:rsidRDefault="003D3116" w:rsidP="0018224C">
            <w:pPr>
              <w:pStyle w:val="TableHead"/>
            </w:pPr>
            <w:r w:rsidRPr="00346674">
              <w:t>Basic Engineering</w:t>
            </w:r>
          </w:p>
        </w:tc>
        <w:tc>
          <w:tcPr>
            <w:tcW w:w="906" w:type="dxa"/>
            <w:tcMar>
              <w:top w:w="51" w:type="dxa"/>
              <w:left w:w="110" w:type="dxa"/>
              <w:bottom w:w="51" w:type="dxa"/>
              <w:right w:w="110" w:type="dxa"/>
            </w:tcMar>
            <w:vAlign w:val="center"/>
            <w:hideMark/>
          </w:tcPr>
          <w:p w14:paraId="566974D2" w14:textId="77777777" w:rsidR="0018224C" w:rsidRPr="00346674" w:rsidRDefault="0018224C" w:rsidP="0018224C">
            <w:pPr>
              <w:pStyle w:val="TableHead"/>
            </w:pPr>
            <w:r w:rsidRPr="00346674">
              <w:t>10</w:t>
            </w:r>
          </w:p>
        </w:tc>
        <w:tc>
          <w:tcPr>
            <w:tcW w:w="918" w:type="dxa"/>
            <w:tcMar>
              <w:top w:w="51" w:type="dxa"/>
              <w:left w:w="110" w:type="dxa"/>
              <w:bottom w:w="51" w:type="dxa"/>
              <w:right w:w="110" w:type="dxa"/>
            </w:tcMar>
            <w:vAlign w:val="center"/>
            <w:hideMark/>
          </w:tcPr>
          <w:p w14:paraId="26B38737" w14:textId="77777777" w:rsidR="0018224C" w:rsidRPr="00346674" w:rsidRDefault="0018224C" w:rsidP="004E648A">
            <w:pPr>
              <w:spacing w:line="240" w:lineRule="exact"/>
              <w:ind w:left="0"/>
              <w:jc w:val="center"/>
              <w:rPr>
                <w:rFonts w:cs="Arial"/>
                <w:w w:val="105"/>
                <w:sz w:val="14"/>
                <w:szCs w:val="14"/>
              </w:rPr>
            </w:pPr>
            <w:r w:rsidRPr="00346674">
              <w:rPr>
                <w:rFonts w:cs="Arial"/>
                <w:w w:val="105"/>
                <w:sz w:val="14"/>
                <w:szCs w:val="14"/>
              </w:rPr>
              <w:t>Nov. 2025</w:t>
            </w:r>
          </w:p>
          <w:p w14:paraId="5057042C" w14:textId="77777777" w:rsidR="0018224C" w:rsidRPr="00346674" w:rsidRDefault="0018224C" w:rsidP="004E648A">
            <w:pPr>
              <w:spacing w:line="240" w:lineRule="exact"/>
              <w:ind w:left="0"/>
              <w:jc w:val="center"/>
              <w:rPr>
                <w:rFonts w:cs="Arial"/>
                <w:w w:val="105"/>
                <w:sz w:val="14"/>
                <w:szCs w:val="14"/>
              </w:rPr>
            </w:pPr>
            <w:r w:rsidRPr="00346674">
              <w:rPr>
                <w:rFonts w:cs="Arial"/>
                <w:w w:val="105"/>
                <w:sz w:val="14"/>
                <w:szCs w:val="14"/>
              </w:rPr>
              <w:t>Mar. 2026</w:t>
            </w:r>
          </w:p>
        </w:tc>
      </w:tr>
      <w:tr w:rsidR="0018224C" w:rsidRPr="00346674" w14:paraId="301A7533" w14:textId="77777777" w:rsidTr="009C1D33">
        <w:trPr>
          <w:trHeight w:val="679"/>
        </w:trPr>
        <w:tc>
          <w:tcPr>
            <w:tcW w:w="1286" w:type="dxa"/>
            <w:tcMar>
              <w:top w:w="51" w:type="dxa"/>
              <w:left w:w="110" w:type="dxa"/>
              <w:bottom w:w="51" w:type="dxa"/>
              <w:right w:w="110" w:type="dxa"/>
            </w:tcMar>
            <w:vAlign w:val="center"/>
            <w:hideMark/>
          </w:tcPr>
          <w:p w14:paraId="2522C07A" w14:textId="77777777" w:rsidR="0018224C" w:rsidRPr="00346674" w:rsidRDefault="0018224C" w:rsidP="00F83A9C">
            <w:pPr>
              <w:pStyle w:val="TableHead"/>
            </w:pPr>
            <w:r w:rsidRPr="00346674">
              <w:t>DL Chemical HT-PB</w:t>
            </w:r>
            <w:r w:rsidRPr="00346674">
              <w:br/>
              <w:t>Extended BDP</w:t>
            </w:r>
          </w:p>
        </w:tc>
        <w:tc>
          <w:tcPr>
            <w:tcW w:w="986" w:type="dxa"/>
            <w:tcMar>
              <w:top w:w="51" w:type="dxa"/>
              <w:left w:w="110" w:type="dxa"/>
              <w:bottom w:w="51" w:type="dxa"/>
              <w:right w:w="110" w:type="dxa"/>
            </w:tcMar>
            <w:vAlign w:val="center"/>
            <w:hideMark/>
          </w:tcPr>
          <w:p w14:paraId="413ED6C5" w14:textId="77777777" w:rsidR="0018224C" w:rsidRPr="00346674" w:rsidRDefault="0018224C" w:rsidP="00F83A9C">
            <w:pPr>
              <w:pStyle w:val="TableHead"/>
            </w:pPr>
            <w:r w:rsidRPr="00346674">
              <w:t>Korea</w:t>
            </w:r>
          </w:p>
        </w:tc>
        <w:tc>
          <w:tcPr>
            <w:tcW w:w="1341" w:type="dxa"/>
            <w:tcMar>
              <w:top w:w="51" w:type="dxa"/>
              <w:left w:w="110" w:type="dxa"/>
              <w:bottom w:w="51" w:type="dxa"/>
              <w:right w:w="110" w:type="dxa"/>
            </w:tcMar>
            <w:vAlign w:val="center"/>
            <w:hideMark/>
          </w:tcPr>
          <w:p w14:paraId="22C2243A" w14:textId="77777777" w:rsidR="0018224C" w:rsidRPr="00346674" w:rsidRDefault="0018224C" w:rsidP="00F83A9C">
            <w:pPr>
              <w:pStyle w:val="TableHead"/>
            </w:pPr>
            <w:r w:rsidRPr="00346674">
              <w:t>DL Chemical</w:t>
            </w:r>
          </w:p>
        </w:tc>
        <w:tc>
          <w:tcPr>
            <w:tcW w:w="2624" w:type="dxa"/>
            <w:tcMar>
              <w:top w:w="51" w:type="dxa"/>
              <w:left w:w="110" w:type="dxa"/>
              <w:bottom w:w="51" w:type="dxa"/>
              <w:right w:w="110" w:type="dxa"/>
            </w:tcMar>
            <w:vAlign w:val="center"/>
            <w:hideMark/>
          </w:tcPr>
          <w:p w14:paraId="0CF484B0" w14:textId="5874EC22" w:rsidR="0018224C" w:rsidRPr="00346674" w:rsidRDefault="0018224C" w:rsidP="00CD58AA">
            <w:pPr>
              <w:pStyle w:val="TableHead"/>
              <w:jc w:val="left"/>
            </w:pPr>
            <w:r w:rsidRPr="00346674">
              <w:t>HT-PB: 10,000</w:t>
            </w:r>
            <w:r w:rsidR="001F520E" w:rsidRPr="00346674">
              <w:rPr>
                <w:rFonts w:hint="eastAsia"/>
              </w:rPr>
              <w:t xml:space="preserve"> </w:t>
            </w:r>
            <w:r w:rsidRPr="00346674">
              <w:t>MTA </w:t>
            </w:r>
          </w:p>
        </w:tc>
        <w:tc>
          <w:tcPr>
            <w:tcW w:w="754" w:type="dxa"/>
            <w:tcMar>
              <w:top w:w="51" w:type="dxa"/>
              <w:left w:w="110" w:type="dxa"/>
              <w:bottom w:w="51" w:type="dxa"/>
              <w:right w:w="110" w:type="dxa"/>
            </w:tcMar>
            <w:vAlign w:val="center"/>
            <w:hideMark/>
          </w:tcPr>
          <w:p w14:paraId="1B930F95" w14:textId="77777777" w:rsidR="0018224C" w:rsidRPr="00346674" w:rsidRDefault="0018224C" w:rsidP="00F83A9C">
            <w:pPr>
              <w:pStyle w:val="TableHead"/>
            </w:pPr>
            <w:r w:rsidRPr="00346674">
              <w:t>Basic Engineering</w:t>
            </w:r>
          </w:p>
        </w:tc>
        <w:tc>
          <w:tcPr>
            <w:tcW w:w="906" w:type="dxa"/>
            <w:tcMar>
              <w:top w:w="51" w:type="dxa"/>
              <w:left w:w="110" w:type="dxa"/>
              <w:bottom w:w="51" w:type="dxa"/>
              <w:right w:w="110" w:type="dxa"/>
            </w:tcMar>
            <w:vAlign w:val="center"/>
            <w:hideMark/>
          </w:tcPr>
          <w:p w14:paraId="73C99115" w14:textId="77777777" w:rsidR="0018224C" w:rsidRPr="00346674" w:rsidRDefault="0018224C" w:rsidP="00F83A9C">
            <w:pPr>
              <w:pStyle w:val="TableHead"/>
            </w:pPr>
            <w:r w:rsidRPr="00346674">
              <w:t>1.6</w:t>
            </w:r>
          </w:p>
        </w:tc>
        <w:tc>
          <w:tcPr>
            <w:tcW w:w="918" w:type="dxa"/>
            <w:tcMar>
              <w:top w:w="51" w:type="dxa"/>
              <w:left w:w="110" w:type="dxa"/>
              <w:bottom w:w="51" w:type="dxa"/>
              <w:right w:w="110" w:type="dxa"/>
            </w:tcMar>
            <w:vAlign w:val="center"/>
            <w:hideMark/>
          </w:tcPr>
          <w:p w14:paraId="16CFB72F" w14:textId="77777777" w:rsidR="0018224C" w:rsidRPr="00346674" w:rsidRDefault="0018224C" w:rsidP="004E648A">
            <w:pPr>
              <w:pStyle w:val="TableHead"/>
              <w:rPr>
                <w:sz w:val="14"/>
                <w:szCs w:val="14"/>
              </w:rPr>
            </w:pPr>
            <w:r w:rsidRPr="00346674">
              <w:rPr>
                <w:sz w:val="14"/>
                <w:szCs w:val="14"/>
              </w:rPr>
              <w:t>July. 2023</w:t>
            </w:r>
          </w:p>
          <w:p w14:paraId="39B356EC" w14:textId="77777777" w:rsidR="0018224C" w:rsidRPr="00346674" w:rsidRDefault="0018224C" w:rsidP="004E648A">
            <w:pPr>
              <w:pStyle w:val="TableHead"/>
              <w:rPr>
                <w:sz w:val="14"/>
                <w:szCs w:val="14"/>
              </w:rPr>
            </w:pPr>
            <w:r w:rsidRPr="00346674">
              <w:rPr>
                <w:sz w:val="14"/>
                <w:szCs w:val="14"/>
              </w:rPr>
              <w:t>Nov. 2023</w:t>
            </w:r>
          </w:p>
        </w:tc>
      </w:tr>
      <w:tr w:rsidR="0018224C" w:rsidRPr="00346674" w14:paraId="76C70317" w14:textId="77777777" w:rsidTr="009C1D33">
        <w:trPr>
          <w:trHeight w:val="679"/>
        </w:trPr>
        <w:tc>
          <w:tcPr>
            <w:tcW w:w="1286" w:type="dxa"/>
            <w:tcMar>
              <w:top w:w="51" w:type="dxa"/>
              <w:left w:w="110" w:type="dxa"/>
              <w:bottom w:w="51" w:type="dxa"/>
              <w:right w:w="110" w:type="dxa"/>
            </w:tcMar>
            <w:vAlign w:val="center"/>
            <w:hideMark/>
          </w:tcPr>
          <w:p w14:paraId="020EFABA" w14:textId="77777777" w:rsidR="0018224C" w:rsidRPr="00346674" w:rsidRDefault="0018224C" w:rsidP="00F83A9C">
            <w:pPr>
              <w:pStyle w:val="TableHead"/>
            </w:pPr>
            <w:r w:rsidRPr="00346674">
              <w:t>LG Chemical Demeter (PLA) FEED Project</w:t>
            </w:r>
          </w:p>
        </w:tc>
        <w:tc>
          <w:tcPr>
            <w:tcW w:w="986" w:type="dxa"/>
            <w:tcMar>
              <w:top w:w="51" w:type="dxa"/>
              <w:left w:w="110" w:type="dxa"/>
              <w:bottom w:w="51" w:type="dxa"/>
              <w:right w:w="110" w:type="dxa"/>
            </w:tcMar>
            <w:vAlign w:val="center"/>
            <w:hideMark/>
          </w:tcPr>
          <w:p w14:paraId="13B552D7" w14:textId="77777777" w:rsidR="0018224C" w:rsidRPr="00346674" w:rsidRDefault="0018224C" w:rsidP="00F83A9C">
            <w:pPr>
              <w:pStyle w:val="TableHead"/>
            </w:pPr>
            <w:r w:rsidRPr="00346674">
              <w:t>USA</w:t>
            </w:r>
          </w:p>
        </w:tc>
        <w:tc>
          <w:tcPr>
            <w:tcW w:w="1341" w:type="dxa"/>
            <w:tcMar>
              <w:top w:w="51" w:type="dxa"/>
              <w:left w:w="110" w:type="dxa"/>
              <w:bottom w:w="51" w:type="dxa"/>
              <w:right w:w="110" w:type="dxa"/>
            </w:tcMar>
            <w:vAlign w:val="center"/>
            <w:hideMark/>
          </w:tcPr>
          <w:p w14:paraId="2E37CE76" w14:textId="77777777" w:rsidR="0018224C" w:rsidRPr="00346674" w:rsidRDefault="0018224C" w:rsidP="00F83A9C">
            <w:pPr>
              <w:pStyle w:val="TableHead"/>
            </w:pPr>
            <w:r w:rsidRPr="00346674">
              <w:t>LG Chem.</w:t>
            </w:r>
          </w:p>
        </w:tc>
        <w:tc>
          <w:tcPr>
            <w:tcW w:w="2624" w:type="dxa"/>
            <w:tcMar>
              <w:top w:w="51" w:type="dxa"/>
              <w:left w:w="110" w:type="dxa"/>
              <w:bottom w:w="51" w:type="dxa"/>
              <w:right w:w="110" w:type="dxa"/>
            </w:tcMar>
            <w:vAlign w:val="center"/>
            <w:hideMark/>
          </w:tcPr>
          <w:p w14:paraId="2DF852DE" w14:textId="77777777" w:rsidR="0018224C" w:rsidRPr="00346674" w:rsidRDefault="0018224C" w:rsidP="00CD58AA">
            <w:pPr>
              <w:pStyle w:val="TableHead"/>
              <w:jc w:val="left"/>
            </w:pPr>
            <w:r w:rsidRPr="00346674">
              <w:t>Polylactic Acid: 75,000 MTA </w:t>
            </w:r>
          </w:p>
        </w:tc>
        <w:tc>
          <w:tcPr>
            <w:tcW w:w="754" w:type="dxa"/>
            <w:tcMar>
              <w:top w:w="51" w:type="dxa"/>
              <w:left w:w="110" w:type="dxa"/>
              <w:bottom w:w="51" w:type="dxa"/>
              <w:right w:w="110" w:type="dxa"/>
            </w:tcMar>
            <w:vAlign w:val="center"/>
            <w:hideMark/>
          </w:tcPr>
          <w:p w14:paraId="2A8FEBDC" w14:textId="77777777" w:rsidR="0018224C" w:rsidRPr="00346674" w:rsidRDefault="0018224C" w:rsidP="00F83A9C">
            <w:pPr>
              <w:pStyle w:val="TableHead"/>
            </w:pPr>
            <w:r w:rsidRPr="00346674">
              <w:t>FEED</w:t>
            </w:r>
          </w:p>
        </w:tc>
        <w:tc>
          <w:tcPr>
            <w:tcW w:w="906" w:type="dxa"/>
            <w:tcMar>
              <w:top w:w="51" w:type="dxa"/>
              <w:left w:w="110" w:type="dxa"/>
              <w:bottom w:w="51" w:type="dxa"/>
              <w:right w:w="110" w:type="dxa"/>
            </w:tcMar>
            <w:vAlign w:val="center"/>
            <w:hideMark/>
          </w:tcPr>
          <w:p w14:paraId="6E582F43" w14:textId="77777777" w:rsidR="0018224C" w:rsidRPr="00346674" w:rsidRDefault="0018224C" w:rsidP="00F83A9C">
            <w:pPr>
              <w:pStyle w:val="TableHead"/>
            </w:pPr>
            <w:r w:rsidRPr="00346674">
              <w:t>6</w:t>
            </w:r>
          </w:p>
        </w:tc>
        <w:tc>
          <w:tcPr>
            <w:tcW w:w="918" w:type="dxa"/>
            <w:tcMar>
              <w:top w:w="51" w:type="dxa"/>
              <w:left w:w="110" w:type="dxa"/>
              <w:bottom w:w="51" w:type="dxa"/>
              <w:right w:w="110" w:type="dxa"/>
            </w:tcMar>
            <w:vAlign w:val="center"/>
            <w:hideMark/>
          </w:tcPr>
          <w:p w14:paraId="4819FD19" w14:textId="77777777" w:rsidR="0018224C" w:rsidRPr="00346674" w:rsidRDefault="0018224C" w:rsidP="004E648A">
            <w:pPr>
              <w:pStyle w:val="TableHead"/>
              <w:jc w:val="both"/>
              <w:rPr>
                <w:sz w:val="14"/>
                <w:szCs w:val="14"/>
              </w:rPr>
            </w:pPr>
            <w:r w:rsidRPr="00346674">
              <w:rPr>
                <w:sz w:val="14"/>
                <w:szCs w:val="14"/>
              </w:rPr>
              <w:t>May. 2023</w:t>
            </w:r>
          </w:p>
          <w:p w14:paraId="280F8751" w14:textId="77777777" w:rsidR="0018224C" w:rsidRPr="00346674" w:rsidRDefault="0018224C" w:rsidP="004E648A">
            <w:pPr>
              <w:pStyle w:val="TableHead"/>
              <w:rPr>
                <w:sz w:val="14"/>
                <w:szCs w:val="14"/>
              </w:rPr>
            </w:pPr>
            <w:r w:rsidRPr="00346674">
              <w:rPr>
                <w:sz w:val="14"/>
                <w:szCs w:val="14"/>
              </w:rPr>
              <w:t>Jan. 2024</w:t>
            </w:r>
          </w:p>
        </w:tc>
      </w:tr>
      <w:tr w:rsidR="0018224C" w:rsidRPr="00346674" w14:paraId="0D04231B" w14:textId="77777777" w:rsidTr="009C1D33">
        <w:trPr>
          <w:trHeight w:val="679"/>
        </w:trPr>
        <w:tc>
          <w:tcPr>
            <w:tcW w:w="1286" w:type="dxa"/>
            <w:tcMar>
              <w:top w:w="51" w:type="dxa"/>
              <w:left w:w="110" w:type="dxa"/>
              <w:bottom w:w="51" w:type="dxa"/>
              <w:right w:w="110" w:type="dxa"/>
            </w:tcMar>
            <w:vAlign w:val="center"/>
            <w:hideMark/>
          </w:tcPr>
          <w:p w14:paraId="4BCE934C" w14:textId="77777777" w:rsidR="0018224C" w:rsidRPr="00346674" w:rsidRDefault="0018224C" w:rsidP="00F83A9C">
            <w:pPr>
              <w:pStyle w:val="TableHead"/>
            </w:pPr>
            <w:r w:rsidRPr="00346674">
              <w:t>NRZ Fertilizer FEED Project</w:t>
            </w:r>
          </w:p>
        </w:tc>
        <w:tc>
          <w:tcPr>
            <w:tcW w:w="986" w:type="dxa"/>
            <w:tcMar>
              <w:top w:w="51" w:type="dxa"/>
              <w:left w:w="110" w:type="dxa"/>
              <w:bottom w:w="51" w:type="dxa"/>
              <w:right w:w="110" w:type="dxa"/>
            </w:tcMar>
            <w:vAlign w:val="center"/>
            <w:hideMark/>
          </w:tcPr>
          <w:p w14:paraId="4EF5B3E2" w14:textId="77777777" w:rsidR="0018224C" w:rsidRPr="00346674" w:rsidRDefault="0018224C" w:rsidP="00F83A9C">
            <w:pPr>
              <w:pStyle w:val="TableHead"/>
            </w:pPr>
            <w:r w:rsidRPr="00346674">
              <w:t>Australia</w:t>
            </w:r>
          </w:p>
        </w:tc>
        <w:tc>
          <w:tcPr>
            <w:tcW w:w="1341" w:type="dxa"/>
            <w:tcMar>
              <w:top w:w="51" w:type="dxa"/>
              <w:left w:w="110" w:type="dxa"/>
              <w:bottom w:w="51" w:type="dxa"/>
              <w:right w:w="110" w:type="dxa"/>
            </w:tcMar>
            <w:vAlign w:val="center"/>
            <w:hideMark/>
          </w:tcPr>
          <w:p w14:paraId="4302C6CF" w14:textId="77777777" w:rsidR="0018224C" w:rsidRPr="00346674" w:rsidRDefault="0018224C" w:rsidP="00F83A9C">
            <w:pPr>
              <w:pStyle w:val="TableHead"/>
            </w:pPr>
            <w:r w:rsidRPr="00346674">
              <w:t>NeuRizer</w:t>
            </w:r>
          </w:p>
        </w:tc>
        <w:tc>
          <w:tcPr>
            <w:tcW w:w="2624" w:type="dxa"/>
            <w:tcMar>
              <w:top w:w="51" w:type="dxa"/>
              <w:left w:w="110" w:type="dxa"/>
              <w:bottom w:w="51" w:type="dxa"/>
              <w:right w:w="110" w:type="dxa"/>
            </w:tcMar>
            <w:vAlign w:val="center"/>
            <w:hideMark/>
          </w:tcPr>
          <w:p w14:paraId="5C91C7A4" w14:textId="4E3512B2" w:rsidR="0018224C" w:rsidRPr="00346674" w:rsidRDefault="0018224C" w:rsidP="00CD58AA">
            <w:pPr>
              <w:pStyle w:val="TableHead"/>
              <w:jc w:val="left"/>
            </w:pPr>
            <w:r w:rsidRPr="00346674">
              <w:t xml:space="preserve">Ammonia: 560KTA </w:t>
            </w:r>
          </w:p>
          <w:p w14:paraId="5FA4D39D" w14:textId="77777777" w:rsidR="0018224C" w:rsidRPr="00346674" w:rsidRDefault="0018224C" w:rsidP="00CD58AA">
            <w:pPr>
              <w:pStyle w:val="TableHead"/>
              <w:jc w:val="left"/>
            </w:pPr>
            <w:r w:rsidRPr="00346674">
              <w:t>Urea: 1 MTPA</w:t>
            </w:r>
          </w:p>
        </w:tc>
        <w:tc>
          <w:tcPr>
            <w:tcW w:w="754" w:type="dxa"/>
            <w:tcMar>
              <w:top w:w="51" w:type="dxa"/>
              <w:left w:w="110" w:type="dxa"/>
              <w:bottom w:w="51" w:type="dxa"/>
              <w:right w:w="110" w:type="dxa"/>
            </w:tcMar>
            <w:vAlign w:val="center"/>
            <w:hideMark/>
          </w:tcPr>
          <w:p w14:paraId="51572399" w14:textId="77777777" w:rsidR="0018224C" w:rsidRPr="00346674" w:rsidRDefault="0018224C" w:rsidP="00F83A9C">
            <w:pPr>
              <w:pStyle w:val="TableHead"/>
            </w:pPr>
            <w:r w:rsidRPr="00346674">
              <w:t>F/S, FEED</w:t>
            </w:r>
          </w:p>
        </w:tc>
        <w:tc>
          <w:tcPr>
            <w:tcW w:w="906" w:type="dxa"/>
            <w:tcMar>
              <w:top w:w="51" w:type="dxa"/>
              <w:left w:w="110" w:type="dxa"/>
              <w:bottom w:w="51" w:type="dxa"/>
              <w:right w:w="110" w:type="dxa"/>
            </w:tcMar>
            <w:vAlign w:val="center"/>
            <w:hideMark/>
          </w:tcPr>
          <w:p w14:paraId="16FD7E33" w14:textId="77777777" w:rsidR="0018224C" w:rsidRPr="00346674" w:rsidRDefault="0018224C" w:rsidP="00F83A9C">
            <w:pPr>
              <w:pStyle w:val="TableHead"/>
            </w:pPr>
            <w:r w:rsidRPr="00346674">
              <w:t>31</w:t>
            </w:r>
          </w:p>
        </w:tc>
        <w:tc>
          <w:tcPr>
            <w:tcW w:w="918" w:type="dxa"/>
            <w:tcMar>
              <w:top w:w="51" w:type="dxa"/>
              <w:left w:w="110" w:type="dxa"/>
              <w:bottom w:w="51" w:type="dxa"/>
              <w:right w:w="110" w:type="dxa"/>
            </w:tcMar>
            <w:vAlign w:val="center"/>
            <w:hideMark/>
          </w:tcPr>
          <w:p w14:paraId="15DF274C" w14:textId="77777777" w:rsidR="0018224C" w:rsidRPr="00346674" w:rsidRDefault="0018224C" w:rsidP="004E648A">
            <w:pPr>
              <w:pStyle w:val="TableHead"/>
              <w:rPr>
                <w:sz w:val="14"/>
                <w:szCs w:val="14"/>
              </w:rPr>
            </w:pPr>
            <w:r w:rsidRPr="00346674">
              <w:rPr>
                <w:sz w:val="14"/>
                <w:szCs w:val="14"/>
              </w:rPr>
              <w:t>Aug. 2021</w:t>
            </w:r>
          </w:p>
          <w:p w14:paraId="2CF34E00" w14:textId="77777777" w:rsidR="0018224C" w:rsidRPr="00346674" w:rsidRDefault="0018224C" w:rsidP="004E648A">
            <w:pPr>
              <w:pStyle w:val="TableHead"/>
              <w:rPr>
                <w:sz w:val="14"/>
                <w:szCs w:val="14"/>
              </w:rPr>
            </w:pPr>
            <w:r w:rsidRPr="00346674">
              <w:rPr>
                <w:sz w:val="14"/>
                <w:szCs w:val="14"/>
              </w:rPr>
              <w:t>Dec. 2023</w:t>
            </w:r>
          </w:p>
        </w:tc>
      </w:tr>
      <w:tr w:rsidR="0018224C" w:rsidRPr="00346674" w14:paraId="086290FA" w14:textId="77777777" w:rsidTr="009C1D33">
        <w:trPr>
          <w:trHeight w:val="871"/>
        </w:trPr>
        <w:tc>
          <w:tcPr>
            <w:tcW w:w="1286" w:type="dxa"/>
            <w:tcMar>
              <w:top w:w="51" w:type="dxa"/>
              <w:left w:w="110" w:type="dxa"/>
              <w:bottom w:w="51" w:type="dxa"/>
              <w:right w:w="110" w:type="dxa"/>
            </w:tcMar>
            <w:vAlign w:val="center"/>
            <w:hideMark/>
          </w:tcPr>
          <w:p w14:paraId="72C372C3" w14:textId="77777777" w:rsidR="0018224C" w:rsidRPr="00346674" w:rsidRDefault="0018224C" w:rsidP="00F83A9C">
            <w:pPr>
              <w:pStyle w:val="TableHead"/>
            </w:pPr>
            <w:r w:rsidRPr="00346674">
              <w:t>AN &amp; MCN FEED Project</w:t>
            </w:r>
          </w:p>
        </w:tc>
        <w:tc>
          <w:tcPr>
            <w:tcW w:w="986" w:type="dxa"/>
            <w:tcMar>
              <w:top w:w="51" w:type="dxa"/>
              <w:left w:w="110" w:type="dxa"/>
              <w:bottom w:w="51" w:type="dxa"/>
              <w:right w:w="110" w:type="dxa"/>
            </w:tcMar>
            <w:vAlign w:val="center"/>
            <w:hideMark/>
          </w:tcPr>
          <w:p w14:paraId="4F168645" w14:textId="77777777" w:rsidR="0018224C" w:rsidRPr="00346674" w:rsidRDefault="0018224C" w:rsidP="00F83A9C">
            <w:pPr>
              <w:pStyle w:val="TableHead"/>
            </w:pPr>
            <w:r w:rsidRPr="00346674">
              <w:t xml:space="preserve">Malaysia </w:t>
            </w:r>
          </w:p>
        </w:tc>
        <w:tc>
          <w:tcPr>
            <w:tcW w:w="1341" w:type="dxa"/>
            <w:tcMar>
              <w:top w:w="51" w:type="dxa"/>
              <w:left w:w="110" w:type="dxa"/>
              <w:bottom w:w="51" w:type="dxa"/>
              <w:right w:w="110" w:type="dxa"/>
            </w:tcMar>
            <w:vAlign w:val="center"/>
            <w:hideMark/>
          </w:tcPr>
          <w:p w14:paraId="2E29E068" w14:textId="77777777" w:rsidR="0018224C" w:rsidRPr="00346674" w:rsidRDefault="0018224C" w:rsidP="00F83A9C">
            <w:pPr>
              <w:pStyle w:val="TableHead"/>
            </w:pPr>
            <w:r w:rsidRPr="00346674">
              <w:t>Pengerang Intermediate Chemical &amp; Asahi Kasei</w:t>
            </w:r>
          </w:p>
        </w:tc>
        <w:tc>
          <w:tcPr>
            <w:tcW w:w="2624" w:type="dxa"/>
            <w:tcMar>
              <w:top w:w="51" w:type="dxa"/>
              <w:left w:w="110" w:type="dxa"/>
              <w:bottom w:w="51" w:type="dxa"/>
              <w:right w:w="110" w:type="dxa"/>
            </w:tcMar>
            <w:vAlign w:val="center"/>
            <w:hideMark/>
          </w:tcPr>
          <w:p w14:paraId="1792B95F" w14:textId="77777777" w:rsidR="0018224C" w:rsidRPr="00346674" w:rsidRDefault="0018224C" w:rsidP="00CD58AA">
            <w:pPr>
              <w:pStyle w:val="TableHead"/>
              <w:jc w:val="left"/>
            </w:pPr>
            <w:r w:rsidRPr="00346674">
              <w:t>Acrylo Nitrile: 266,000 MTY</w:t>
            </w:r>
          </w:p>
          <w:p w14:paraId="72DE1ED7" w14:textId="77777777" w:rsidR="0018224C" w:rsidRPr="00346674" w:rsidRDefault="0018224C" w:rsidP="00CD58AA">
            <w:pPr>
              <w:pStyle w:val="TableHead"/>
              <w:jc w:val="left"/>
            </w:pPr>
            <w:r w:rsidRPr="00346674">
              <w:t>MCN(Acetonitrile) : 5,000 MTA</w:t>
            </w:r>
          </w:p>
        </w:tc>
        <w:tc>
          <w:tcPr>
            <w:tcW w:w="754" w:type="dxa"/>
            <w:tcMar>
              <w:top w:w="51" w:type="dxa"/>
              <w:left w:w="110" w:type="dxa"/>
              <w:bottom w:w="51" w:type="dxa"/>
              <w:right w:w="110" w:type="dxa"/>
            </w:tcMar>
            <w:vAlign w:val="center"/>
            <w:hideMark/>
          </w:tcPr>
          <w:p w14:paraId="4E521A30" w14:textId="77777777" w:rsidR="0018224C" w:rsidRPr="00346674" w:rsidRDefault="0018224C" w:rsidP="00F83A9C">
            <w:pPr>
              <w:pStyle w:val="TableHead"/>
            </w:pPr>
            <w:r w:rsidRPr="00346674">
              <w:t>FEED</w:t>
            </w:r>
          </w:p>
        </w:tc>
        <w:tc>
          <w:tcPr>
            <w:tcW w:w="906" w:type="dxa"/>
            <w:tcMar>
              <w:top w:w="51" w:type="dxa"/>
              <w:left w:w="110" w:type="dxa"/>
              <w:bottom w:w="51" w:type="dxa"/>
              <w:right w:w="110" w:type="dxa"/>
            </w:tcMar>
            <w:vAlign w:val="center"/>
            <w:hideMark/>
          </w:tcPr>
          <w:p w14:paraId="3EC3757C" w14:textId="77777777" w:rsidR="0018224C" w:rsidRPr="00346674" w:rsidRDefault="0018224C" w:rsidP="00F83A9C">
            <w:pPr>
              <w:pStyle w:val="TableHead"/>
            </w:pPr>
            <w:r w:rsidRPr="00346674">
              <w:t>6</w:t>
            </w:r>
          </w:p>
        </w:tc>
        <w:tc>
          <w:tcPr>
            <w:tcW w:w="918" w:type="dxa"/>
            <w:tcMar>
              <w:top w:w="51" w:type="dxa"/>
              <w:left w:w="110" w:type="dxa"/>
              <w:bottom w:w="51" w:type="dxa"/>
              <w:right w:w="110" w:type="dxa"/>
            </w:tcMar>
            <w:vAlign w:val="center"/>
            <w:hideMark/>
          </w:tcPr>
          <w:p w14:paraId="6B7EEBEA" w14:textId="735EA659" w:rsidR="0018224C" w:rsidRPr="00346674" w:rsidRDefault="0018224C" w:rsidP="004E648A">
            <w:pPr>
              <w:pStyle w:val="TableHead"/>
              <w:rPr>
                <w:sz w:val="14"/>
                <w:szCs w:val="14"/>
              </w:rPr>
            </w:pPr>
            <w:r w:rsidRPr="00346674">
              <w:rPr>
                <w:sz w:val="14"/>
                <w:szCs w:val="14"/>
              </w:rPr>
              <w:t>Jun. 2022</w:t>
            </w:r>
          </w:p>
          <w:p w14:paraId="7F2D4FFD" w14:textId="77777777" w:rsidR="0018224C" w:rsidRPr="00346674" w:rsidRDefault="0018224C" w:rsidP="004E648A">
            <w:pPr>
              <w:pStyle w:val="TableHead"/>
              <w:rPr>
                <w:sz w:val="14"/>
                <w:szCs w:val="14"/>
              </w:rPr>
            </w:pPr>
            <w:r w:rsidRPr="00346674">
              <w:rPr>
                <w:sz w:val="14"/>
                <w:szCs w:val="14"/>
              </w:rPr>
              <w:t>Dec. 2022</w:t>
            </w:r>
          </w:p>
        </w:tc>
      </w:tr>
      <w:tr w:rsidR="0018224C" w:rsidRPr="00346674" w14:paraId="45D2C49E" w14:textId="77777777" w:rsidTr="009C1D33">
        <w:trPr>
          <w:trHeight w:val="679"/>
        </w:trPr>
        <w:tc>
          <w:tcPr>
            <w:tcW w:w="1286" w:type="dxa"/>
            <w:tcMar>
              <w:top w:w="51" w:type="dxa"/>
              <w:left w:w="110" w:type="dxa"/>
              <w:bottom w:w="51" w:type="dxa"/>
              <w:right w:w="110" w:type="dxa"/>
            </w:tcMar>
            <w:vAlign w:val="center"/>
            <w:hideMark/>
          </w:tcPr>
          <w:p w14:paraId="4860883C" w14:textId="77777777" w:rsidR="0018224C" w:rsidRPr="00346674" w:rsidRDefault="0018224C" w:rsidP="00F83A9C">
            <w:pPr>
              <w:pStyle w:val="TableHead"/>
            </w:pPr>
            <w:r w:rsidRPr="00346674">
              <w:t>Cariflex Asia Expansion Phase I Project</w:t>
            </w:r>
          </w:p>
        </w:tc>
        <w:tc>
          <w:tcPr>
            <w:tcW w:w="986" w:type="dxa"/>
            <w:tcMar>
              <w:top w:w="51" w:type="dxa"/>
              <w:left w:w="110" w:type="dxa"/>
              <w:bottom w:w="51" w:type="dxa"/>
              <w:right w:w="110" w:type="dxa"/>
            </w:tcMar>
            <w:vAlign w:val="center"/>
            <w:hideMark/>
          </w:tcPr>
          <w:p w14:paraId="3A572F3A" w14:textId="77777777" w:rsidR="0018224C" w:rsidRPr="00346674" w:rsidRDefault="0018224C" w:rsidP="00F83A9C">
            <w:pPr>
              <w:pStyle w:val="TableHead"/>
            </w:pPr>
            <w:r w:rsidRPr="00346674">
              <w:t>Singapore</w:t>
            </w:r>
          </w:p>
        </w:tc>
        <w:tc>
          <w:tcPr>
            <w:tcW w:w="1341" w:type="dxa"/>
            <w:tcMar>
              <w:top w:w="51" w:type="dxa"/>
              <w:left w:w="110" w:type="dxa"/>
              <w:bottom w:w="51" w:type="dxa"/>
              <w:right w:w="110" w:type="dxa"/>
            </w:tcMar>
            <w:vAlign w:val="center"/>
            <w:hideMark/>
          </w:tcPr>
          <w:p w14:paraId="3DBB9E36" w14:textId="77777777" w:rsidR="0018224C" w:rsidRPr="00346674" w:rsidRDefault="0018224C" w:rsidP="00F83A9C">
            <w:pPr>
              <w:pStyle w:val="TableHead"/>
            </w:pPr>
            <w:r w:rsidRPr="00346674">
              <w:t>Cariflex Pte. Ltd.</w:t>
            </w:r>
          </w:p>
        </w:tc>
        <w:tc>
          <w:tcPr>
            <w:tcW w:w="2624" w:type="dxa"/>
            <w:tcMar>
              <w:top w:w="51" w:type="dxa"/>
              <w:left w:w="110" w:type="dxa"/>
              <w:bottom w:w="51" w:type="dxa"/>
              <w:right w:w="110" w:type="dxa"/>
            </w:tcMar>
            <w:vAlign w:val="center"/>
            <w:hideMark/>
          </w:tcPr>
          <w:p w14:paraId="61B144CC" w14:textId="77777777" w:rsidR="0018224C" w:rsidRPr="00346674" w:rsidRDefault="0018224C" w:rsidP="00CD58AA">
            <w:pPr>
              <w:pStyle w:val="TableHead"/>
              <w:jc w:val="left"/>
            </w:pPr>
            <w:r w:rsidRPr="00346674">
              <w:t>IR Latex : 15,400 MTY</w:t>
            </w:r>
          </w:p>
        </w:tc>
        <w:tc>
          <w:tcPr>
            <w:tcW w:w="754" w:type="dxa"/>
            <w:tcMar>
              <w:top w:w="51" w:type="dxa"/>
              <w:left w:w="110" w:type="dxa"/>
              <w:bottom w:w="51" w:type="dxa"/>
              <w:right w:w="110" w:type="dxa"/>
            </w:tcMar>
            <w:vAlign w:val="center"/>
            <w:hideMark/>
          </w:tcPr>
          <w:p w14:paraId="68A93560" w14:textId="77777777" w:rsidR="0018224C" w:rsidRPr="00346674" w:rsidRDefault="0018224C" w:rsidP="00F83A9C">
            <w:pPr>
              <w:pStyle w:val="TableHead"/>
            </w:pPr>
            <w:r w:rsidRPr="00346674">
              <w:t>Conceptual Design</w:t>
            </w:r>
          </w:p>
        </w:tc>
        <w:tc>
          <w:tcPr>
            <w:tcW w:w="906" w:type="dxa"/>
            <w:tcMar>
              <w:top w:w="51" w:type="dxa"/>
              <w:left w:w="110" w:type="dxa"/>
              <w:bottom w:w="51" w:type="dxa"/>
              <w:right w:w="110" w:type="dxa"/>
            </w:tcMar>
            <w:vAlign w:val="center"/>
            <w:hideMark/>
          </w:tcPr>
          <w:p w14:paraId="3E7199F6" w14:textId="77777777" w:rsidR="0018224C" w:rsidRPr="00346674" w:rsidRDefault="0018224C" w:rsidP="00F83A9C">
            <w:pPr>
              <w:pStyle w:val="TableHead"/>
            </w:pPr>
            <w:r w:rsidRPr="00346674">
              <w:t>1</w:t>
            </w:r>
          </w:p>
        </w:tc>
        <w:tc>
          <w:tcPr>
            <w:tcW w:w="918" w:type="dxa"/>
            <w:tcMar>
              <w:top w:w="51" w:type="dxa"/>
              <w:left w:w="110" w:type="dxa"/>
              <w:bottom w:w="51" w:type="dxa"/>
              <w:right w:w="110" w:type="dxa"/>
            </w:tcMar>
            <w:vAlign w:val="center"/>
            <w:hideMark/>
          </w:tcPr>
          <w:p w14:paraId="272C5666" w14:textId="77777777" w:rsidR="0018224C" w:rsidRPr="00346674" w:rsidRDefault="0018224C" w:rsidP="004E648A">
            <w:pPr>
              <w:pStyle w:val="TableHead"/>
              <w:rPr>
                <w:sz w:val="14"/>
                <w:szCs w:val="14"/>
              </w:rPr>
            </w:pPr>
            <w:r w:rsidRPr="00346674">
              <w:rPr>
                <w:sz w:val="14"/>
                <w:szCs w:val="14"/>
              </w:rPr>
              <w:t>Mar. 2021</w:t>
            </w:r>
          </w:p>
          <w:p w14:paraId="6AFB4D56" w14:textId="77777777" w:rsidR="0018224C" w:rsidRPr="00346674" w:rsidRDefault="0018224C" w:rsidP="004E648A">
            <w:pPr>
              <w:pStyle w:val="TableHead"/>
              <w:rPr>
                <w:sz w:val="14"/>
                <w:szCs w:val="14"/>
              </w:rPr>
            </w:pPr>
            <w:r w:rsidRPr="00346674">
              <w:rPr>
                <w:sz w:val="14"/>
                <w:szCs w:val="14"/>
              </w:rPr>
              <w:t>Jun. 2021</w:t>
            </w:r>
          </w:p>
        </w:tc>
      </w:tr>
      <w:tr w:rsidR="0018224C" w:rsidRPr="00346674" w14:paraId="36B28EF5" w14:textId="77777777" w:rsidTr="009C1D33">
        <w:trPr>
          <w:trHeight w:val="679"/>
        </w:trPr>
        <w:tc>
          <w:tcPr>
            <w:tcW w:w="1286" w:type="dxa"/>
            <w:tcMar>
              <w:top w:w="51" w:type="dxa"/>
              <w:left w:w="110" w:type="dxa"/>
              <w:bottom w:w="51" w:type="dxa"/>
              <w:right w:w="110" w:type="dxa"/>
            </w:tcMar>
            <w:vAlign w:val="center"/>
            <w:hideMark/>
          </w:tcPr>
          <w:p w14:paraId="41CDBC49" w14:textId="77777777" w:rsidR="0018224C" w:rsidRPr="00346674" w:rsidRDefault="0018224C" w:rsidP="00F83A9C">
            <w:pPr>
              <w:pStyle w:val="TableHead"/>
            </w:pPr>
            <w:r w:rsidRPr="00346674">
              <w:t>DL Chemical Catalyst BE</w:t>
            </w:r>
          </w:p>
        </w:tc>
        <w:tc>
          <w:tcPr>
            <w:tcW w:w="986" w:type="dxa"/>
            <w:tcMar>
              <w:top w:w="51" w:type="dxa"/>
              <w:left w:w="110" w:type="dxa"/>
              <w:bottom w:w="51" w:type="dxa"/>
              <w:right w:w="110" w:type="dxa"/>
            </w:tcMar>
            <w:vAlign w:val="center"/>
            <w:hideMark/>
          </w:tcPr>
          <w:p w14:paraId="0CBD2306" w14:textId="77777777" w:rsidR="0018224C" w:rsidRPr="00346674" w:rsidRDefault="0018224C" w:rsidP="00F83A9C">
            <w:pPr>
              <w:pStyle w:val="TableHead"/>
            </w:pPr>
            <w:r w:rsidRPr="00346674">
              <w:t>Korea</w:t>
            </w:r>
          </w:p>
        </w:tc>
        <w:tc>
          <w:tcPr>
            <w:tcW w:w="1341" w:type="dxa"/>
            <w:tcMar>
              <w:top w:w="51" w:type="dxa"/>
              <w:left w:w="110" w:type="dxa"/>
              <w:bottom w:w="51" w:type="dxa"/>
              <w:right w:w="110" w:type="dxa"/>
            </w:tcMar>
            <w:vAlign w:val="center"/>
            <w:hideMark/>
          </w:tcPr>
          <w:p w14:paraId="4EF5633D" w14:textId="77777777" w:rsidR="0018224C" w:rsidRPr="00346674" w:rsidRDefault="0018224C" w:rsidP="00F83A9C">
            <w:pPr>
              <w:pStyle w:val="TableHead"/>
            </w:pPr>
            <w:r w:rsidRPr="00346674">
              <w:t xml:space="preserve">DL Chemical </w:t>
            </w:r>
          </w:p>
        </w:tc>
        <w:tc>
          <w:tcPr>
            <w:tcW w:w="2624" w:type="dxa"/>
            <w:tcMar>
              <w:top w:w="51" w:type="dxa"/>
              <w:left w:w="110" w:type="dxa"/>
              <w:bottom w:w="51" w:type="dxa"/>
              <w:right w:w="110" w:type="dxa"/>
            </w:tcMar>
            <w:vAlign w:val="center"/>
            <w:hideMark/>
          </w:tcPr>
          <w:p w14:paraId="36ECEEA2" w14:textId="77777777" w:rsidR="0018224C" w:rsidRPr="00346674" w:rsidRDefault="0018224C" w:rsidP="00CD58AA">
            <w:pPr>
              <w:pStyle w:val="TableHead"/>
              <w:jc w:val="left"/>
            </w:pPr>
            <w:r w:rsidRPr="00346674">
              <w:t xml:space="preserve">Catalyst: 330 TPY </w:t>
            </w:r>
          </w:p>
        </w:tc>
        <w:tc>
          <w:tcPr>
            <w:tcW w:w="754" w:type="dxa"/>
            <w:tcMar>
              <w:top w:w="51" w:type="dxa"/>
              <w:left w:w="110" w:type="dxa"/>
              <w:bottom w:w="51" w:type="dxa"/>
              <w:right w:w="110" w:type="dxa"/>
            </w:tcMar>
            <w:vAlign w:val="center"/>
            <w:hideMark/>
          </w:tcPr>
          <w:p w14:paraId="3A8B7DAA" w14:textId="77777777" w:rsidR="0018224C" w:rsidRPr="00346674" w:rsidRDefault="0018224C" w:rsidP="00F83A9C">
            <w:pPr>
              <w:pStyle w:val="TableHead"/>
            </w:pPr>
            <w:r w:rsidRPr="00346674">
              <w:t>Basic Engineering</w:t>
            </w:r>
          </w:p>
        </w:tc>
        <w:tc>
          <w:tcPr>
            <w:tcW w:w="906" w:type="dxa"/>
            <w:tcMar>
              <w:top w:w="51" w:type="dxa"/>
              <w:left w:w="110" w:type="dxa"/>
              <w:bottom w:w="51" w:type="dxa"/>
              <w:right w:w="110" w:type="dxa"/>
            </w:tcMar>
            <w:vAlign w:val="center"/>
            <w:hideMark/>
          </w:tcPr>
          <w:p w14:paraId="1460C12C" w14:textId="77777777" w:rsidR="0018224C" w:rsidRPr="00346674" w:rsidRDefault="0018224C" w:rsidP="00F83A9C">
            <w:pPr>
              <w:pStyle w:val="TableHead"/>
            </w:pPr>
            <w:r w:rsidRPr="00346674">
              <w:t>2</w:t>
            </w:r>
          </w:p>
        </w:tc>
        <w:tc>
          <w:tcPr>
            <w:tcW w:w="918" w:type="dxa"/>
            <w:tcMar>
              <w:top w:w="51" w:type="dxa"/>
              <w:left w:w="110" w:type="dxa"/>
              <w:bottom w:w="51" w:type="dxa"/>
              <w:right w:w="110" w:type="dxa"/>
            </w:tcMar>
            <w:vAlign w:val="center"/>
            <w:hideMark/>
          </w:tcPr>
          <w:p w14:paraId="5EDF635D" w14:textId="77777777" w:rsidR="0018224C" w:rsidRPr="00346674" w:rsidRDefault="0018224C" w:rsidP="004E648A">
            <w:pPr>
              <w:pStyle w:val="TableHead"/>
              <w:rPr>
                <w:sz w:val="14"/>
                <w:szCs w:val="14"/>
              </w:rPr>
            </w:pPr>
            <w:r w:rsidRPr="00346674">
              <w:rPr>
                <w:sz w:val="14"/>
                <w:szCs w:val="14"/>
              </w:rPr>
              <w:t>Feb. 2022</w:t>
            </w:r>
          </w:p>
          <w:p w14:paraId="3AF3D155" w14:textId="77777777" w:rsidR="0018224C" w:rsidRPr="00346674" w:rsidRDefault="0018224C" w:rsidP="004E648A">
            <w:pPr>
              <w:pStyle w:val="TableHead"/>
              <w:rPr>
                <w:sz w:val="14"/>
                <w:szCs w:val="14"/>
              </w:rPr>
            </w:pPr>
            <w:r w:rsidRPr="00346674">
              <w:rPr>
                <w:sz w:val="14"/>
                <w:szCs w:val="14"/>
              </w:rPr>
              <w:t>Jun. 2022</w:t>
            </w:r>
          </w:p>
        </w:tc>
      </w:tr>
      <w:tr w:rsidR="0018224C" w:rsidRPr="00346674" w14:paraId="578623B9" w14:textId="77777777" w:rsidTr="009C1D33">
        <w:trPr>
          <w:trHeight w:val="679"/>
        </w:trPr>
        <w:tc>
          <w:tcPr>
            <w:tcW w:w="1286" w:type="dxa"/>
            <w:tcMar>
              <w:top w:w="51" w:type="dxa"/>
              <w:left w:w="110" w:type="dxa"/>
              <w:bottom w:w="51" w:type="dxa"/>
              <w:right w:w="110" w:type="dxa"/>
            </w:tcMar>
            <w:vAlign w:val="center"/>
            <w:hideMark/>
          </w:tcPr>
          <w:p w14:paraId="7B23281D" w14:textId="77777777" w:rsidR="0018224C" w:rsidRPr="00346674" w:rsidRDefault="0018224C" w:rsidP="00F83A9C">
            <w:pPr>
              <w:pStyle w:val="TableHead"/>
            </w:pPr>
            <w:r w:rsidRPr="00346674">
              <w:t>GTPP (Golden Triangle Polymer Project)</w:t>
            </w:r>
          </w:p>
        </w:tc>
        <w:tc>
          <w:tcPr>
            <w:tcW w:w="986" w:type="dxa"/>
            <w:tcMar>
              <w:top w:w="51" w:type="dxa"/>
              <w:left w:w="110" w:type="dxa"/>
              <w:bottom w:w="51" w:type="dxa"/>
              <w:right w:w="110" w:type="dxa"/>
            </w:tcMar>
            <w:vAlign w:val="center"/>
            <w:hideMark/>
          </w:tcPr>
          <w:p w14:paraId="0EC6DBF2" w14:textId="77777777" w:rsidR="0018224C" w:rsidRPr="00346674" w:rsidRDefault="0018224C" w:rsidP="00F83A9C">
            <w:pPr>
              <w:pStyle w:val="TableHead"/>
            </w:pPr>
            <w:r w:rsidRPr="00346674">
              <w:t>USA</w:t>
            </w:r>
          </w:p>
        </w:tc>
        <w:tc>
          <w:tcPr>
            <w:tcW w:w="1341" w:type="dxa"/>
            <w:tcMar>
              <w:top w:w="51" w:type="dxa"/>
              <w:left w:w="110" w:type="dxa"/>
              <w:bottom w:w="51" w:type="dxa"/>
              <w:right w:w="110" w:type="dxa"/>
            </w:tcMar>
            <w:vAlign w:val="center"/>
            <w:hideMark/>
          </w:tcPr>
          <w:p w14:paraId="7DF08CAE" w14:textId="77777777" w:rsidR="0018224C" w:rsidRPr="00346674" w:rsidRDefault="0018224C" w:rsidP="00F83A9C">
            <w:pPr>
              <w:pStyle w:val="TableHead"/>
            </w:pPr>
            <w:r w:rsidRPr="00346674">
              <w:t>CPChem</w:t>
            </w:r>
          </w:p>
        </w:tc>
        <w:tc>
          <w:tcPr>
            <w:tcW w:w="2624" w:type="dxa"/>
            <w:tcMar>
              <w:top w:w="51" w:type="dxa"/>
              <w:left w:w="110" w:type="dxa"/>
              <w:bottom w:w="51" w:type="dxa"/>
              <w:right w:w="110" w:type="dxa"/>
            </w:tcMar>
            <w:vAlign w:val="center"/>
            <w:hideMark/>
          </w:tcPr>
          <w:p w14:paraId="1051F124" w14:textId="77777777" w:rsidR="0018224C" w:rsidRPr="00346674" w:rsidRDefault="0018224C" w:rsidP="00CD58AA">
            <w:pPr>
              <w:pStyle w:val="TableHead"/>
              <w:jc w:val="left"/>
            </w:pPr>
            <w:r w:rsidRPr="00346674">
              <w:t>HDPE: 1,000,000 MTY x 2</w:t>
            </w:r>
          </w:p>
        </w:tc>
        <w:tc>
          <w:tcPr>
            <w:tcW w:w="754" w:type="dxa"/>
            <w:tcMar>
              <w:top w:w="51" w:type="dxa"/>
              <w:left w:w="110" w:type="dxa"/>
              <w:bottom w:w="51" w:type="dxa"/>
              <w:right w:w="110" w:type="dxa"/>
            </w:tcMar>
            <w:vAlign w:val="center"/>
            <w:hideMark/>
          </w:tcPr>
          <w:p w14:paraId="329CA45B" w14:textId="77777777" w:rsidR="0018224C" w:rsidRPr="00346674" w:rsidRDefault="0018224C" w:rsidP="00F83A9C">
            <w:pPr>
              <w:pStyle w:val="TableHead"/>
            </w:pPr>
            <w:r w:rsidRPr="00346674">
              <w:t>FEED</w:t>
            </w:r>
          </w:p>
        </w:tc>
        <w:tc>
          <w:tcPr>
            <w:tcW w:w="906" w:type="dxa"/>
            <w:tcMar>
              <w:top w:w="51" w:type="dxa"/>
              <w:left w:w="110" w:type="dxa"/>
              <w:bottom w:w="51" w:type="dxa"/>
              <w:right w:w="110" w:type="dxa"/>
            </w:tcMar>
            <w:vAlign w:val="center"/>
            <w:hideMark/>
          </w:tcPr>
          <w:p w14:paraId="3E5A0C54" w14:textId="77777777" w:rsidR="0018224C" w:rsidRPr="00346674" w:rsidRDefault="0018224C" w:rsidP="00F83A9C">
            <w:pPr>
              <w:pStyle w:val="TableHead"/>
            </w:pPr>
            <w:r w:rsidRPr="00346674">
              <w:t>20</w:t>
            </w:r>
          </w:p>
        </w:tc>
        <w:tc>
          <w:tcPr>
            <w:tcW w:w="918" w:type="dxa"/>
            <w:tcMar>
              <w:top w:w="51" w:type="dxa"/>
              <w:left w:w="110" w:type="dxa"/>
              <w:bottom w:w="51" w:type="dxa"/>
              <w:right w:w="110" w:type="dxa"/>
            </w:tcMar>
            <w:vAlign w:val="center"/>
            <w:hideMark/>
          </w:tcPr>
          <w:p w14:paraId="1F97C11E" w14:textId="77777777" w:rsidR="0018224C" w:rsidRPr="00346674" w:rsidRDefault="0018224C" w:rsidP="004E648A">
            <w:pPr>
              <w:pStyle w:val="TableHead"/>
              <w:rPr>
                <w:sz w:val="14"/>
                <w:szCs w:val="14"/>
              </w:rPr>
            </w:pPr>
            <w:r w:rsidRPr="00346674">
              <w:rPr>
                <w:sz w:val="14"/>
                <w:szCs w:val="14"/>
              </w:rPr>
              <w:t>Mar. 2019</w:t>
            </w:r>
          </w:p>
          <w:p w14:paraId="1BD86422" w14:textId="77777777" w:rsidR="0018224C" w:rsidRPr="00346674" w:rsidRDefault="0018224C" w:rsidP="004E648A">
            <w:pPr>
              <w:pStyle w:val="TableHead"/>
              <w:rPr>
                <w:sz w:val="14"/>
                <w:szCs w:val="14"/>
              </w:rPr>
            </w:pPr>
            <w:r w:rsidRPr="00346674">
              <w:rPr>
                <w:sz w:val="14"/>
                <w:szCs w:val="14"/>
              </w:rPr>
              <w:t>Jun. 2020</w:t>
            </w:r>
          </w:p>
        </w:tc>
      </w:tr>
      <w:tr w:rsidR="0018224C" w:rsidRPr="00346674" w14:paraId="7B2AA91B" w14:textId="77777777" w:rsidTr="009C1D33">
        <w:trPr>
          <w:trHeight w:val="679"/>
        </w:trPr>
        <w:tc>
          <w:tcPr>
            <w:tcW w:w="1286" w:type="dxa"/>
            <w:tcMar>
              <w:top w:w="51" w:type="dxa"/>
              <w:left w:w="110" w:type="dxa"/>
              <w:bottom w:w="51" w:type="dxa"/>
              <w:right w:w="110" w:type="dxa"/>
            </w:tcMar>
            <w:vAlign w:val="center"/>
            <w:hideMark/>
          </w:tcPr>
          <w:p w14:paraId="501552F6" w14:textId="77777777" w:rsidR="0018224C" w:rsidRPr="00346674" w:rsidRDefault="0018224C" w:rsidP="00F83A9C">
            <w:pPr>
              <w:pStyle w:val="TableHead"/>
            </w:pPr>
            <w:r w:rsidRPr="00346674">
              <w:t>Ras Laffan Petrochemical Project</w:t>
            </w:r>
          </w:p>
        </w:tc>
        <w:tc>
          <w:tcPr>
            <w:tcW w:w="986" w:type="dxa"/>
            <w:tcMar>
              <w:top w:w="51" w:type="dxa"/>
              <w:left w:w="110" w:type="dxa"/>
              <w:bottom w:w="51" w:type="dxa"/>
              <w:right w:w="110" w:type="dxa"/>
            </w:tcMar>
            <w:vAlign w:val="center"/>
            <w:hideMark/>
          </w:tcPr>
          <w:p w14:paraId="5D1C90A4" w14:textId="77777777" w:rsidR="0018224C" w:rsidRPr="00346674" w:rsidRDefault="0018224C" w:rsidP="00F83A9C">
            <w:pPr>
              <w:pStyle w:val="TableHead"/>
            </w:pPr>
            <w:r w:rsidRPr="00346674">
              <w:t>Qatar</w:t>
            </w:r>
          </w:p>
        </w:tc>
        <w:tc>
          <w:tcPr>
            <w:tcW w:w="1341" w:type="dxa"/>
            <w:tcMar>
              <w:top w:w="51" w:type="dxa"/>
              <w:left w:w="110" w:type="dxa"/>
              <w:bottom w:w="51" w:type="dxa"/>
              <w:right w:w="110" w:type="dxa"/>
            </w:tcMar>
            <w:vAlign w:val="center"/>
            <w:hideMark/>
          </w:tcPr>
          <w:p w14:paraId="2BE5C549" w14:textId="77777777" w:rsidR="0018224C" w:rsidRPr="00346674" w:rsidRDefault="0018224C" w:rsidP="00F83A9C">
            <w:pPr>
              <w:pStyle w:val="TableHead"/>
            </w:pPr>
            <w:r w:rsidRPr="00346674">
              <w:t>Qatar Petroleum(QP) + CPChem</w:t>
            </w:r>
          </w:p>
        </w:tc>
        <w:tc>
          <w:tcPr>
            <w:tcW w:w="2624" w:type="dxa"/>
            <w:tcMar>
              <w:top w:w="51" w:type="dxa"/>
              <w:left w:w="110" w:type="dxa"/>
              <w:bottom w:w="51" w:type="dxa"/>
              <w:right w:w="110" w:type="dxa"/>
            </w:tcMar>
            <w:vAlign w:val="center"/>
            <w:hideMark/>
          </w:tcPr>
          <w:p w14:paraId="308DE273" w14:textId="77777777" w:rsidR="001F520E" w:rsidRPr="00346674" w:rsidRDefault="0018224C" w:rsidP="00CD58AA">
            <w:pPr>
              <w:pStyle w:val="TableHead"/>
              <w:jc w:val="left"/>
            </w:pPr>
            <w:r w:rsidRPr="00346674">
              <w:t>1.68 MTPA PE</w:t>
            </w:r>
          </w:p>
          <w:p w14:paraId="28CE55F7" w14:textId="11A636B8" w:rsidR="0018224C" w:rsidRPr="00346674" w:rsidRDefault="0018224C" w:rsidP="00CD58AA">
            <w:pPr>
              <w:pStyle w:val="TableHead"/>
              <w:jc w:val="left"/>
            </w:pPr>
            <w:r w:rsidRPr="00346674">
              <w:t>(1 MTPA ASL + 0.68 MTPA ADL)</w:t>
            </w:r>
          </w:p>
          <w:p w14:paraId="0EC4B369" w14:textId="77777777" w:rsidR="0018224C" w:rsidRPr="00346674" w:rsidRDefault="0018224C" w:rsidP="00CD58AA">
            <w:pPr>
              <w:pStyle w:val="TableHead"/>
              <w:jc w:val="left"/>
            </w:pPr>
            <w:r w:rsidRPr="00346674">
              <w:t>OSBL</w:t>
            </w:r>
          </w:p>
        </w:tc>
        <w:tc>
          <w:tcPr>
            <w:tcW w:w="754" w:type="dxa"/>
            <w:tcMar>
              <w:top w:w="51" w:type="dxa"/>
              <w:left w:w="110" w:type="dxa"/>
              <w:bottom w:w="51" w:type="dxa"/>
              <w:right w:w="110" w:type="dxa"/>
            </w:tcMar>
            <w:vAlign w:val="center"/>
            <w:hideMark/>
          </w:tcPr>
          <w:p w14:paraId="2B236BFB" w14:textId="77777777" w:rsidR="0018224C" w:rsidRPr="00346674" w:rsidRDefault="0018224C" w:rsidP="00F83A9C">
            <w:pPr>
              <w:pStyle w:val="TableHead"/>
            </w:pPr>
            <w:r w:rsidRPr="00346674">
              <w:t>FEED</w:t>
            </w:r>
          </w:p>
        </w:tc>
        <w:tc>
          <w:tcPr>
            <w:tcW w:w="906" w:type="dxa"/>
            <w:tcMar>
              <w:top w:w="51" w:type="dxa"/>
              <w:left w:w="110" w:type="dxa"/>
              <w:bottom w:w="51" w:type="dxa"/>
              <w:right w:w="110" w:type="dxa"/>
            </w:tcMar>
            <w:vAlign w:val="center"/>
            <w:hideMark/>
          </w:tcPr>
          <w:p w14:paraId="08F255CD" w14:textId="77777777" w:rsidR="0018224C" w:rsidRPr="00346674" w:rsidRDefault="0018224C" w:rsidP="00F83A9C">
            <w:pPr>
              <w:pStyle w:val="TableHead"/>
            </w:pPr>
            <w:r w:rsidRPr="00346674">
              <w:t>13</w:t>
            </w:r>
          </w:p>
        </w:tc>
        <w:tc>
          <w:tcPr>
            <w:tcW w:w="918" w:type="dxa"/>
            <w:tcMar>
              <w:top w:w="51" w:type="dxa"/>
              <w:left w:w="110" w:type="dxa"/>
              <w:bottom w:w="51" w:type="dxa"/>
              <w:right w:w="110" w:type="dxa"/>
            </w:tcMar>
            <w:vAlign w:val="center"/>
            <w:hideMark/>
          </w:tcPr>
          <w:p w14:paraId="53D2563D" w14:textId="77777777" w:rsidR="0018224C" w:rsidRPr="00346674" w:rsidRDefault="0018224C" w:rsidP="004E648A">
            <w:pPr>
              <w:pStyle w:val="TableHead"/>
              <w:rPr>
                <w:sz w:val="14"/>
                <w:szCs w:val="14"/>
              </w:rPr>
            </w:pPr>
            <w:r w:rsidRPr="00346674">
              <w:rPr>
                <w:sz w:val="14"/>
                <w:szCs w:val="14"/>
              </w:rPr>
              <w:t>Dec. 2019</w:t>
            </w:r>
          </w:p>
          <w:p w14:paraId="474347EA" w14:textId="77777777" w:rsidR="0018224C" w:rsidRPr="00346674" w:rsidRDefault="0018224C" w:rsidP="004E648A">
            <w:pPr>
              <w:pStyle w:val="TableHead"/>
              <w:rPr>
                <w:sz w:val="14"/>
                <w:szCs w:val="14"/>
              </w:rPr>
            </w:pPr>
            <w:r w:rsidRPr="00346674">
              <w:rPr>
                <w:sz w:val="14"/>
                <w:szCs w:val="14"/>
              </w:rPr>
              <w:t>Jun. 2021</w:t>
            </w:r>
          </w:p>
        </w:tc>
      </w:tr>
      <w:tr w:rsidR="0018224C" w:rsidRPr="00346674" w14:paraId="4A8ADB12" w14:textId="77777777" w:rsidTr="009C1D33">
        <w:trPr>
          <w:trHeight w:val="679"/>
        </w:trPr>
        <w:tc>
          <w:tcPr>
            <w:tcW w:w="1286" w:type="dxa"/>
            <w:tcMar>
              <w:top w:w="51" w:type="dxa"/>
              <w:left w:w="110" w:type="dxa"/>
              <w:bottom w:w="51" w:type="dxa"/>
              <w:right w:w="110" w:type="dxa"/>
            </w:tcMar>
            <w:vAlign w:val="center"/>
            <w:hideMark/>
          </w:tcPr>
          <w:p w14:paraId="2EA66D7E" w14:textId="77777777" w:rsidR="0018224C" w:rsidRPr="00346674" w:rsidRDefault="0018224C" w:rsidP="00F83A9C">
            <w:pPr>
              <w:pStyle w:val="TableHead"/>
            </w:pPr>
            <w:r w:rsidRPr="00346674">
              <w:t>Formosa Sunshine Project</w:t>
            </w:r>
          </w:p>
        </w:tc>
        <w:tc>
          <w:tcPr>
            <w:tcW w:w="986" w:type="dxa"/>
            <w:tcMar>
              <w:top w:w="51" w:type="dxa"/>
              <w:left w:w="110" w:type="dxa"/>
              <w:bottom w:w="51" w:type="dxa"/>
              <w:right w:w="110" w:type="dxa"/>
            </w:tcMar>
            <w:vAlign w:val="center"/>
            <w:hideMark/>
          </w:tcPr>
          <w:p w14:paraId="41C337D7" w14:textId="77777777" w:rsidR="0018224C" w:rsidRPr="00346674" w:rsidRDefault="0018224C" w:rsidP="00F83A9C">
            <w:pPr>
              <w:pStyle w:val="TableHead"/>
            </w:pPr>
            <w:r w:rsidRPr="00346674">
              <w:t>USA</w:t>
            </w:r>
          </w:p>
        </w:tc>
        <w:tc>
          <w:tcPr>
            <w:tcW w:w="1341" w:type="dxa"/>
            <w:tcMar>
              <w:top w:w="51" w:type="dxa"/>
              <w:left w:w="110" w:type="dxa"/>
              <w:bottom w:w="51" w:type="dxa"/>
              <w:right w:w="110" w:type="dxa"/>
            </w:tcMar>
            <w:vAlign w:val="center"/>
            <w:hideMark/>
          </w:tcPr>
          <w:p w14:paraId="79420E5D" w14:textId="77777777" w:rsidR="0018224C" w:rsidRPr="00346674" w:rsidRDefault="0018224C" w:rsidP="00F83A9C">
            <w:pPr>
              <w:pStyle w:val="TableHead"/>
            </w:pPr>
            <w:r w:rsidRPr="00346674">
              <w:t>Formosa(FG LA LLC)</w:t>
            </w:r>
          </w:p>
        </w:tc>
        <w:tc>
          <w:tcPr>
            <w:tcW w:w="2624" w:type="dxa"/>
            <w:tcMar>
              <w:top w:w="51" w:type="dxa"/>
              <w:left w:w="110" w:type="dxa"/>
              <w:bottom w:w="51" w:type="dxa"/>
              <w:right w:w="110" w:type="dxa"/>
            </w:tcMar>
            <w:vAlign w:val="center"/>
            <w:hideMark/>
          </w:tcPr>
          <w:p w14:paraId="762E0F20" w14:textId="77777777" w:rsidR="0018224C" w:rsidRPr="00346674" w:rsidRDefault="0018224C" w:rsidP="00CD58AA">
            <w:pPr>
              <w:pStyle w:val="TableHead"/>
              <w:jc w:val="left"/>
            </w:pPr>
            <w:r w:rsidRPr="00346674">
              <w:t>PP: 600,000 MTA</w:t>
            </w:r>
          </w:p>
        </w:tc>
        <w:tc>
          <w:tcPr>
            <w:tcW w:w="754" w:type="dxa"/>
            <w:tcMar>
              <w:top w:w="51" w:type="dxa"/>
              <w:left w:w="110" w:type="dxa"/>
              <w:bottom w:w="51" w:type="dxa"/>
              <w:right w:w="110" w:type="dxa"/>
            </w:tcMar>
            <w:vAlign w:val="center"/>
            <w:hideMark/>
          </w:tcPr>
          <w:p w14:paraId="60073CE1" w14:textId="77777777" w:rsidR="0018224C" w:rsidRPr="00346674" w:rsidRDefault="0018224C" w:rsidP="00F83A9C">
            <w:pPr>
              <w:pStyle w:val="TableHead"/>
            </w:pPr>
            <w:r w:rsidRPr="00346674">
              <w:t>FEED</w:t>
            </w:r>
          </w:p>
          <w:p w14:paraId="10B76021" w14:textId="77777777" w:rsidR="0018224C" w:rsidRPr="00346674" w:rsidRDefault="0018224C" w:rsidP="00F83A9C">
            <w:pPr>
              <w:pStyle w:val="TableHead"/>
            </w:pPr>
            <w:r w:rsidRPr="00346674">
              <w:t>(Supervision)</w:t>
            </w:r>
          </w:p>
        </w:tc>
        <w:tc>
          <w:tcPr>
            <w:tcW w:w="906" w:type="dxa"/>
            <w:tcMar>
              <w:top w:w="51" w:type="dxa"/>
              <w:left w:w="110" w:type="dxa"/>
              <w:bottom w:w="51" w:type="dxa"/>
              <w:right w:w="110" w:type="dxa"/>
            </w:tcMar>
            <w:vAlign w:val="center"/>
            <w:hideMark/>
          </w:tcPr>
          <w:p w14:paraId="65EF840A" w14:textId="77777777" w:rsidR="0018224C" w:rsidRPr="00346674" w:rsidRDefault="0018224C" w:rsidP="00F83A9C">
            <w:pPr>
              <w:pStyle w:val="TableHead"/>
            </w:pPr>
            <w:r w:rsidRPr="00346674">
              <w:t>1</w:t>
            </w:r>
          </w:p>
        </w:tc>
        <w:tc>
          <w:tcPr>
            <w:tcW w:w="918" w:type="dxa"/>
            <w:tcMar>
              <w:top w:w="51" w:type="dxa"/>
              <w:left w:w="110" w:type="dxa"/>
              <w:bottom w:w="51" w:type="dxa"/>
              <w:right w:w="110" w:type="dxa"/>
            </w:tcMar>
            <w:vAlign w:val="center"/>
            <w:hideMark/>
          </w:tcPr>
          <w:p w14:paraId="30A95A5C" w14:textId="77777777" w:rsidR="0018224C" w:rsidRPr="00346674" w:rsidRDefault="0018224C" w:rsidP="004E648A">
            <w:pPr>
              <w:pStyle w:val="TableHead"/>
              <w:rPr>
                <w:sz w:val="14"/>
                <w:szCs w:val="14"/>
              </w:rPr>
            </w:pPr>
            <w:r w:rsidRPr="00346674">
              <w:rPr>
                <w:sz w:val="14"/>
                <w:szCs w:val="14"/>
              </w:rPr>
              <w:t>Jul. 2019</w:t>
            </w:r>
          </w:p>
          <w:p w14:paraId="6BFC5662" w14:textId="77777777" w:rsidR="0018224C" w:rsidRPr="00346674" w:rsidRDefault="0018224C" w:rsidP="004E648A">
            <w:pPr>
              <w:pStyle w:val="TableHead"/>
              <w:rPr>
                <w:sz w:val="14"/>
                <w:szCs w:val="14"/>
              </w:rPr>
            </w:pPr>
            <w:r w:rsidRPr="00346674">
              <w:rPr>
                <w:sz w:val="14"/>
                <w:szCs w:val="14"/>
              </w:rPr>
              <w:t>Feb. 2020</w:t>
            </w:r>
          </w:p>
        </w:tc>
      </w:tr>
      <w:tr w:rsidR="00DF312E" w:rsidRPr="00346674" w14:paraId="54050DC1" w14:textId="77777777" w:rsidTr="009C1D33">
        <w:trPr>
          <w:trHeight w:val="679"/>
        </w:trPr>
        <w:tc>
          <w:tcPr>
            <w:tcW w:w="12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092562C" w14:textId="77777777" w:rsidR="00DF312E" w:rsidRPr="00346674" w:rsidRDefault="00DF312E" w:rsidP="00DF312E">
            <w:pPr>
              <w:pStyle w:val="TableHead"/>
            </w:pPr>
            <w:r w:rsidRPr="00346674">
              <w:t>Amiral PB Project</w:t>
            </w:r>
          </w:p>
        </w:tc>
        <w:tc>
          <w:tcPr>
            <w:tcW w:w="9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900A2EF" w14:textId="77777777" w:rsidR="00DF312E" w:rsidRPr="00346674" w:rsidRDefault="00DF312E" w:rsidP="00DF312E">
            <w:pPr>
              <w:pStyle w:val="TableHead"/>
            </w:pPr>
            <w:r w:rsidRPr="00346674">
              <w:t xml:space="preserve">Korea </w:t>
            </w:r>
          </w:p>
        </w:tc>
        <w:tc>
          <w:tcPr>
            <w:tcW w:w="1341"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8779992" w14:textId="77777777" w:rsidR="00DF312E" w:rsidRPr="00346674" w:rsidRDefault="00DF312E" w:rsidP="00DF312E">
            <w:pPr>
              <w:pStyle w:val="TableHead"/>
            </w:pPr>
            <w:r w:rsidRPr="00346674">
              <w:t>Daelim Industrial Co., Ltd.</w:t>
            </w:r>
          </w:p>
        </w:tc>
        <w:tc>
          <w:tcPr>
            <w:tcW w:w="262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F4B3B80" w14:textId="77777777" w:rsidR="00DF312E" w:rsidRPr="00346674" w:rsidRDefault="00DF312E" w:rsidP="00CD58AA">
            <w:pPr>
              <w:pStyle w:val="TableHead"/>
              <w:jc w:val="left"/>
            </w:pPr>
            <w:r w:rsidRPr="00346674">
              <w:t>PB: 800,000 MTY</w:t>
            </w:r>
          </w:p>
        </w:tc>
        <w:tc>
          <w:tcPr>
            <w:tcW w:w="75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4365F96" w14:textId="77777777" w:rsidR="00DF312E" w:rsidRPr="00346674" w:rsidRDefault="00DF312E" w:rsidP="00DF312E">
            <w:pPr>
              <w:pStyle w:val="TableHead"/>
            </w:pPr>
            <w:r w:rsidRPr="00346674">
              <w:t>FEED</w:t>
            </w:r>
          </w:p>
        </w:tc>
        <w:tc>
          <w:tcPr>
            <w:tcW w:w="90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4FDDF46" w14:textId="77777777" w:rsidR="00DF312E" w:rsidRPr="00346674" w:rsidRDefault="00DF312E" w:rsidP="00DF312E">
            <w:pPr>
              <w:pStyle w:val="TableHead"/>
            </w:pPr>
            <w:r w:rsidRPr="00346674">
              <w:t>3</w:t>
            </w:r>
          </w:p>
        </w:tc>
        <w:tc>
          <w:tcPr>
            <w:tcW w:w="91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A6B5BD7" w14:textId="77777777" w:rsidR="00DF312E" w:rsidRPr="00346674" w:rsidRDefault="00DF312E" w:rsidP="004E648A">
            <w:pPr>
              <w:pStyle w:val="TableHead"/>
              <w:rPr>
                <w:sz w:val="14"/>
                <w:szCs w:val="14"/>
              </w:rPr>
            </w:pPr>
            <w:r w:rsidRPr="00346674">
              <w:rPr>
                <w:sz w:val="14"/>
                <w:szCs w:val="14"/>
              </w:rPr>
              <w:t>Jan. 2019</w:t>
            </w:r>
          </w:p>
          <w:p w14:paraId="63AF3805" w14:textId="77777777" w:rsidR="00DF312E" w:rsidRPr="00346674" w:rsidRDefault="00DF312E" w:rsidP="004E648A">
            <w:pPr>
              <w:pStyle w:val="TableHead"/>
              <w:rPr>
                <w:sz w:val="14"/>
                <w:szCs w:val="14"/>
              </w:rPr>
            </w:pPr>
            <w:r w:rsidRPr="00346674">
              <w:rPr>
                <w:sz w:val="14"/>
                <w:szCs w:val="14"/>
              </w:rPr>
              <w:t>Nov. 2019</w:t>
            </w:r>
          </w:p>
        </w:tc>
      </w:tr>
      <w:tr w:rsidR="00DF312E" w:rsidRPr="00346674" w14:paraId="198BB10D" w14:textId="77777777" w:rsidTr="009C1D33">
        <w:trPr>
          <w:trHeight w:val="679"/>
        </w:trPr>
        <w:tc>
          <w:tcPr>
            <w:tcW w:w="12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0ED7B34" w14:textId="77777777" w:rsidR="00DF312E" w:rsidRPr="00346674" w:rsidRDefault="00DF312E" w:rsidP="00DF312E">
            <w:pPr>
              <w:pStyle w:val="TableHead"/>
            </w:pPr>
            <w:r w:rsidRPr="00346674">
              <w:t>Lotte BP C-Project</w:t>
            </w:r>
          </w:p>
        </w:tc>
        <w:tc>
          <w:tcPr>
            <w:tcW w:w="9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19C6EC8" w14:textId="77777777" w:rsidR="00DF312E" w:rsidRPr="00346674" w:rsidRDefault="00DF312E" w:rsidP="00DF312E">
            <w:pPr>
              <w:pStyle w:val="TableHead"/>
            </w:pPr>
            <w:r w:rsidRPr="00346674">
              <w:t>Korea</w:t>
            </w:r>
          </w:p>
        </w:tc>
        <w:tc>
          <w:tcPr>
            <w:tcW w:w="1341"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952AFEB" w14:textId="77777777" w:rsidR="00DF312E" w:rsidRPr="00346674" w:rsidRDefault="00DF312E" w:rsidP="00DF312E">
            <w:pPr>
              <w:pStyle w:val="TableHead"/>
            </w:pPr>
            <w:r w:rsidRPr="00346674">
              <w:t>Lotte BP Chemical</w:t>
            </w:r>
          </w:p>
        </w:tc>
        <w:tc>
          <w:tcPr>
            <w:tcW w:w="262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433AC3A" w14:textId="77777777" w:rsidR="00DF312E" w:rsidRPr="00346674" w:rsidRDefault="00DF312E" w:rsidP="00CD58AA">
            <w:pPr>
              <w:pStyle w:val="TableHead"/>
              <w:jc w:val="left"/>
            </w:pPr>
            <w:r w:rsidRPr="00346674">
              <w:t>CO Plant revamping</w:t>
            </w:r>
          </w:p>
          <w:p w14:paraId="3D630F74" w14:textId="77777777" w:rsidR="00DF312E" w:rsidRPr="00346674" w:rsidRDefault="00DF312E" w:rsidP="00CD58AA">
            <w:pPr>
              <w:pStyle w:val="TableHead"/>
              <w:jc w:val="left"/>
            </w:pPr>
            <w:r w:rsidRPr="00346674">
              <w:t>POX Unit</w:t>
            </w:r>
          </w:p>
          <w:p w14:paraId="1C549B93" w14:textId="77777777" w:rsidR="00DF312E" w:rsidRPr="00346674" w:rsidRDefault="00DF312E" w:rsidP="00CD58AA">
            <w:pPr>
              <w:pStyle w:val="TableHead"/>
              <w:jc w:val="left"/>
            </w:pPr>
            <w:r w:rsidRPr="00346674">
              <w:t>Syngas adjustment system (membrane)</w:t>
            </w:r>
          </w:p>
          <w:p w14:paraId="74E12659" w14:textId="77777777" w:rsidR="00DF312E" w:rsidRPr="00346674" w:rsidRDefault="00DF312E" w:rsidP="00CD58AA">
            <w:pPr>
              <w:pStyle w:val="TableHead"/>
              <w:jc w:val="left"/>
            </w:pPr>
            <w:r w:rsidRPr="00346674">
              <w:t>H3 Purification</w:t>
            </w:r>
          </w:p>
        </w:tc>
        <w:tc>
          <w:tcPr>
            <w:tcW w:w="75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C891D43" w14:textId="77777777" w:rsidR="00DF312E" w:rsidRPr="00346674" w:rsidRDefault="00DF312E" w:rsidP="00DF312E">
            <w:pPr>
              <w:pStyle w:val="TableHead"/>
            </w:pPr>
            <w:r w:rsidRPr="00346674">
              <w:t xml:space="preserve">FEED </w:t>
            </w:r>
          </w:p>
        </w:tc>
        <w:tc>
          <w:tcPr>
            <w:tcW w:w="90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3349A23" w14:textId="77777777" w:rsidR="00DF312E" w:rsidRPr="00346674" w:rsidRDefault="00DF312E" w:rsidP="00DF312E">
            <w:pPr>
              <w:pStyle w:val="TableHead"/>
            </w:pPr>
            <w:r w:rsidRPr="00346674">
              <w:t>2</w:t>
            </w:r>
          </w:p>
        </w:tc>
        <w:tc>
          <w:tcPr>
            <w:tcW w:w="91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40A01DE" w14:textId="77777777" w:rsidR="00DF312E" w:rsidRPr="00346674" w:rsidRDefault="00DF312E" w:rsidP="004E648A">
            <w:pPr>
              <w:pStyle w:val="TableHead"/>
              <w:rPr>
                <w:sz w:val="14"/>
                <w:szCs w:val="14"/>
              </w:rPr>
            </w:pPr>
            <w:r w:rsidRPr="00346674">
              <w:rPr>
                <w:sz w:val="14"/>
                <w:szCs w:val="14"/>
              </w:rPr>
              <w:t>Dec. 2019</w:t>
            </w:r>
          </w:p>
          <w:p w14:paraId="0EF64A43" w14:textId="77777777" w:rsidR="00DF312E" w:rsidRPr="00346674" w:rsidRDefault="00DF312E" w:rsidP="004E648A">
            <w:pPr>
              <w:pStyle w:val="TableHead"/>
              <w:rPr>
                <w:sz w:val="14"/>
                <w:szCs w:val="14"/>
              </w:rPr>
            </w:pPr>
            <w:r w:rsidRPr="00346674">
              <w:rPr>
                <w:sz w:val="14"/>
                <w:szCs w:val="14"/>
              </w:rPr>
              <w:t>Jun. 2020</w:t>
            </w:r>
          </w:p>
        </w:tc>
      </w:tr>
      <w:tr w:rsidR="00DF312E" w:rsidRPr="00346674" w14:paraId="68A55992" w14:textId="77777777" w:rsidTr="009C1D33">
        <w:trPr>
          <w:trHeight w:val="679"/>
        </w:trPr>
        <w:tc>
          <w:tcPr>
            <w:tcW w:w="12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F1408DB" w14:textId="77777777" w:rsidR="00DF312E" w:rsidRPr="00346674" w:rsidRDefault="00DF312E" w:rsidP="00DF312E">
            <w:pPr>
              <w:pStyle w:val="TableHead"/>
            </w:pPr>
            <w:r w:rsidRPr="00346674">
              <w:t>Heavy Feed Petrochemical Complex (HPC) Project</w:t>
            </w:r>
          </w:p>
        </w:tc>
        <w:tc>
          <w:tcPr>
            <w:tcW w:w="98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EA477D3" w14:textId="77777777" w:rsidR="00DF312E" w:rsidRPr="00346674" w:rsidRDefault="00DF312E" w:rsidP="00DF312E">
            <w:pPr>
              <w:pStyle w:val="TableHead"/>
            </w:pPr>
            <w:r w:rsidRPr="00346674">
              <w:t>Korea</w:t>
            </w:r>
          </w:p>
        </w:tc>
        <w:tc>
          <w:tcPr>
            <w:tcW w:w="1341"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695B151" w14:textId="77777777" w:rsidR="00DF312E" w:rsidRPr="00346674" w:rsidRDefault="00DF312E" w:rsidP="00DF312E">
            <w:pPr>
              <w:pStyle w:val="TableHead"/>
            </w:pPr>
            <w:r w:rsidRPr="00346674">
              <w:t>Hyundai Chemical</w:t>
            </w:r>
          </w:p>
        </w:tc>
        <w:tc>
          <w:tcPr>
            <w:tcW w:w="262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7C05E33" w14:textId="77777777" w:rsidR="00DF312E" w:rsidRPr="00346674" w:rsidRDefault="00DF312E" w:rsidP="00CD58AA">
            <w:pPr>
              <w:pStyle w:val="TableHead"/>
              <w:jc w:val="left"/>
            </w:pPr>
            <w:r w:rsidRPr="00346674">
              <w:t>Ethylene: 821,000 MTY</w:t>
            </w:r>
          </w:p>
          <w:p w14:paraId="49EA81F9" w14:textId="77777777" w:rsidR="00DF312E" w:rsidRPr="00346674" w:rsidRDefault="00DF312E" w:rsidP="00CD58AA">
            <w:pPr>
              <w:pStyle w:val="TableHead"/>
              <w:jc w:val="left"/>
            </w:pPr>
            <w:r w:rsidRPr="00346674">
              <w:t>Propylene: 416,000 MTY</w:t>
            </w:r>
          </w:p>
          <w:p w14:paraId="4489172E" w14:textId="77777777" w:rsidR="00DF312E" w:rsidRPr="00346674" w:rsidRDefault="00DF312E" w:rsidP="00CD58AA">
            <w:pPr>
              <w:pStyle w:val="TableHead"/>
              <w:jc w:val="left"/>
            </w:pPr>
            <w:r w:rsidRPr="00346674">
              <w:t>LDPE: 300,000 MTY</w:t>
            </w:r>
          </w:p>
          <w:p w14:paraId="5A4B24DD" w14:textId="77777777" w:rsidR="00DF312E" w:rsidRPr="00346674" w:rsidRDefault="00DF312E" w:rsidP="00CD58AA">
            <w:pPr>
              <w:pStyle w:val="TableHead"/>
              <w:jc w:val="left"/>
            </w:pPr>
            <w:r w:rsidRPr="00346674">
              <w:t>HDPE: 2 x 250,000 MTY</w:t>
            </w:r>
          </w:p>
          <w:p w14:paraId="0FD2145F" w14:textId="77777777" w:rsidR="00DF312E" w:rsidRPr="00346674" w:rsidRDefault="00DF312E" w:rsidP="00CD58AA">
            <w:pPr>
              <w:pStyle w:val="TableHead"/>
              <w:jc w:val="left"/>
            </w:pPr>
            <w:r w:rsidRPr="00346674">
              <w:t>PP: 2 x 250,000 MTY</w:t>
            </w:r>
          </w:p>
          <w:p w14:paraId="09642B13" w14:textId="77777777" w:rsidR="00DF312E" w:rsidRPr="00346674" w:rsidRDefault="00DF312E" w:rsidP="00CD58AA">
            <w:pPr>
              <w:pStyle w:val="TableHead"/>
              <w:jc w:val="left"/>
            </w:pPr>
            <w:r w:rsidRPr="00346674">
              <w:t>BDU: 145,000 MTY</w:t>
            </w:r>
          </w:p>
        </w:tc>
        <w:tc>
          <w:tcPr>
            <w:tcW w:w="754"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2D531F8" w14:textId="77777777" w:rsidR="00DF312E" w:rsidRPr="00346674" w:rsidRDefault="00DF312E" w:rsidP="00DF312E">
            <w:pPr>
              <w:pStyle w:val="TableHead"/>
            </w:pPr>
            <w:r w:rsidRPr="00346674">
              <w:t>FEED</w:t>
            </w:r>
          </w:p>
          <w:p w14:paraId="27EAEE88" w14:textId="77777777" w:rsidR="00DF312E" w:rsidRPr="00346674" w:rsidRDefault="00DF312E" w:rsidP="00DF312E">
            <w:pPr>
              <w:pStyle w:val="TableHead"/>
            </w:pPr>
            <w:r w:rsidRPr="00346674">
              <w:t>(All Complex)</w:t>
            </w:r>
          </w:p>
        </w:tc>
        <w:tc>
          <w:tcPr>
            <w:tcW w:w="906"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ACD9F69" w14:textId="77777777" w:rsidR="00DF312E" w:rsidRPr="00346674" w:rsidRDefault="00DF312E" w:rsidP="00DF312E">
            <w:pPr>
              <w:pStyle w:val="TableHead"/>
            </w:pPr>
            <w:r w:rsidRPr="00346674">
              <w:t>12</w:t>
            </w:r>
          </w:p>
        </w:tc>
        <w:tc>
          <w:tcPr>
            <w:tcW w:w="91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D696E57" w14:textId="77777777" w:rsidR="00DF312E" w:rsidRPr="00346674" w:rsidRDefault="00DF312E" w:rsidP="004E648A">
            <w:pPr>
              <w:pStyle w:val="TableHead"/>
              <w:rPr>
                <w:sz w:val="14"/>
                <w:szCs w:val="14"/>
              </w:rPr>
            </w:pPr>
            <w:r w:rsidRPr="00346674">
              <w:rPr>
                <w:sz w:val="14"/>
                <w:szCs w:val="14"/>
              </w:rPr>
              <w:t>Nov. 2018</w:t>
            </w:r>
          </w:p>
          <w:p w14:paraId="10BAC85D" w14:textId="77777777" w:rsidR="00DF312E" w:rsidRPr="00346674" w:rsidRDefault="00DF312E" w:rsidP="004E648A">
            <w:pPr>
              <w:pStyle w:val="TableHead"/>
              <w:rPr>
                <w:sz w:val="14"/>
                <w:szCs w:val="14"/>
              </w:rPr>
            </w:pPr>
            <w:r w:rsidRPr="00346674">
              <w:rPr>
                <w:sz w:val="14"/>
                <w:szCs w:val="14"/>
              </w:rPr>
              <w:t>Mar. 2020</w:t>
            </w:r>
          </w:p>
        </w:tc>
      </w:tr>
    </w:tbl>
    <w:p w14:paraId="52837529" w14:textId="77777777" w:rsidR="0018224C" w:rsidRPr="00346674" w:rsidRDefault="0018224C" w:rsidP="0018224C"/>
    <w:p w14:paraId="5FC3EF06" w14:textId="77CB2828" w:rsidR="003A2CFB" w:rsidRPr="00346674" w:rsidRDefault="008F26E3" w:rsidP="003A2CFB">
      <w:pPr>
        <w:pStyle w:val="Heading2"/>
      </w:pPr>
      <w:bookmarkStart w:id="940" w:name="_Toc239456447"/>
      <w:r w:rsidRPr="00346674">
        <w:t>Petrochemical EPC Experience over the past 7 years</w:t>
      </w:r>
      <w:r w:rsidR="0093008F" w:rsidRPr="00346674">
        <w:rPr>
          <w:rFonts w:hint="eastAsia"/>
        </w:rPr>
        <w:t xml:space="preserve"> (EPC)</w:t>
      </w:r>
      <w:bookmarkEnd w:id="940"/>
    </w:p>
    <w:tbl>
      <w:tblPr>
        <w:tblpPr w:leftFromText="142" w:rightFromText="142" w:vertAnchor="text" w:tblpX="562" w:tblpY="1"/>
        <w:tblOverlap w:val="neve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285"/>
        <w:gridCol w:w="978"/>
        <w:gridCol w:w="1357"/>
        <w:gridCol w:w="2208"/>
        <w:gridCol w:w="1180"/>
        <w:gridCol w:w="925"/>
        <w:gridCol w:w="882"/>
      </w:tblGrid>
      <w:tr w:rsidR="008F26E3" w:rsidRPr="00346674" w14:paraId="28B935BC" w14:textId="77777777" w:rsidTr="009328CE">
        <w:trPr>
          <w:trHeight w:val="485"/>
          <w:tblHeader/>
        </w:trPr>
        <w:tc>
          <w:tcPr>
            <w:tcW w:w="1285" w:type="dxa"/>
            <w:shd w:val="clear" w:color="auto" w:fill="D1D1D1" w:themeFill="background2" w:themeFillShade="E6"/>
            <w:tcMar>
              <w:top w:w="51" w:type="dxa"/>
              <w:left w:w="110" w:type="dxa"/>
              <w:bottom w:w="51" w:type="dxa"/>
              <w:right w:w="110" w:type="dxa"/>
            </w:tcMar>
            <w:vAlign w:val="center"/>
            <w:hideMark/>
          </w:tcPr>
          <w:p w14:paraId="6A6CD087" w14:textId="77777777" w:rsidR="008F26E3" w:rsidRPr="00346674" w:rsidRDefault="008F26E3" w:rsidP="00BA258E">
            <w:pPr>
              <w:pStyle w:val="TableHead"/>
            </w:pPr>
            <w:r w:rsidRPr="00346674">
              <w:t>Project Title</w:t>
            </w:r>
          </w:p>
        </w:tc>
        <w:tc>
          <w:tcPr>
            <w:tcW w:w="978" w:type="dxa"/>
            <w:shd w:val="clear" w:color="auto" w:fill="D1D1D1" w:themeFill="background2" w:themeFillShade="E6"/>
            <w:tcMar>
              <w:top w:w="51" w:type="dxa"/>
              <w:left w:w="110" w:type="dxa"/>
              <w:bottom w:w="51" w:type="dxa"/>
              <w:right w:w="110" w:type="dxa"/>
            </w:tcMar>
            <w:vAlign w:val="center"/>
            <w:hideMark/>
          </w:tcPr>
          <w:p w14:paraId="6B88B058" w14:textId="77777777" w:rsidR="008F26E3" w:rsidRPr="00346674" w:rsidRDefault="008F26E3" w:rsidP="00BA258E">
            <w:pPr>
              <w:pStyle w:val="TableHead"/>
            </w:pPr>
            <w:r w:rsidRPr="00346674">
              <w:t>Location</w:t>
            </w:r>
          </w:p>
        </w:tc>
        <w:tc>
          <w:tcPr>
            <w:tcW w:w="1357" w:type="dxa"/>
            <w:shd w:val="clear" w:color="auto" w:fill="D1D1D1" w:themeFill="background2" w:themeFillShade="E6"/>
            <w:tcMar>
              <w:top w:w="51" w:type="dxa"/>
              <w:left w:w="110" w:type="dxa"/>
              <w:bottom w:w="51" w:type="dxa"/>
              <w:right w:w="110" w:type="dxa"/>
            </w:tcMar>
            <w:vAlign w:val="center"/>
            <w:hideMark/>
          </w:tcPr>
          <w:p w14:paraId="75E20FFC" w14:textId="77777777" w:rsidR="008F26E3" w:rsidRPr="00346674" w:rsidRDefault="008F26E3" w:rsidP="00BA258E">
            <w:pPr>
              <w:pStyle w:val="TableHead"/>
            </w:pPr>
            <w:r w:rsidRPr="00346674">
              <w:t>Owner</w:t>
            </w:r>
          </w:p>
        </w:tc>
        <w:tc>
          <w:tcPr>
            <w:tcW w:w="2208" w:type="dxa"/>
            <w:shd w:val="clear" w:color="auto" w:fill="D1D1D1" w:themeFill="background2" w:themeFillShade="E6"/>
            <w:tcMar>
              <w:top w:w="51" w:type="dxa"/>
              <w:left w:w="110" w:type="dxa"/>
              <w:bottom w:w="51" w:type="dxa"/>
              <w:right w:w="110" w:type="dxa"/>
            </w:tcMar>
            <w:vAlign w:val="center"/>
            <w:hideMark/>
          </w:tcPr>
          <w:p w14:paraId="7C8C25AA" w14:textId="77777777" w:rsidR="008F26E3" w:rsidRPr="00346674" w:rsidRDefault="008F26E3" w:rsidP="00BA258E">
            <w:pPr>
              <w:pStyle w:val="TableHead"/>
            </w:pPr>
            <w:r w:rsidRPr="00346674">
              <w:t>Description</w:t>
            </w:r>
          </w:p>
        </w:tc>
        <w:tc>
          <w:tcPr>
            <w:tcW w:w="1180" w:type="dxa"/>
            <w:shd w:val="clear" w:color="auto" w:fill="D1D1D1" w:themeFill="background2" w:themeFillShade="E6"/>
            <w:tcMar>
              <w:top w:w="51" w:type="dxa"/>
              <w:left w:w="110" w:type="dxa"/>
              <w:bottom w:w="51" w:type="dxa"/>
              <w:right w:w="110" w:type="dxa"/>
            </w:tcMar>
            <w:vAlign w:val="center"/>
            <w:hideMark/>
          </w:tcPr>
          <w:p w14:paraId="278DD2FC" w14:textId="77777777" w:rsidR="008F26E3" w:rsidRPr="00346674" w:rsidRDefault="008F26E3" w:rsidP="00BA258E">
            <w:pPr>
              <w:pStyle w:val="TableHead"/>
            </w:pPr>
            <w:r w:rsidRPr="00346674">
              <w:t>Scope of Work</w:t>
            </w:r>
          </w:p>
        </w:tc>
        <w:tc>
          <w:tcPr>
            <w:tcW w:w="925" w:type="dxa"/>
            <w:shd w:val="clear" w:color="auto" w:fill="D1D1D1" w:themeFill="background2" w:themeFillShade="E6"/>
            <w:tcMar>
              <w:top w:w="51" w:type="dxa"/>
              <w:left w:w="110" w:type="dxa"/>
              <w:bottom w:w="51" w:type="dxa"/>
              <w:right w:w="110" w:type="dxa"/>
            </w:tcMar>
            <w:vAlign w:val="center"/>
            <w:hideMark/>
          </w:tcPr>
          <w:p w14:paraId="06E3DA81" w14:textId="77777777" w:rsidR="008F26E3" w:rsidRPr="00346674" w:rsidRDefault="008F26E3" w:rsidP="00BA258E">
            <w:pPr>
              <w:pStyle w:val="TableHead"/>
            </w:pPr>
            <w:r w:rsidRPr="00346674">
              <w:t>Contract Value</w:t>
            </w:r>
          </w:p>
          <w:p w14:paraId="6E4228E1" w14:textId="77777777" w:rsidR="008F26E3" w:rsidRPr="00346674" w:rsidRDefault="008F26E3" w:rsidP="00BA258E">
            <w:pPr>
              <w:pStyle w:val="TableHead"/>
            </w:pPr>
            <w:r w:rsidRPr="00346674">
              <w:rPr>
                <w:sz w:val="14"/>
                <w:szCs w:val="14"/>
              </w:rPr>
              <w:t>(USD Mil.)</w:t>
            </w:r>
          </w:p>
        </w:tc>
        <w:tc>
          <w:tcPr>
            <w:tcW w:w="882" w:type="dxa"/>
            <w:shd w:val="clear" w:color="auto" w:fill="D1D1D1" w:themeFill="background2" w:themeFillShade="E6"/>
            <w:tcMar>
              <w:top w:w="51" w:type="dxa"/>
              <w:left w:w="110" w:type="dxa"/>
              <w:bottom w:w="51" w:type="dxa"/>
              <w:right w:w="110" w:type="dxa"/>
            </w:tcMar>
            <w:vAlign w:val="center"/>
            <w:hideMark/>
          </w:tcPr>
          <w:p w14:paraId="7B272B68" w14:textId="77777777" w:rsidR="008F26E3" w:rsidRPr="00346674" w:rsidRDefault="008F26E3" w:rsidP="00BA258E">
            <w:pPr>
              <w:spacing w:line="240" w:lineRule="exact"/>
              <w:ind w:left="0"/>
              <w:jc w:val="center"/>
              <w:rPr>
                <w:rFonts w:cs="Arial"/>
                <w:w w:val="105"/>
                <w:sz w:val="16"/>
                <w:szCs w:val="16"/>
              </w:rPr>
            </w:pPr>
            <w:r w:rsidRPr="00346674">
              <w:rPr>
                <w:rFonts w:cs="Arial"/>
                <w:w w:val="105"/>
                <w:sz w:val="16"/>
                <w:szCs w:val="16"/>
              </w:rPr>
              <w:t>Contract Period</w:t>
            </w:r>
          </w:p>
        </w:tc>
      </w:tr>
      <w:tr w:rsidR="000639A1" w:rsidRPr="00346674" w14:paraId="2134AE3D"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7C1E365" w14:textId="77777777" w:rsidR="000639A1" w:rsidRPr="00346674" w:rsidRDefault="000639A1" w:rsidP="00BA258E">
            <w:pPr>
              <w:pStyle w:val="TableHead"/>
            </w:pPr>
            <w:r w:rsidRPr="00346674">
              <w:t>APAO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43D6F1C"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3DC61B6" w14:textId="77777777" w:rsidR="000639A1" w:rsidRPr="00346674" w:rsidRDefault="000639A1" w:rsidP="00BA258E">
            <w:pPr>
              <w:pStyle w:val="TableHead"/>
            </w:pPr>
            <w:r w:rsidRPr="00346674">
              <w:t>D-REX Polymer</w:t>
            </w:r>
          </w:p>
          <w:p w14:paraId="0424414C" w14:textId="1E87811A" w:rsidR="000639A1" w:rsidRPr="00346674" w:rsidRDefault="000639A1" w:rsidP="009C1D33">
            <w:pPr>
              <w:pStyle w:val="TableHead"/>
            </w:pPr>
            <w:r w:rsidRPr="00346674">
              <w:t>(DL Chemical +</w:t>
            </w:r>
            <w:r w:rsidR="009C1D33" w:rsidRPr="00346674">
              <w:rPr>
                <w:rFonts w:hint="eastAsia"/>
              </w:rPr>
              <w:t xml:space="preserve"> </w:t>
            </w:r>
            <w:r w:rsidRPr="00346674">
              <w:t>REXtac)</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DE9B5F4" w14:textId="77777777" w:rsidR="000639A1" w:rsidRPr="00346674" w:rsidRDefault="000639A1" w:rsidP="00BA258E">
            <w:pPr>
              <w:pStyle w:val="TableHead"/>
              <w:jc w:val="left"/>
            </w:pPr>
            <w:r w:rsidRPr="00346674">
              <w:t>Amorphous Poly Alpha Olefin: 40,000 MTY</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9F65E6F"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B91877D" w14:textId="77777777" w:rsidR="000639A1" w:rsidRPr="00346674" w:rsidRDefault="000639A1" w:rsidP="00BA258E">
            <w:pPr>
              <w:pStyle w:val="TableHead"/>
            </w:pPr>
            <w:r w:rsidRPr="00346674">
              <w:t>102</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907A4F9" w14:textId="77777777" w:rsidR="000639A1" w:rsidRPr="00346674" w:rsidRDefault="000639A1" w:rsidP="00BA258E">
            <w:pPr>
              <w:pStyle w:val="TableHead"/>
              <w:rPr>
                <w:sz w:val="14"/>
                <w:szCs w:val="14"/>
              </w:rPr>
            </w:pPr>
            <w:r w:rsidRPr="00346674">
              <w:rPr>
                <w:sz w:val="14"/>
                <w:szCs w:val="14"/>
              </w:rPr>
              <w:t xml:space="preserve">Jun.2021  </w:t>
            </w:r>
          </w:p>
          <w:p w14:paraId="2550A0C7" w14:textId="77777777" w:rsidR="000639A1" w:rsidRPr="00346674" w:rsidRDefault="000639A1" w:rsidP="00BA258E">
            <w:pPr>
              <w:pStyle w:val="TableHead"/>
              <w:rPr>
                <w:sz w:val="14"/>
                <w:szCs w:val="14"/>
              </w:rPr>
            </w:pPr>
            <w:r w:rsidRPr="00346674">
              <w:rPr>
                <w:sz w:val="14"/>
                <w:szCs w:val="14"/>
              </w:rPr>
              <w:t>Dec.2022</w:t>
            </w:r>
          </w:p>
        </w:tc>
      </w:tr>
      <w:tr w:rsidR="000639A1" w:rsidRPr="00346674" w14:paraId="13F96A61" w14:textId="77777777" w:rsidTr="004E648A">
        <w:trPr>
          <w:trHeight w:val="877"/>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D0D199F" w14:textId="77777777" w:rsidR="000639A1" w:rsidRPr="00346674" w:rsidRDefault="000639A1" w:rsidP="00BA258E">
            <w:pPr>
              <w:pStyle w:val="TableHead"/>
            </w:pPr>
            <w:r w:rsidRPr="00346674">
              <w:t>APAO Utility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A9CE331"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FC4C782" w14:textId="77777777" w:rsidR="000639A1" w:rsidRPr="00346674" w:rsidRDefault="000639A1" w:rsidP="00BA258E">
            <w:pPr>
              <w:pStyle w:val="TableHead"/>
            </w:pPr>
            <w:r w:rsidRPr="00346674">
              <w:t xml:space="preserve">DL Chemical </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B26B80A" w14:textId="77777777" w:rsidR="000639A1" w:rsidRPr="00346674" w:rsidRDefault="000639A1" w:rsidP="00BA258E">
            <w:pPr>
              <w:pStyle w:val="TableHead"/>
              <w:jc w:val="left"/>
            </w:pPr>
            <w:r w:rsidRPr="00346674">
              <w:t>Amorphous Poly Alpha Olefin: 40,000 MTY Utility Facility</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76F548A"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50B042F" w14:textId="77777777" w:rsidR="000639A1" w:rsidRPr="00346674" w:rsidRDefault="000639A1" w:rsidP="00BA258E">
            <w:pPr>
              <w:pStyle w:val="TableHead"/>
            </w:pPr>
            <w:r w:rsidRPr="00346674">
              <w:t>13</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2AC2E94" w14:textId="77777777" w:rsidR="000639A1" w:rsidRPr="00346674" w:rsidRDefault="000639A1" w:rsidP="00BA258E">
            <w:pPr>
              <w:pStyle w:val="TableHead"/>
              <w:rPr>
                <w:sz w:val="14"/>
                <w:szCs w:val="14"/>
              </w:rPr>
            </w:pPr>
            <w:r w:rsidRPr="00346674">
              <w:rPr>
                <w:sz w:val="14"/>
                <w:szCs w:val="14"/>
              </w:rPr>
              <w:t>Jun. 2021</w:t>
            </w:r>
          </w:p>
          <w:p w14:paraId="0283C3C1" w14:textId="77777777" w:rsidR="000639A1" w:rsidRPr="00346674" w:rsidRDefault="000639A1" w:rsidP="004E648A">
            <w:pPr>
              <w:pStyle w:val="TableHead"/>
              <w:jc w:val="both"/>
              <w:rPr>
                <w:sz w:val="14"/>
                <w:szCs w:val="14"/>
              </w:rPr>
            </w:pPr>
            <w:r w:rsidRPr="00346674">
              <w:rPr>
                <w:sz w:val="14"/>
                <w:szCs w:val="14"/>
              </w:rPr>
              <w:t>Dec. 2022</w:t>
            </w:r>
          </w:p>
        </w:tc>
      </w:tr>
      <w:tr w:rsidR="000639A1" w:rsidRPr="00346674" w14:paraId="64ED1261" w14:textId="77777777" w:rsidTr="004E648A">
        <w:trPr>
          <w:trHeight w:val="878"/>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272C59C" w14:textId="77777777" w:rsidR="000639A1" w:rsidRPr="00346674" w:rsidRDefault="000639A1" w:rsidP="00BA258E">
            <w:pPr>
              <w:pStyle w:val="TableHead"/>
            </w:pPr>
            <w:r w:rsidRPr="00346674">
              <w:t>NBL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813CF41" w14:textId="77777777" w:rsidR="000639A1" w:rsidRPr="00346674" w:rsidRDefault="000639A1" w:rsidP="00BA258E">
            <w:pPr>
              <w:pStyle w:val="TableHead"/>
            </w:pPr>
            <w:r w:rsidRPr="00346674">
              <w:t>Malaysia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B02EBCB" w14:textId="77777777" w:rsidR="000639A1" w:rsidRPr="00346674" w:rsidRDefault="000639A1" w:rsidP="00BA258E">
            <w:pPr>
              <w:pStyle w:val="TableHead"/>
            </w:pPr>
            <w:r w:rsidRPr="00346674">
              <w:t>LG Petronas Chemicals Malaysia</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A1CBC44" w14:textId="77777777" w:rsidR="000639A1" w:rsidRPr="00346674" w:rsidRDefault="000639A1" w:rsidP="00BA258E">
            <w:pPr>
              <w:pStyle w:val="TableHead"/>
              <w:jc w:val="left"/>
            </w:pPr>
            <w:r w:rsidRPr="00346674">
              <w:t>NBR(Nitrile Butadiene Rubber) Latex : 200,000 MTY (Liquid Base)</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B6F374C"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4A93A19" w14:textId="77777777" w:rsidR="000639A1" w:rsidRPr="00346674" w:rsidRDefault="000639A1" w:rsidP="00BA258E">
            <w:pPr>
              <w:pStyle w:val="TableHead"/>
            </w:pPr>
            <w:r w:rsidRPr="00346674">
              <w:t>135</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B26A29A" w14:textId="77777777" w:rsidR="000639A1" w:rsidRPr="00346674" w:rsidRDefault="000639A1" w:rsidP="00BA258E">
            <w:pPr>
              <w:pStyle w:val="TableHead"/>
              <w:rPr>
                <w:sz w:val="14"/>
                <w:szCs w:val="14"/>
              </w:rPr>
            </w:pPr>
            <w:r w:rsidRPr="00346674">
              <w:rPr>
                <w:sz w:val="14"/>
                <w:szCs w:val="14"/>
              </w:rPr>
              <w:t>Mar. 2021</w:t>
            </w:r>
          </w:p>
          <w:p w14:paraId="1438DFC4" w14:textId="77777777" w:rsidR="000639A1" w:rsidRPr="00346674" w:rsidRDefault="000639A1" w:rsidP="00BA258E">
            <w:pPr>
              <w:pStyle w:val="TableHead"/>
              <w:rPr>
                <w:sz w:val="14"/>
                <w:szCs w:val="14"/>
              </w:rPr>
            </w:pPr>
            <w:r w:rsidRPr="00346674">
              <w:rPr>
                <w:sz w:val="14"/>
                <w:szCs w:val="14"/>
              </w:rPr>
              <w:t>Feb. 2023</w:t>
            </w:r>
          </w:p>
        </w:tc>
      </w:tr>
      <w:tr w:rsidR="000639A1" w:rsidRPr="00346674" w14:paraId="7B0BB5BE"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5E70B92" w14:textId="77777777" w:rsidR="000639A1" w:rsidRPr="00346674" w:rsidRDefault="000639A1" w:rsidP="00BA258E">
            <w:pPr>
              <w:pStyle w:val="TableHead"/>
            </w:pPr>
            <w:r w:rsidRPr="00346674">
              <w:t>GTPP (Golden Triangle Polymer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BB3D54D" w14:textId="77777777" w:rsidR="000639A1" w:rsidRPr="00346674" w:rsidRDefault="000639A1" w:rsidP="00BA258E">
            <w:pPr>
              <w:pStyle w:val="TableHead"/>
            </w:pPr>
            <w:r w:rsidRPr="00346674">
              <w:t>USA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D0ACF26" w14:textId="77777777" w:rsidR="000639A1" w:rsidRPr="00346674" w:rsidRDefault="000639A1" w:rsidP="00BA258E">
            <w:pPr>
              <w:pStyle w:val="TableHead"/>
            </w:pPr>
            <w:r w:rsidRPr="00346674">
              <w:t>CPChem</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2B9DF64" w14:textId="77777777" w:rsidR="000639A1" w:rsidRPr="00346674" w:rsidRDefault="000639A1" w:rsidP="00BA258E">
            <w:pPr>
              <w:pStyle w:val="TableHead"/>
              <w:jc w:val="left"/>
            </w:pPr>
            <w:r w:rsidRPr="00346674">
              <w:t>HDPE: 1,000,000 MTY x 2</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FBBB919"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FB8CFA4" w14:textId="77777777" w:rsidR="000639A1" w:rsidRPr="00346674" w:rsidRDefault="000639A1" w:rsidP="00BA258E">
            <w:pPr>
              <w:pStyle w:val="TableHead"/>
            </w:pPr>
            <w:r w:rsidRPr="00346674">
              <w:t>500</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002C56F" w14:textId="77777777" w:rsidR="000639A1" w:rsidRPr="00346674" w:rsidRDefault="000639A1" w:rsidP="00BA258E">
            <w:pPr>
              <w:pStyle w:val="TableHead"/>
              <w:rPr>
                <w:sz w:val="14"/>
                <w:szCs w:val="14"/>
              </w:rPr>
            </w:pPr>
            <w:r w:rsidRPr="00346674">
              <w:rPr>
                <w:sz w:val="14"/>
                <w:szCs w:val="14"/>
              </w:rPr>
              <w:t>Jul. 2022</w:t>
            </w:r>
          </w:p>
          <w:p w14:paraId="255CFABC" w14:textId="77777777" w:rsidR="000639A1" w:rsidRPr="00346674" w:rsidRDefault="000639A1" w:rsidP="004E648A">
            <w:pPr>
              <w:pStyle w:val="TableHead"/>
              <w:jc w:val="both"/>
              <w:rPr>
                <w:sz w:val="14"/>
                <w:szCs w:val="14"/>
              </w:rPr>
            </w:pPr>
            <w:r w:rsidRPr="00346674">
              <w:rPr>
                <w:sz w:val="14"/>
                <w:szCs w:val="14"/>
              </w:rPr>
              <w:t>Dec. 2025</w:t>
            </w:r>
          </w:p>
        </w:tc>
      </w:tr>
      <w:tr w:rsidR="000639A1" w:rsidRPr="00346674" w14:paraId="683B1E84"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B4823C0" w14:textId="77777777" w:rsidR="000639A1" w:rsidRPr="00346674" w:rsidRDefault="000639A1" w:rsidP="00BA258E">
            <w:pPr>
              <w:pStyle w:val="TableHead"/>
            </w:pPr>
            <w:r w:rsidRPr="00346674">
              <w:t>Ma’aden Ammonia 3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9903B9D" w14:textId="77777777" w:rsidR="000639A1" w:rsidRPr="00346674" w:rsidRDefault="000639A1" w:rsidP="00BA258E">
            <w:pPr>
              <w:pStyle w:val="TableHead"/>
            </w:pPr>
            <w:r w:rsidRPr="00346674">
              <w:t>Saudi Arabia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D4BDF15" w14:textId="77777777" w:rsidR="000639A1" w:rsidRPr="00346674" w:rsidRDefault="000639A1" w:rsidP="00BA258E">
            <w:pPr>
              <w:pStyle w:val="TableHead"/>
            </w:pPr>
            <w:r w:rsidRPr="00346674">
              <w:t>Ma’aden</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2BA1BCB" w14:textId="77777777" w:rsidR="000639A1" w:rsidRPr="00346674" w:rsidRDefault="000639A1" w:rsidP="00BA258E">
            <w:pPr>
              <w:pStyle w:val="TableHead"/>
              <w:jc w:val="left"/>
            </w:pPr>
            <w:r w:rsidRPr="00346674">
              <w:t>Ammonia: 1,100,000 MTY</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8C91B8D"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632E423" w14:textId="77777777" w:rsidR="000639A1" w:rsidRPr="00346674" w:rsidRDefault="000639A1" w:rsidP="00BA258E">
            <w:pPr>
              <w:pStyle w:val="TableHead"/>
            </w:pPr>
            <w:r w:rsidRPr="00346674">
              <w:t>892</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966EC8D" w14:textId="77777777" w:rsidR="000639A1" w:rsidRPr="00346674" w:rsidRDefault="000639A1" w:rsidP="00BA258E">
            <w:pPr>
              <w:pStyle w:val="TableHead"/>
              <w:rPr>
                <w:sz w:val="14"/>
                <w:szCs w:val="14"/>
              </w:rPr>
            </w:pPr>
            <w:r w:rsidRPr="00346674">
              <w:rPr>
                <w:sz w:val="14"/>
                <w:szCs w:val="14"/>
              </w:rPr>
              <w:t xml:space="preserve">Nov. 2018 </w:t>
            </w:r>
          </w:p>
          <w:p w14:paraId="7C8DD541" w14:textId="77777777" w:rsidR="000639A1" w:rsidRPr="00346674" w:rsidRDefault="000639A1" w:rsidP="00BA258E">
            <w:pPr>
              <w:pStyle w:val="TableHead"/>
              <w:rPr>
                <w:sz w:val="14"/>
                <w:szCs w:val="14"/>
              </w:rPr>
            </w:pPr>
            <w:r w:rsidRPr="00346674">
              <w:rPr>
                <w:sz w:val="14"/>
                <w:szCs w:val="14"/>
              </w:rPr>
              <w:t>Jun. 2022</w:t>
            </w:r>
          </w:p>
        </w:tc>
      </w:tr>
      <w:tr w:rsidR="000639A1" w:rsidRPr="00346674" w14:paraId="0ED36321"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F0E8A31" w14:textId="77777777" w:rsidR="000639A1" w:rsidRPr="00346674" w:rsidRDefault="000639A1" w:rsidP="00BA258E">
            <w:pPr>
              <w:pStyle w:val="TableHead"/>
            </w:pPr>
            <w:r w:rsidRPr="00346674">
              <w:t>Heavy Feed Petrochemical Complex (HPC)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BD84448"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2C046C4" w14:textId="77777777" w:rsidR="000639A1" w:rsidRPr="00346674" w:rsidRDefault="000639A1" w:rsidP="00BA258E">
            <w:pPr>
              <w:pStyle w:val="TableHead"/>
            </w:pPr>
            <w:r w:rsidRPr="00346674">
              <w:t>Hyundai Chemical</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567810E" w14:textId="436BE367" w:rsidR="000639A1" w:rsidRPr="00346674" w:rsidRDefault="000639A1" w:rsidP="00BA258E">
            <w:pPr>
              <w:pStyle w:val="TableHead"/>
              <w:jc w:val="left"/>
            </w:pPr>
            <w:r w:rsidRPr="00346674">
              <w:t>Ethylene</w:t>
            </w:r>
            <w:r w:rsidR="00AB42DD" w:rsidRPr="00346674">
              <w:rPr>
                <w:rFonts w:hint="eastAsia"/>
              </w:rPr>
              <w:t>:</w:t>
            </w:r>
            <w:r w:rsidRPr="00346674">
              <w:t xml:space="preserve"> 821,000 MTY</w:t>
            </w:r>
          </w:p>
          <w:p w14:paraId="2ECEC43D" w14:textId="1CFFB5D8" w:rsidR="000639A1" w:rsidRPr="00346674" w:rsidRDefault="000639A1" w:rsidP="00BA258E">
            <w:pPr>
              <w:pStyle w:val="TableHead"/>
              <w:jc w:val="left"/>
            </w:pPr>
            <w:r w:rsidRPr="00346674">
              <w:t>Propylene</w:t>
            </w:r>
            <w:r w:rsidR="00AB42DD" w:rsidRPr="00346674">
              <w:rPr>
                <w:rFonts w:hint="eastAsia"/>
              </w:rPr>
              <w:t>:</w:t>
            </w:r>
            <w:r w:rsidRPr="00346674">
              <w:t xml:space="preserve"> 416,000 MTY</w:t>
            </w:r>
          </w:p>
          <w:p w14:paraId="4D4B1CF2" w14:textId="18EFE7A1" w:rsidR="000639A1" w:rsidRPr="00346674" w:rsidRDefault="000639A1" w:rsidP="00BA258E">
            <w:pPr>
              <w:pStyle w:val="TableHead"/>
              <w:jc w:val="left"/>
            </w:pPr>
            <w:r w:rsidRPr="00346674">
              <w:t>LDPE</w:t>
            </w:r>
            <w:r w:rsidR="00AB42DD" w:rsidRPr="00346674">
              <w:rPr>
                <w:rFonts w:hint="eastAsia"/>
              </w:rPr>
              <w:t>:</w:t>
            </w:r>
            <w:r w:rsidRPr="00346674">
              <w:t xml:space="preserve"> 300,000 MTY</w:t>
            </w:r>
          </w:p>
          <w:p w14:paraId="55A24003" w14:textId="4695BBE4" w:rsidR="000639A1" w:rsidRPr="00346674" w:rsidRDefault="000639A1" w:rsidP="00BA258E">
            <w:pPr>
              <w:pStyle w:val="TableHead"/>
              <w:jc w:val="left"/>
            </w:pPr>
            <w:r w:rsidRPr="00346674">
              <w:t>HDPE</w:t>
            </w:r>
            <w:r w:rsidR="00AB42DD" w:rsidRPr="00346674">
              <w:rPr>
                <w:rFonts w:hint="eastAsia"/>
              </w:rPr>
              <w:t>:</w:t>
            </w:r>
            <w:r w:rsidRPr="00346674">
              <w:t xml:space="preserve"> 2 x 250,000 MTY</w:t>
            </w:r>
          </w:p>
          <w:p w14:paraId="4C7E9399" w14:textId="795600B4" w:rsidR="000639A1" w:rsidRPr="00346674" w:rsidRDefault="000639A1" w:rsidP="00BA258E">
            <w:pPr>
              <w:pStyle w:val="TableHead"/>
              <w:jc w:val="left"/>
            </w:pPr>
            <w:r w:rsidRPr="00346674">
              <w:t>PP</w:t>
            </w:r>
            <w:r w:rsidR="00AB42DD" w:rsidRPr="00346674">
              <w:rPr>
                <w:rFonts w:hint="eastAsia"/>
              </w:rPr>
              <w:t>:</w:t>
            </w:r>
            <w:r w:rsidRPr="00346674">
              <w:t xml:space="preserve"> 2 x 250,000 MTY</w:t>
            </w:r>
          </w:p>
          <w:p w14:paraId="2EF12CA0" w14:textId="7365E24A" w:rsidR="000639A1" w:rsidRPr="00346674" w:rsidRDefault="000639A1" w:rsidP="00BA258E">
            <w:pPr>
              <w:pStyle w:val="TableHead"/>
              <w:jc w:val="left"/>
            </w:pPr>
            <w:r w:rsidRPr="00346674">
              <w:t>BDU</w:t>
            </w:r>
            <w:r w:rsidR="00AB42DD" w:rsidRPr="00346674">
              <w:rPr>
                <w:rFonts w:hint="eastAsia"/>
              </w:rPr>
              <w:t>:</w:t>
            </w:r>
            <w:r w:rsidRPr="00346674">
              <w:t xml:space="preserve"> 145,000 MTY</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549BA02"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871CE4C" w14:textId="77777777" w:rsidR="000639A1" w:rsidRPr="00346674" w:rsidRDefault="000639A1" w:rsidP="00BA258E">
            <w:pPr>
              <w:pStyle w:val="TableHead"/>
            </w:pPr>
            <w:r w:rsidRPr="00346674">
              <w:t>530</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103FEEB" w14:textId="77777777" w:rsidR="000639A1" w:rsidRPr="00346674" w:rsidRDefault="000639A1" w:rsidP="00BA258E">
            <w:pPr>
              <w:pStyle w:val="TableHead"/>
              <w:rPr>
                <w:sz w:val="14"/>
                <w:szCs w:val="14"/>
              </w:rPr>
            </w:pPr>
            <w:r w:rsidRPr="00346674">
              <w:rPr>
                <w:sz w:val="14"/>
                <w:szCs w:val="14"/>
              </w:rPr>
              <w:t>Apr. 2019</w:t>
            </w:r>
          </w:p>
          <w:p w14:paraId="015757E3" w14:textId="77777777" w:rsidR="000639A1" w:rsidRPr="00346674" w:rsidRDefault="000639A1" w:rsidP="00BA258E">
            <w:pPr>
              <w:pStyle w:val="TableHead"/>
              <w:rPr>
                <w:sz w:val="14"/>
                <w:szCs w:val="14"/>
              </w:rPr>
            </w:pPr>
            <w:r w:rsidRPr="00346674">
              <w:rPr>
                <w:sz w:val="14"/>
                <w:szCs w:val="14"/>
              </w:rPr>
              <w:t>May 2021</w:t>
            </w:r>
          </w:p>
        </w:tc>
      </w:tr>
      <w:tr w:rsidR="000639A1" w:rsidRPr="00346674" w14:paraId="76FCCD96"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E8E9D4A" w14:textId="77777777" w:rsidR="000639A1" w:rsidRPr="00346674" w:rsidRDefault="000639A1" w:rsidP="00BA258E">
            <w:pPr>
              <w:pStyle w:val="TableHead"/>
            </w:pPr>
            <w:r w:rsidRPr="00346674">
              <w:t>YNCC No.2 NCC Revamping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034FCFC"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BDA0A4B" w14:textId="77777777" w:rsidR="000639A1" w:rsidRPr="00346674" w:rsidRDefault="000639A1" w:rsidP="00BA258E">
            <w:pPr>
              <w:pStyle w:val="TableHead"/>
            </w:pPr>
            <w:r w:rsidRPr="00346674">
              <w:t>YNCC</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606479FA" w14:textId="5DFF32DC" w:rsidR="000639A1" w:rsidRPr="00346674" w:rsidRDefault="000639A1" w:rsidP="00BA258E">
            <w:pPr>
              <w:pStyle w:val="TableHead"/>
              <w:jc w:val="left"/>
            </w:pPr>
            <w:r w:rsidRPr="00346674">
              <w:t xml:space="preserve">NCC: 580 KTA </w:t>
            </w:r>
            <w:r w:rsidR="00AB42DD" w:rsidRPr="00346674">
              <w:t>→</w:t>
            </w:r>
            <w:r w:rsidRPr="00346674">
              <w:t xml:space="preserve"> 915 KTA</w:t>
            </w:r>
            <w:r w:rsidR="00CD58AA" w:rsidRPr="00346674">
              <w:rPr>
                <w:rFonts w:hint="eastAsia"/>
              </w:rPr>
              <w:t xml:space="preserve"> </w:t>
            </w:r>
            <w:r w:rsidRPr="00346674">
              <w:t>(335 KTA Revamping)</w:t>
            </w:r>
          </w:p>
          <w:p w14:paraId="09A85E64" w14:textId="77777777" w:rsidR="000639A1" w:rsidRPr="00346674" w:rsidRDefault="000639A1" w:rsidP="00BA258E">
            <w:pPr>
              <w:pStyle w:val="TableHead"/>
              <w:jc w:val="left"/>
            </w:pPr>
            <w:r w:rsidRPr="00346674">
              <w:t>BD: 130 KTA</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B39CB64"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33C837D" w14:textId="77777777" w:rsidR="000639A1" w:rsidRPr="00346674" w:rsidRDefault="000639A1" w:rsidP="00BA258E">
            <w:pPr>
              <w:pStyle w:val="TableHead"/>
            </w:pPr>
            <w:r w:rsidRPr="00346674">
              <w:t>272</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38D02D1" w14:textId="77777777" w:rsidR="000639A1" w:rsidRPr="00346674" w:rsidRDefault="000639A1" w:rsidP="00BA258E">
            <w:pPr>
              <w:pStyle w:val="TableHead"/>
              <w:rPr>
                <w:sz w:val="14"/>
                <w:szCs w:val="14"/>
              </w:rPr>
            </w:pPr>
            <w:r w:rsidRPr="00346674">
              <w:rPr>
                <w:sz w:val="14"/>
                <w:szCs w:val="14"/>
              </w:rPr>
              <w:t>Jun. 2019</w:t>
            </w:r>
          </w:p>
          <w:p w14:paraId="23B1CC71" w14:textId="77777777" w:rsidR="000639A1" w:rsidRPr="00346674" w:rsidRDefault="000639A1" w:rsidP="00BA258E">
            <w:pPr>
              <w:pStyle w:val="TableHead"/>
              <w:rPr>
                <w:sz w:val="14"/>
                <w:szCs w:val="14"/>
              </w:rPr>
            </w:pPr>
            <w:r w:rsidRPr="00346674">
              <w:rPr>
                <w:sz w:val="14"/>
                <w:szCs w:val="14"/>
              </w:rPr>
              <w:t>Jun. 2021</w:t>
            </w:r>
          </w:p>
        </w:tc>
      </w:tr>
      <w:tr w:rsidR="000639A1" w:rsidRPr="00346674" w14:paraId="6F57BD12"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B67D8B8" w14:textId="77777777" w:rsidR="000639A1" w:rsidRPr="00346674" w:rsidRDefault="000639A1" w:rsidP="00BA258E">
            <w:pPr>
              <w:pStyle w:val="TableHead"/>
            </w:pPr>
            <w:r w:rsidRPr="00346674">
              <w:t>LG No.2 Complex L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9F1F3F8"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22944DE" w14:textId="77777777" w:rsidR="000639A1" w:rsidRPr="00346674" w:rsidRDefault="000639A1" w:rsidP="00BA258E">
            <w:pPr>
              <w:pStyle w:val="TableHead"/>
            </w:pPr>
            <w:r w:rsidRPr="00346674">
              <w:t>LG Chemical</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13B3133" w14:textId="77777777" w:rsidR="00AB42DD" w:rsidRPr="00346674" w:rsidRDefault="000639A1" w:rsidP="00BA258E">
            <w:pPr>
              <w:pStyle w:val="TableHead"/>
              <w:jc w:val="left"/>
            </w:pPr>
            <w:r w:rsidRPr="00346674">
              <w:t>LLDPE &amp; HDPE</w:t>
            </w:r>
            <w:r w:rsidR="00AB42DD" w:rsidRPr="00346674">
              <w:rPr>
                <w:rFonts w:hint="eastAsia"/>
              </w:rPr>
              <w:t>:</w:t>
            </w:r>
          </w:p>
          <w:p w14:paraId="5443AEF8" w14:textId="26DB3ACF" w:rsidR="000639A1" w:rsidRPr="00346674" w:rsidRDefault="000639A1" w:rsidP="00BA258E">
            <w:pPr>
              <w:pStyle w:val="TableHead"/>
              <w:jc w:val="left"/>
            </w:pPr>
            <w:r w:rsidRPr="00346674">
              <w:t>600 KTA(300 KTA x 2 Trains)</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39C5462"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F5E09D8" w14:textId="77777777" w:rsidR="000639A1" w:rsidRPr="00346674" w:rsidRDefault="000639A1" w:rsidP="00BA258E">
            <w:pPr>
              <w:pStyle w:val="TableHead"/>
            </w:pPr>
            <w:r w:rsidRPr="00346674">
              <w:t>101</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5AC7FEE" w14:textId="77777777" w:rsidR="000639A1" w:rsidRPr="00346674" w:rsidRDefault="000639A1" w:rsidP="004E648A">
            <w:pPr>
              <w:pStyle w:val="TableHead"/>
              <w:jc w:val="both"/>
              <w:rPr>
                <w:sz w:val="14"/>
                <w:szCs w:val="14"/>
              </w:rPr>
            </w:pPr>
            <w:r w:rsidRPr="00346674">
              <w:rPr>
                <w:sz w:val="14"/>
                <w:szCs w:val="14"/>
              </w:rPr>
              <w:t>Dec. 2018</w:t>
            </w:r>
          </w:p>
          <w:p w14:paraId="35B4ACD8" w14:textId="77777777" w:rsidR="000639A1" w:rsidRPr="00346674" w:rsidRDefault="000639A1" w:rsidP="00BA258E">
            <w:pPr>
              <w:pStyle w:val="TableHead"/>
              <w:rPr>
                <w:sz w:val="14"/>
                <w:szCs w:val="14"/>
              </w:rPr>
            </w:pPr>
            <w:r w:rsidRPr="00346674">
              <w:rPr>
                <w:sz w:val="14"/>
                <w:szCs w:val="14"/>
              </w:rPr>
              <w:t>Jul. 2021</w:t>
            </w:r>
          </w:p>
        </w:tc>
      </w:tr>
      <w:tr w:rsidR="000639A1" w:rsidRPr="00346674" w14:paraId="6FF5EDAE"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3FD5D3E" w14:textId="77777777" w:rsidR="000639A1" w:rsidRPr="00346674" w:rsidRDefault="000639A1" w:rsidP="00BA258E">
            <w:pPr>
              <w:pStyle w:val="TableHead"/>
            </w:pPr>
            <w:r w:rsidRPr="00346674">
              <w:t>Daelim mPE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9EED72E"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AC200BC" w14:textId="77777777" w:rsidR="000639A1" w:rsidRPr="00346674" w:rsidRDefault="000639A1" w:rsidP="00BA258E">
            <w:pPr>
              <w:pStyle w:val="TableHead"/>
            </w:pPr>
            <w:r w:rsidRPr="00346674">
              <w:t>Daelim Industrial Co., Ltd.</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FA32468" w14:textId="7DFA04DE" w:rsidR="000639A1" w:rsidRPr="00346674" w:rsidRDefault="00AB42DD" w:rsidP="00BA258E">
            <w:pPr>
              <w:pStyle w:val="TableHead"/>
              <w:jc w:val="left"/>
            </w:pPr>
            <w:r w:rsidRPr="00346674">
              <w:t>mPE</w:t>
            </w:r>
            <w:r w:rsidRPr="00346674">
              <w:rPr>
                <w:rFonts w:hint="eastAsia"/>
              </w:rPr>
              <w:t>:</w:t>
            </w:r>
            <w:r w:rsidRPr="00346674">
              <w:t xml:space="preserve"> </w:t>
            </w:r>
            <w:r w:rsidR="000639A1" w:rsidRPr="00346674">
              <w:t xml:space="preserve">410,000 MTY </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0B88A24"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298512F" w14:textId="77777777" w:rsidR="000639A1" w:rsidRPr="00346674" w:rsidRDefault="000639A1" w:rsidP="00BA258E">
            <w:pPr>
              <w:pStyle w:val="TableHead"/>
            </w:pPr>
            <w:r w:rsidRPr="00346674">
              <w:t>171</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86F4433" w14:textId="77777777" w:rsidR="000639A1" w:rsidRPr="00346674" w:rsidRDefault="000639A1" w:rsidP="00BA258E">
            <w:pPr>
              <w:pStyle w:val="TableHead"/>
              <w:rPr>
                <w:sz w:val="14"/>
                <w:szCs w:val="14"/>
              </w:rPr>
            </w:pPr>
            <w:r w:rsidRPr="00346674">
              <w:rPr>
                <w:sz w:val="14"/>
                <w:szCs w:val="14"/>
              </w:rPr>
              <w:t>Nov. 2018</w:t>
            </w:r>
          </w:p>
          <w:p w14:paraId="5F984758" w14:textId="77777777" w:rsidR="000639A1" w:rsidRPr="00346674" w:rsidRDefault="000639A1" w:rsidP="00BA258E">
            <w:pPr>
              <w:pStyle w:val="TableHead"/>
              <w:rPr>
                <w:sz w:val="14"/>
                <w:szCs w:val="14"/>
              </w:rPr>
            </w:pPr>
            <w:r w:rsidRPr="00346674">
              <w:rPr>
                <w:sz w:val="14"/>
                <w:szCs w:val="14"/>
              </w:rPr>
              <w:t>Oct. 2020</w:t>
            </w:r>
          </w:p>
        </w:tc>
      </w:tr>
      <w:tr w:rsidR="000639A1" w:rsidRPr="00346674" w14:paraId="447484CD"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8AC2FEF" w14:textId="77777777" w:rsidR="000639A1" w:rsidRPr="00346674" w:rsidRDefault="000639A1" w:rsidP="00BA258E">
            <w:pPr>
              <w:pStyle w:val="TableHead"/>
            </w:pPr>
            <w:r w:rsidRPr="00346674">
              <w:t>Daelim EPO Revamping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10B7CA41"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75D6DEB3" w14:textId="77777777" w:rsidR="000639A1" w:rsidRPr="00346674" w:rsidRDefault="000639A1" w:rsidP="00BA258E">
            <w:pPr>
              <w:pStyle w:val="TableHead"/>
            </w:pPr>
            <w:r w:rsidRPr="00346674">
              <w:t>Daelim Industrial Co., Ltd.</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F2A76FB" w14:textId="77777777" w:rsidR="000639A1" w:rsidRPr="00346674" w:rsidRDefault="000639A1" w:rsidP="00BA258E">
            <w:pPr>
              <w:pStyle w:val="TableHead"/>
              <w:jc w:val="left"/>
            </w:pPr>
            <w:r w:rsidRPr="00346674">
              <w:t>EPO: 1,000 MTA → 5,000 MTA</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2B236210"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775C25A" w14:textId="77777777" w:rsidR="000639A1" w:rsidRPr="00346674" w:rsidRDefault="000639A1" w:rsidP="00BA258E">
            <w:pPr>
              <w:pStyle w:val="TableHead"/>
            </w:pPr>
            <w:r w:rsidRPr="00346674">
              <w:t>30</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BADB58F" w14:textId="77777777" w:rsidR="000639A1" w:rsidRPr="00346674" w:rsidRDefault="000639A1" w:rsidP="00BA258E">
            <w:pPr>
              <w:pStyle w:val="TableHead"/>
              <w:rPr>
                <w:sz w:val="14"/>
                <w:szCs w:val="14"/>
              </w:rPr>
            </w:pPr>
            <w:r w:rsidRPr="00346674">
              <w:rPr>
                <w:sz w:val="14"/>
                <w:szCs w:val="14"/>
              </w:rPr>
              <w:t>Jun. 2018</w:t>
            </w:r>
          </w:p>
          <w:p w14:paraId="621B17FF" w14:textId="77777777" w:rsidR="000639A1" w:rsidRPr="00346674" w:rsidRDefault="000639A1" w:rsidP="00BA258E">
            <w:pPr>
              <w:pStyle w:val="TableHead"/>
              <w:rPr>
                <w:sz w:val="14"/>
                <w:szCs w:val="14"/>
              </w:rPr>
            </w:pPr>
            <w:r w:rsidRPr="00346674">
              <w:rPr>
                <w:sz w:val="14"/>
                <w:szCs w:val="14"/>
              </w:rPr>
              <w:t>Oct. 2019</w:t>
            </w:r>
          </w:p>
        </w:tc>
      </w:tr>
      <w:tr w:rsidR="000639A1" w:rsidRPr="00346674" w14:paraId="76B94EEF" w14:textId="77777777" w:rsidTr="009328CE">
        <w:trPr>
          <w:trHeight w:val="679"/>
        </w:trPr>
        <w:tc>
          <w:tcPr>
            <w:tcW w:w="128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5178D48" w14:textId="77777777" w:rsidR="000639A1" w:rsidRPr="00346674" w:rsidRDefault="000639A1" w:rsidP="00BA258E">
            <w:pPr>
              <w:pStyle w:val="TableHead"/>
            </w:pPr>
            <w:r w:rsidRPr="00346674">
              <w:t>H-NC3 Project</w:t>
            </w:r>
          </w:p>
        </w:tc>
        <w:tc>
          <w:tcPr>
            <w:tcW w:w="97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393D0B5" w14:textId="77777777" w:rsidR="000639A1" w:rsidRPr="00346674" w:rsidRDefault="000639A1" w:rsidP="00BA258E">
            <w:pPr>
              <w:pStyle w:val="TableHead"/>
            </w:pPr>
            <w:r w:rsidRPr="00346674">
              <w:t>Korea</w:t>
            </w:r>
          </w:p>
        </w:tc>
        <w:tc>
          <w:tcPr>
            <w:tcW w:w="1357"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8BA8985" w14:textId="77777777" w:rsidR="000639A1" w:rsidRPr="00346674" w:rsidRDefault="000639A1" w:rsidP="00BA258E">
            <w:pPr>
              <w:pStyle w:val="TableHead"/>
            </w:pPr>
            <w:r w:rsidRPr="00346674">
              <w:t>Lotte Chemical</w:t>
            </w:r>
          </w:p>
        </w:tc>
        <w:tc>
          <w:tcPr>
            <w:tcW w:w="2208"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373A7E05" w14:textId="77777777" w:rsidR="000639A1" w:rsidRPr="00346674" w:rsidRDefault="000639A1" w:rsidP="00BA258E">
            <w:pPr>
              <w:pStyle w:val="TableHead"/>
              <w:jc w:val="left"/>
            </w:pPr>
            <w:r w:rsidRPr="00346674">
              <w:t>Ethylene: 1,030 KTA to 1,230 KTA</w:t>
            </w:r>
          </w:p>
        </w:tc>
        <w:tc>
          <w:tcPr>
            <w:tcW w:w="1180"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5A016353" w14:textId="77777777" w:rsidR="000639A1" w:rsidRPr="00346674" w:rsidRDefault="000639A1" w:rsidP="00BA258E">
            <w:pPr>
              <w:pStyle w:val="TableHead"/>
            </w:pPr>
            <w:r w:rsidRPr="00346674">
              <w:t>EPC</w:t>
            </w:r>
          </w:p>
        </w:tc>
        <w:tc>
          <w:tcPr>
            <w:tcW w:w="925"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024C5B5F" w14:textId="77777777" w:rsidR="000639A1" w:rsidRPr="00346674" w:rsidRDefault="000639A1" w:rsidP="00BA258E">
            <w:pPr>
              <w:pStyle w:val="TableHead"/>
            </w:pPr>
            <w:r w:rsidRPr="00346674">
              <w:t>150</w:t>
            </w:r>
          </w:p>
        </w:tc>
        <w:tc>
          <w:tcPr>
            <w:tcW w:w="882" w:type="dxa"/>
            <w:tcBorders>
              <w:top w:val="single" w:sz="4" w:space="0" w:color="auto"/>
              <w:left w:val="single" w:sz="4" w:space="0" w:color="auto"/>
              <w:bottom w:val="single" w:sz="4" w:space="0" w:color="auto"/>
              <w:right w:val="single" w:sz="4" w:space="0" w:color="auto"/>
            </w:tcBorders>
            <w:tcMar>
              <w:top w:w="51" w:type="dxa"/>
              <w:left w:w="110" w:type="dxa"/>
              <w:bottom w:w="51" w:type="dxa"/>
              <w:right w:w="110" w:type="dxa"/>
            </w:tcMar>
            <w:vAlign w:val="center"/>
          </w:tcPr>
          <w:p w14:paraId="4659F46C" w14:textId="77777777" w:rsidR="000639A1" w:rsidRPr="00346674" w:rsidRDefault="000639A1" w:rsidP="00BA258E">
            <w:pPr>
              <w:pStyle w:val="TableHead"/>
              <w:rPr>
                <w:sz w:val="14"/>
                <w:szCs w:val="14"/>
              </w:rPr>
            </w:pPr>
            <w:r w:rsidRPr="00346674">
              <w:rPr>
                <w:sz w:val="14"/>
                <w:szCs w:val="14"/>
              </w:rPr>
              <w:t>Apr. 2017</w:t>
            </w:r>
          </w:p>
          <w:p w14:paraId="0402B3D3" w14:textId="77777777" w:rsidR="000639A1" w:rsidRPr="00346674" w:rsidRDefault="000639A1" w:rsidP="004E648A">
            <w:pPr>
              <w:pStyle w:val="TableHead"/>
              <w:jc w:val="both"/>
              <w:rPr>
                <w:sz w:val="14"/>
                <w:szCs w:val="14"/>
              </w:rPr>
            </w:pPr>
            <w:r w:rsidRPr="00346674">
              <w:rPr>
                <w:sz w:val="14"/>
                <w:szCs w:val="14"/>
              </w:rPr>
              <w:t>Dec. 2018</w:t>
            </w:r>
          </w:p>
        </w:tc>
      </w:tr>
    </w:tbl>
    <w:p w14:paraId="479F8D0F" w14:textId="7ACC6E5E" w:rsidR="008F26E3" w:rsidRPr="00346674" w:rsidRDefault="00BA258E" w:rsidP="008F26E3">
      <w:r w:rsidRPr="00346674">
        <w:br w:type="textWrapping" w:clear="all"/>
      </w:r>
    </w:p>
    <w:p w14:paraId="358895BE" w14:textId="77777777" w:rsidR="003850E9" w:rsidRPr="00346674" w:rsidRDefault="003850E9" w:rsidP="008F26E3"/>
    <w:p w14:paraId="234D45F6" w14:textId="77777777" w:rsidR="003850E9" w:rsidRPr="00346674" w:rsidRDefault="003850E9" w:rsidP="008F26E3"/>
    <w:p w14:paraId="18BFCF66" w14:textId="77777777" w:rsidR="003850E9" w:rsidRPr="00346674" w:rsidRDefault="003850E9" w:rsidP="008F26E3"/>
    <w:p w14:paraId="18BE3375" w14:textId="77777777" w:rsidR="003850E9" w:rsidRPr="00346674" w:rsidRDefault="003850E9" w:rsidP="008F26E3"/>
    <w:p w14:paraId="5AE98674" w14:textId="77777777" w:rsidR="003850E9" w:rsidRPr="00346674" w:rsidRDefault="003850E9" w:rsidP="008F26E3"/>
    <w:p w14:paraId="1323B8FC" w14:textId="77777777" w:rsidR="004E648A" w:rsidRPr="00346674" w:rsidRDefault="004E648A" w:rsidP="008F26E3"/>
    <w:p w14:paraId="2AD8E95C" w14:textId="77777777" w:rsidR="004E648A" w:rsidRPr="00346674" w:rsidRDefault="004E648A" w:rsidP="008F26E3"/>
    <w:p w14:paraId="027E9B3D" w14:textId="77777777" w:rsidR="004E648A" w:rsidRPr="00346674" w:rsidRDefault="004E648A" w:rsidP="008F26E3"/>
    <w:p w14:paraId="42033654" w14:textId="77777777" w:rsidR="004E648A" w:rsidRPr="00346674" w:rsidRDefault="004E648A" w:rsidP="008F26E3"/>
    <w:tbl>
      <w:tblPr>
        <w:tblpPr w:leftFromText="142" w:rightFromText="142" w:vertAnchor="text" w:horzAnchor="margin" w:tblpXSpec="right" w:tblpY="774"/>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6CBFF307" w14:textId="77777777" w:rsidTr="007924B4">
        <w:trPr>
          <w:trHeight w:val="932"/>
        </w:trPr>
        <w:tc>
          <w:tcPr>
            <w:tcW w:w="5000" w:type="pct"/>
            <w:gridSpan w:val="2"/>
          </w:tcPr>
          <w:p w14:paraId="1D5BFAA1"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6CAABA74"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6BC990E4" w14:textId="77777777" w:rsidTr="007924B4">
        <w:trPr>
          <w:trHeight w:val="355"/>
        </w:trPr>
        <w:tc>
          <w:tcPr>
            <w:tcW w:w="5000" w:type="pct"/>
            <w:gridSpan w:val="2"/>
          </w:tcPr>
          <w:p w14:paraId="1ADB57F2" w14:textId="623B47DD"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01F6B33E" w14:textId="77777777" w:rsidTr="007924B4">
        <w:trPr>
          <w:trHeight w:val="49"/>
        </w:trPr>
        <w:tc>
          <w:tcPr>
            <w:tcW w:w="2041" w:type="pct"/>
          </w:tcPr>
          <w:p w14:paraId="2EC85A96" w14:textId="53B02B95"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57480BBA" w14:textId="555D93FF"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2" behindDoc="1" locked="0" layoutInCell="1" allowOverlap="1" wp14:anchorId="21EF865A" wp14:editId="0A3B1114">
                  <wp:simplePos x="0" y="0"/>
                  <wp:positionH relativeFrom="column">
                    <wp:posOffset>1221740</wp:posOffset>
                  </wp:positionH>
                  <wp:positionV relativeFrom="paragraph">
                    <wp:posOffset>297815</wp:posOffset>
                  </wp:positionV>
                  <wp:extent cx="543560" cy="455930"/>
                  <wp:effectExtent l="0" t="0" r="8890" b="1270"/>
                  <wp:wrapNone/>
                  <wp:docPr id="900795253"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5" behindDoc="1" locked="0" layoutInCell="1" allowOverlap="1" wp14:anchorId="52AE6734" wp14:editId="07BA07DE">
                  <wp:simplePos x="0" y="0"/>
                  <wp:positionH relativeFrom="column">
                    <wp:posOffset>2341245</wp:posOffset>
                  </wp:positionH>
                  <wp:positionV relativeFrom="paragraph">
                    <wp:posOffset>-35560</wp:posOffset>
                  </wp:positionV>
                  <wp:extent cx="782320" cy="778510"/>
                  <wp:effectExtent l="38100" t="38100" r="36830" b="40640"/>
                  <wp:wrapNone/>
                  <wp:docPr id="19420113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41"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42"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270A56BD" w14:textId="77777777" w:rsidTr="007924B4">
        <w:trPr>
          <w:trHeight w:val="407"/>
        </w:trPr>
        <w:tc>
          <w:tcPr>
            <w:tcW w:w="2041" w:type="pct"/>
            <w:vAlign w:val="center"/>
          </w:tcPr>
          <w:p w14:paraId="70470EBD"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710D51DC"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37997870" w14:textId="77777777" w:rsidR="003850E9" w:rsidRPr="00346674" w:rsidRDefault="003850E9" w:rsidP="008F26E3"/>
    <w:p w14:paraId="5944507D" w14:textId="77777777" w:rsidR="003850E9" w:rsidRPr="00346674" w:rsidRDefault="003850E9" w:rsidP="008F26E3"/>
    <w:p w14:paraId="7898ED1B" w14:textId="774A3B61" w:rsidR="009B5161" w:rsidRPr="00346674" w:rsidRDefault="7632805F" w:rsidP="00302F54">
      <w:pPr>
        <w:pStyle w:val="X"/>
      </w:pPr>
      <w:bookmarkStart w:id="943" w:name="_Toc239456448"/>
      <w:r w:rsidRPr="00346674">
        <w:t>Technical Alternatives</w:t>
      </w:r>
      <w:bookmarkEnd w:id="943"/>
    </w:p>
    <w:p w14:paraId="74FBD688" w14:textId="77777777" w:rsidR="004F743E" w:rsidRPr="00346674" w:rsidRDefault="004F743E" w:rsidP="00010B21">
      <w:pPr>
        <w:pStyle w:val="BodyText"/>
      </w:pPr>
      <w:r w:rsidRPr="00346674">
        <w:t>Strike-through to delete the reference A or B that does not apply.</w:t>
      </w:r>
    </w:p>
    <w:p w14:paraId="7C621869" w14:textId="77777777" w:rsidR="004F743E" w:rsidRPr="00346674" w:rsidRDefault="004F743E" w:rsidP="00010B21">
      <w:pPr>
        <w:pStyle w:val="BodyText"/>
        <w:rPr>
          <w:strike/>
        </w:rPr>
      </w:pPr>
      <w:r w:rsidRPr="00346674">
        <w:rPr>
          <w:b/>
          <w:bCs/>
          <w:strike/>
        </w:rPr>
        <w:t>Option A</w:t>
      </w:r>
      <w:r w:rsidRPr="00346674">
        <w:rPr>
          <w:strike/>
        </w:rPr>
        <w:t xml:space="preserve"> </w:t>
      </w:r>
      <w:r w:rsidRPr="00346674">
        <w:rPr>
          <w:rFonts w:ascii="Cambria Math" w:hAnsi="Cambria Math" w:cs="Cambria Math"/>
          <w:strike/>
        </w:rPr>
        <w:t>‐</w:t>
      </w:r>
      <w:r w:rsidRPr="00346674">
        <w:rPr>
          <w:strike/>
        </w:rPr>
        <w:t xml:space="preserve"> We hereby confirm that we fully comply with all scope and technical requirements of the RFP Documents and specifically technical specifications.</w:t>
      </w:r>
    </w:p>
    <w:p w14:paraId="5A4F81D5" w14:textId="087FE511" w:rsidR="004F743E" w:rsidRPr="00346674" w:rsidRDefault="004F743E" w:rsidP="00010B21">
      <w:pPr>
        <w:pStyle w:val="BodyText"/>
      </w:pPr>
      <w:r w:rsidRPr="00346674">
        <w:rPr>
          <w:b/>
          <w:bCs/>
        </w:rPr>
        <w:t>Option B</w:t>
      </w:r>
      <w:r w:rsidRPr="00346674">
        <w:t xml:space="preserve"> </w:t>
      </w:r>
      <w:r w:rsidRPr="00346674">
        <w:rPr>
          <w:rFonts w:ascii="Cambria Math" w:hAnsi="Cambria Math" w:cs="Cambria Math"/>
        </w:rPr>
        <w:t>‐</w:t>
      </w:r>
      <w:r w:rsidRPr="00346674">
        <w:t xml:space="preserve"> We hereby list below alternative or exceptions to the scope and/or technical requirements of the RFP Documents, and have listed these below. Other than those listed, we fully comply with all other conditions RFP Document requirements.</w:t>
      </w:r>
      <w:r w:rsidR="005A37C2" w:rsidRPr="00346674">
        <w:rPr>
          <w:rFonts w:hint="eastAsia"/>
        </w:rPr>
        <w:t xml:space="preserve"> </w:t>
      </w:r>
      <w:r w:rsidR="005A37C2" w:rsidRPr="00346674">
        <w:t>The</w:t>
      </w:r>
      <w:r w:rsidR="005A37C2" w:rsidRPr="00346674">
        <w:rPr>
          <w:rFonts w:hint="eastAsia"/>
        </w:rPr>
        <w:t xml:space="preserve"> d</w:t>
      </w:r>
      <w:r w:rsidR="006B6282" w:rsidRPr="00346674">
        <w:rPr>
          <w:rFonts w:hint="eastAsia"/>
        </w:rPr>
        <w:t xml:space="preserve">etails are </w:t>
      </w:r>
      <w:r w:rsidR="006B6282" w:rsidRPr="00346674">
        <w:t>specified</w:t>
      </w:r>
      <w:r w:rsidR="006B6282" w:rsidRPr="00346674">
        <w:rPr>
          <w:rFonts w:hint="eastAsia"/>
        </w:rPr>
        <w:t xml:space="preserve"> in T15. Assumptions and Exclusions in </w:t>
      </w:r>
      <w:r w:rsidR="006B6282" w:rsidRPr="00346674">
        <w:t>this</w:t>
      </w:r>
      <w:r w:rsidR="006B6282" w:rsidRPr="00346674">
        <w:rPr>
          <w:rFonts w:hint="eastAsia"/>
        </w:rPr>
        <w:t xml:space="preserve"> Technical Proposal.</w:t>
      </w:r>
    </w:p>
    <w:p w14:paraId="09E0911F" w14:textId="4CBE63BB" w:rsidR="00EC17AD" w:rsidRPr="00346674" w:rsidRDefault="00EC17AD" w:rsidP="00EC17AD"/>
    <w:p w14:paraId="3F914700" w14:textId="77777777" w:rsidR="00EC17AD" w:rsidRPr="00346674" w:rsidRDefault="00EC17AD" w:rsidP="00EC17AD"/>
    <w:p w14:paraId="2FB65C37" w14:textId="77777777" w:rsidR="00EC17AD" w:rsidRPr="00346674" w:rsidRDefault="00EC17AD" w:rsidP="00EC17AD"/>
    <w:p w14:paraId="4B38108D" w14:textId="77777777" w:rsidR="00EC17AD" w:rsidRPr="00346674" w:rsidRDefault="00EC17AD" w:rsidP="00EC17AD"/>
    <w:p w14:paraId="79C066D4" w14:textId="77777777" w:rsidR="00EC17AD" w:rsidRPr="00346674" w:rsidRDefault="00EC17AD" w:rsidP="00EC17AD"/>
    <w:p w14:paraId="50375503" w14:textId="77777777" w:rsidR="00EC17AD" w:rsidRPr="00346674" w:rsidRDefault="00EC17AD" w:rsidP="00EC17AD"/>
    <w:p w14:paraId="2BC44F80" w14:textId="77777777" w:rsidR="00EC17AD" w:rsidRPr="00346674" w:rsidRDefault="00EC17AD" w:rsidP="00EC17AD"/>
    <w:p w14:paraId="1D54C1F9" w14:textId="77777777" w:rsidR="00EC17AD" w:rsidRPr="00346674" w:rsidRDefault="00EC17AD" w:rsidP="00EC17AD"/>
    <w:p w14:paraId="3D99092F" w14:textId="77777777" w:rsidR="00EC17AD" w:rsidRPr="00346674" w:rsidRDefault="00EC17AD" w:rsidP="00EC17AD"/>
    <w:p w14:paraId="74AD0C13" w14:textId="77777777" w:rsidR="00EC17AD" w:rsidRPr="00346674" w:rsidRDefault="00EC17AD" w:rsidP="00EC17AD"/>
    <w:p w14:paraId="19B2365B" w14:textId="77777777" w:rsidR="00EC17AD" w:rsidRPr="00346674" w:rsidRDefault="00EC17AD" w:rsidP="00EC17AD"/>
    <w:p w14:paraId="64E221B5" w14:textId="77777777" w:rsidR="00EC17AD" w:rsidRPr="00346674" w:rsidRDefault="00EC17AD" w:rsidP="00EC17AD"/>
    <w:p w14:paraId="52BE1ECC" w14:textId="77777777" w:rsidR="00EC17AD" w:rsidRPr="00346674" w:rsidRDefault="00EC17AD" w:rsidP="00EC17AD"/>
    <w:p w14:paraId="02AAF8EE" w14:textId="77777777" w:rsidR="00EC17AD" w:rsidRPr="00346674" w:rsidRDefault="00EC17AD" w:rsidP="00EC17AD"/>
    <w:p w14:paraId="16EDECB3" w14:textId="77777777" w:rsidR="006A500C" w:rsidRPr="00346674" w:rsidRDefault="006A500C" w:rsidP="00EC17AD"/>
    <w:p w14:paraId="13A65250" w14:textId="77777777" w:rsidR="006A500C" w:rsidRPr="00346674" w:rsidRDefault="006A500C" w:rsidP="00EC17AD"/>
    <w:tbl>
      <w:tblPr>
        <w:tblpPr w:leftFromText="142" w:rightFromText="142" w:vertAnchor="text" w:horzAnchor="margin" w:tblpXSpec="right" w:tblpY="756"/>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045E7666" w14:textId="77777777" w:rsidTr="007924B4">
        <w:trPr>
          <w:trHeight w:val="932"/>
        </w:trPr>
        <w:tc>
          <w:tcPr>
            <w:tcW w:w="5000" w:type="pct"/>
            <w:gridSpan w:val="2"/>
          </w:tcPr>
          <w:p w14:paraId="6A2FEA94"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4B472B8C"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52DC6F7B" w14:textId="77777777" w:rsidTr="007924B4">
        <w:trPr>
          <w:trHeight w:val="355"/>
        </w:trPr>
        <w:tc>
          <w:tcPr>
            <w:tcW w:w="5000" w:type="pct"/>
            <w:gridSpan w:val="2"/>
          </w:tcPr>
          <w:p w14:paraId="36F0E70B" w14:textId="2F1C5FAA"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0ACFEE6E" w14:textId="77777777" w:rsidTr="007924B4">
        <w:trPr>
          <w:trHeight w:val="49"/>
        </w:trPr>
        <w:tc>
          <w:tcPr>
            <w:tcW w:w="2041" w:type="pct"/>
          </w:tcPr>
          <w:p w14:paraId="6DAD9D65" w14:textId="0864E708"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387C121F" w14:textId="02037F1F"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3" behindDoc="1" locked="0" layoutInCell="1" allowOverlap="1" wp14:anchorId="138DCC48" wp14:editId="494FBB28">
                  <wp:simplePos x="0" y="0"/>
                  <wp:positionH relativeFrom="column">
                    <wp:posOffset>1222375</wp:posOffset>
                  </wp:positionH>
                  <wp:positionV relativeFrom="paragraph">
                    <wp:posOffset>312420</wp:posOffset>
                  </wp:positionV>
                  <wp:extent cx="543560" cy="455930"/>
                  <wp:effectExtent l="0" t="0" r="8890" b="1270"/>
                  <wp:wrapNone/>
                  <wp:docPr id="1483367917"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6" behindDoc="1" locked="0" layoutInCell="1" allowOverlap="1" wp14:anchorId="1069B391" wp14:editId="421A6F62">
                  <wp:simplePos x="0" y="0"/>
                  <wp:positionH relativeFrom="column">
                    <wp:posOffset>2341245</wp:posOffset>
                  </wp:positionH>
                  <wp:positionV relativeFrom="paragraph">
                    <wp:posOffset>-35560</wp:posOffset>
                  </wp:positionV>
                  <wp:extent cx="782320" cy="778510"/>
                  <wp:effectExtent l="38100" t="38100" r="36830" b="40640"/>
                  <wp:wrapNone/>
                  <wp:docPr id="5062502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44"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45"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35A830ED" w14:textId="77777777" w:rsidTr="007924B4">
        <w:trPr>
          <w:trHeight w:val="407"/>
        </w:trPr>
        <w:tc>
          <w:tcPr>
            <w:tcW w:w="2041" w:type="pct"/>
            <w:vAlign w:val="center"/>
          </w:tcPr>
          <w:p w14:paraId="65FAAA28"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5C5EA336"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05CB2B31" w14:textId="77777777" w:rsidR="00501621" w:rsidRPr="00346674" w:rsidRDefault="00501621" w:rsidP="00EC17AD"/>
    <w:p w14:paraId="1F0FDD21" w14:textId="77777777" w:rsidR="007924B4" w:rsidRPr="00346674" w:rsidRDefault="007924B4" w:rsidP="00EC17AD"/>
    <w:p w14:paraId="570A1A97" w14:textId="57A2267A" w:rsidR="009B5161" w:rsidRPr="00346674" w:rsidRDefault="009B5161" w:rsidP="00302F54">
      <w:pPr>
        <w:pStyle w:val="X"/>
      </w:pPr>
      <w:bookmarkStart w:id="946" w:name="_Toc239456449"/>
      <w:commentRangeStart w:id="947"/>
      <w:r w:rsidRPr="00346674">
        <w:t>Acceptance of Conditions of Contract</w:t>
      </w:r>
      <w:bookmarkEnd w:id="946"/>
      <w:commentRangeEnd w:id="947"/>
      <w:r w:rsidR="009E7F77" w:rsidRPr="00346674">
        <w:rPr>
          <w:rStyle w:val="CommentReference"/>
          <w:sz w:val="22"/>
          <w:szCs w:val="32"/>
        </w:rPr>
        <w:commentReference w:id="947"/>
      </w:r>
    </w:p>
    <w:p w14:paraId="1C97A93B" w14:textId="519204C0" w:rsidR="00683E98" w:rsidRPr="00346674" w:rsidRDefault="00683E98">
      <w:pPr>
        <w:spacing w:line="259" w:lineRule="auto"/>
      </w:pPr>
      <w:r>
        <w:t xml:space="preserve">The Bidder acknowledges the Conditions of Contract included in the ITB. However, the Bidder notes that </w:t>
      </w:r>
      <w:del w:id="948" w:author="조현지(Hyunji Cho)" w:date="2026-10-23T00:14:00Z" w16du:dateUtc="2026-10-23T00:14:30Z">
        <w:r w:rsidDel="00683E98">
          <w:delText>the provided contract form is not fully aligned with</w:delText>
        </w:r>
      </w:del>
      <w:r>
        <w:t xml:space="preserve"> </w:t>
      </w:r>
      <w:ins w:id="949" w:author="조현지(Hyunji Cho)" w:date="2026-10-23T00:14:00Z" w16du:dateUtc="2026-10-23T00:14:55Z">
        <w:r w:rsidR="2D82D4D5">
          <w:t xml:space="preserve">certain clauses of the draft Contract require amendments to appropriately reflect </w:t>
        </w:r>
      </w:ins>
      <w:r>
        <w:t xml:space="preserve">the scope, duration, and nature of the </w:t>
      </w:r>
      <w:del w:id="950" w:author="조현지(Hyunji Cho)" w:date="2026-10-23T00:15:00Z" w16du:dateUtc="2026-10-23T00:15:06Z">
        <w:r w:rsidDel="00683E98">
          <w:delText>Phase 1 Engineering Services</w:delText>
        </w:r>
      </w:del>
      <w:ins w:id="951" w:author="조현지(Hyunji Cho)" w:date="2026-10-23T00:15:00Z" w16du:dateUtc="2026-10-23T00:15:22Z">
        <w:r w:rsidR="5364C3F2">
          <w:t xml:space="preserve"> Engineering Consultancy Services under the Contract</w:t>
        </w:r>
      </w:ins>
      <w:r>
        <w:t>.</w:t>
      </w:r>
      <w:r w:rsidR="00C0229A">
        <w:t xml:space="preserve"> </w:t>
      </w:r>
      <w:r>
        <w:t xml:space="preserve">Accordingly, the Bidder has proposed certain amendments to the </w:t>
      </w:r>
      <w:del w:id="952" w:author="조현지(Hyunji Cho)" w:date="2026-10-23T00:05:00Z" w16du:dateUtc="2026-10-23T00:05:38Z">
        <w:r w:rsidDel="00683E98">
          <w:delText>terms and conditions of the Phase 1 Engineering Services Agreement to better reflect the requirements of the FEED execution scope.</w:delText>
        </w:r>
      </w:del>
      <w:ins w:id="953" w:author="조현지(Hyunji Cho)" w:date="2026-10-23T00:05:00Z" w16du:dateUtc="2026-10-23T00:05:39Z">
        <w:r w:rsidR="24790E29">
          <w:t xml:space="preserve"> C</w:t>
        </w:r>
        <w:r w:rsidR="24790E29" w:rsidRPr="1BEF77B2">
          <w:rPr>
            <w:rFonts w:eastAsia="Arial" w:cs="Arial"/>
            <w:szCs w:val="20"/>
          </w:rPr>
          <w:t>onditions of Contract to ensure alignment with the Project requirements and the Bidder's proposed execution arrangements.</w:t>
        </w:r>
      </w:ins>
    </w:p>
    <w:p w14:paraId="3198B396" w14:textId="4DC83E04" w:rsidR="008058F7" w:rsidRPr="00346674" w:rsidRDefault="009E7956" w:rsidP="00010B21">
      <w:r w:rsidRPr="00346674">
        <w:t xml:space="preserve">Please refer to </w:t>
      </w:r>
      <w:r w:rsidR="00683E98" w:rsidRPr="00346674">
        <w:t xml:space="preserve">Section C5 – Commercial </w:t>
      </w:r>
      <w:r w:rsidR="00510C1B" w:rsidRPr="00346674">
        <w:t>Alternative</w:t>
      </w:r>
      <w:r w:rsidR="00121CFB" w:rsidRPr="00346674">
        <w:rPr>
          <w:rFonts w:hint="eastAsia"/>
        </w:rPr>
        <w:t>s</w:t>
      </w:r>
      <w:r w:rsidR="00510C1B" w:rsidRPr="00346674">
        <w:rPr>
          <w:rFonts w:hint="eastAsia"/>
        </w:rPr>
        <w:t xml:space="preserve"> </w:t>
      </w:r>
      <w:r w:rsidR="00683E98" w:rsidRPr="00346674">
        <w:t xml:space="preserve">of the </w:t>
      </w:r>
      <w:r w:rsidR="008F1087" w:rsidRPr="00346674">
        <w:t xml:space="preserve">Bidder’s Commercial Proposal </w:t>
      </w:r>
      <w:r w:rsidRPr="00346674">
        <w:t>for further details.</w:t>
      </w:r>
    </w:p>
    <w:tbl>
      <w:tblPr>
        <w:tblpPr w:leftFromText="142" w:rightFromText="142" w:vertAnchor="text" w:horzAnchor="margin" w:tblpXSpec="right" w:tblpY="7143"/>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076C1A36" w14:textId="77777777" w:rsidTr="007924B4">
        <w:trPr>
          <w:trHeight w:val="932"/>
        </w:trPr>
        <w:tc>
          <w:tcPr>
            <w:tcW w:w="5000" w:type="pct"/>
            <w:gridSpan w:val="2"/>
          </w:tcPr>
          <w:p w14:paraId="0AC62596"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6E9C90CE"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1281BFFF" w14:textId="77777777" w:rsidTr="007924B4">
        <w:trPr>
          <w:trHeight w:val="355"/>
        </w:trPr>
        <w:tc>
          <w:tcPr>
            <w:tcW w:w="5000" w:type="pct"/>
            <w:gridSpan w:val="2"/>
          </w:tcPr>
          <w:p w14:paraId="59364855" w14:textId="74958DC0"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196F08A5" w14:textId="77777777" w:rsidTr="007924B4">
        <w:trPr>
          <w:trHeight w:val="49"/>
        </w:trPr>
        <w:tc>
          <w:tcPr>
            <w:tcW w:w="2041" w:type="pct"/>
          </w:tcPr>
          <w:p w14:paraId="16AF4852" w14:textId="6C220484"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5D762B7B" w14:textId="5B3087CD"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4" behindDoc="1" locked="0" layoutInCell="1" allowOverlap="1" wp14:anchorId="1C1D63B5" wp14:editId="5F43A883">
                  <wp:simplePos x="0" y="0"/>
                  <wp:positionH relativeFrom="column">
                    <wp:posOffset>1228725</wp:posOffset>
                  </wp:positionH>
                  <wp:positionV relativeFrom="paragraph">
                    <wp:posOffset>314960</wp:posOffset>
                  </wp:positionV>
                  <wp:extent cx="543560" cy="455930"/>
                  <wp:effectExtent l="0" t="0" r="8890" b="1270"/>
                  <wp:wrapNone/>
                  <wp:docPr id="1280512561"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7" behindDoc="1" locked="0" layoutInCell="1" allowOverlap="1" wp14:anchorId="387A1658" wp14:editId="3EB7F873">
                  <wp:simplePos x="0" y="0"/>
                  <wp:positionH relativeFrom="column">
                    <wp:posOffset>2341245</wp:posOffset>
                  </wp:positionH>
                  <wp:positionV relativeFrom="paragraph">
                    <wp:posOffset>-35560</wp:posOffset>
                  </wp:positionV>
                  <wp:extent cx="782320" cy="778510"/>
                  <wp:effectExtent l="38100" t="38100" r="36830" b="40640"/>
                  <wp:wrapNone/>
                  <wp:docPr id="20992504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54"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55"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476CEAD7" w14:textId="77777777" w:rsidTr="007924B4">
        <w:trPr>
          <w:trHeight w:val="407"/>
        </w:trPr>
        <w:tc>
          <w:tcPr>
            <w:tcW w:w="2041" w:type="pct"/>
            <w:vAlign w:val="center"/>
          </w:tcPr>
          <w:p w14:paraId="53AB5830"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6F6316C1"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3427BFC7" w14:textId="77777777" w:rsidR="008058F7" w:rsidRPr="00346674" w:rsidRDefault="008058F7">
      <w:pPr>
        <w:ind w:left="0"/>
        <w:jc w:val="left"/>
      </w:pPr>
      <w:r w:rsidRPr="00346674">
        <w:br w:type="page"/>
      </w:r>
    </w:p>
    <w:p w14:paraId="698A30D8" w14:textId="27AF2547" w:rsidR="009B5161" w:rsidRPr="00346674" w:rsidRDefault="009B5161" w:rsidP="00302F54">
      <w:pPr>
        <w:pStyle w:val="X"/>
      </w:pPr>
      <w:bookmarkStart w:id="956" w:name="_Toc239456450"/>
      <w:r w:rsidRPr="00346674">
        <w:t>Local Content and Saudization</w:t>
      </w:r>
      <w:bookmarkEnd w:id="956"/>
    </w:p>
    <w:p w14:paraId="3BF3153D" w14:textId="6782A230" w:rsidR="008058F7" w:rsidRPr="00346674" w:rsidRDefault="00380E14" w:rsidP="00501621">
      <w:r w:rsidRPr="00346674">
        <w:rPr>
          <w:rFonts w:hint="eastAsia"/>
        </w:rPr>
        <w:t>To be</w:t>
      </w:r>
      <w:r w:rsidRPr="00346674">
        <w:t xml:space="preserve"> developed later on during Phase 1</w:t>
      </w:r>
    </w:p>
    <w:tbl>
      <w:tblPr>
        <w:tblpPr w:leftFromText="142" w:rightFromText="142" w:vertAnchor="text" w:horzAnchor="margin" w:tblpXSpec="right" w:tblpY="9175"/>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2312963D" w14:textId="77777777" w:rsidTr="007924B4">
        <w:trPr>
          <w:trHeight w:val="932"/>
        </w:trPr>
        <w:tc>
          <w:tcPr>
            <w:tcW w:w="5000" w:type="pct"/>
            <w:gridSpan w:val="2"/>
          </w:tcPr>
          <w:p w14:paraId="7D5947F4"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652A4E81"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5E006C9E" w14:textId="77777777" w:rsidTr="007924B4">
        <w:trPr>
          <w:trHeight w:val="355"/>
        </w:trPr>
        <w:tc>
          <w:tcPr>
            <w:tcW w:w="5000" w:type="pct"/>
            <w:gridSpan w:val="2"/>
          </w:tcPr>
          <w:p w14:paraId="1B1A60CE" w14:textId="4DF3587F"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02C627C2" w14:textId="77777777" w:rsidTr="007924B4">
        <w:trPr>
          <w:trHeight w:val="49"/>
        </w:trPr>
        <w:tc>
          <w:tcPr>
            <w:tcW w:w="2041" w:type="pct"/>
          </w:tcPr>
          <w:p w14:paraId="5153C290" w14:textId="5040FFB6"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155BEE00" w14:textId="6FD69E83"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5" behindDoc="1" locked="0" layoutInCell="1" allowOverlap="1" wp14:anchorId="47057D06" wp14:editId="1D5DF53A">
                  <wp:simplePos x="0" y="0"/>
                  <wp:positionH relativeFrom="column">
                    <wp:posOffset>1213485</wp:posOffset>
                  </wp:positionH>
                  <wp:positionV relativeFrom="paragraph">
                    <wp:posOffset>306070</wp:posOffset>
                  </wp:positionV>
                  <wp:extent cx="543560" cy="455930"/>
                  <wp:effectExtent l="0" t="0" r="8890" b="1270"/>
                  <wp:wrapNone/>
                  <wp:docPr id="1489556960"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8" behindDoc="1" locked="0" layoutInCell="1" allowOverlap="1" wp14:anchorId="660B0418" wp14:editId="4FA90B59">
                  <wp:simplePos x="0" y="0"/>
                  <wp:positionH relativeFrom="column">
                    <wp:posOffset>2341245</wp:posOffset>
                  </wp:positionH>
                  <wp:positionV relativeFrom="paragraph">
                    <wp:posOffset>-35560</wp:posOffset>
                  </wp:positionV>
                  <wp:extent cx="782320" cy="778510"/>
                  <wp:effectExtent l="38100" t="38100" r="36830" b="40640"/>
                  <wp:wrapNone/>
                  <wp:docPr id="18922668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57"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58"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50263D50" w14:textId="77777777" w:rsidTr="007924B4">
        <w:trPr>
          <w:trHeight w:val="407"/>
        </w:trPr>
        <w:tc>
          <w:tcPr>
            <w:tcW w:w="2041" w:type="pct"/>
            <w:vAlign w:val="center"/>
          </w:tcPr>
          <w:p w14:paraId="06EFE1F8"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3BBCAC2E"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441D824B" w14:textId="3BC96137" w:rsidR="008058F7" w:rsidRPr="00346674" w:rsidRDefault="008058F7">
      <w:pPr>
        <w:ind w:left="0"/>
        <w:jc w:val="left"/>
      </w:pPr>
      <w:r w:rsidRPr="00346674">
        <w:br w:type="page"/>
      </w:r>
    </w:p>
    <w:p w14:paraId="042CF16A" w14:textId="1CB19BFA" w:rsidR="009B5161" w:rsidRPr="00346674" w:rsidRDefault="009B5161" w:rsidP="00302F54">
      <w:pPr>
        <w:pStyle w:val="X"/>
      </w:pPr>
      <w:bookmarkStart w:id="959" w:name="_Toc239456451"/>
      <w:commentRangeStart w:id="960"/>
      <w:r w:rsidRPr="00346674">
        <w:t>Safety Record</w:t>
      </w:r>
      <w:bookmarkEnd w:id="959"/>
      <w:commentRangeEnd w:id="960"/>
      <w:r w:rsidR="00385D61" w:rsidRPr="00346674">
        <w:rPr>
          <w:rStyle w:val="CommentReference"/>
          <w:sz w:val="22"/>
          <w:szCs w:val="32"/>
        </w:rPr>
        <w:commentReference w:id="960"/>
      </w:r>
    </w:p>
    <w:p w14:paraId="47CFFDE3" w14:textId="19B6A176" w:rsidR="00501621" w:rsidRPr="00346674" w:rsidRDefault="00501621" w:rsidP="00501621">
      <w:r w:rsidRPr="00346674">
        <w:rPr>
          <w:rFonts w:hint="eastAsia"/>
        </w:rPr>
        <w:t>To be</w:t>
      </w:r>
      <w:r w:rsidRPr="00346674">
        <w:t xml:space="preserve"> developed later on during Phase 1</w:t>
      </w:r>
    </w:p>
    <w:p w14:paraId="44662051" w14:textId="77777777" w:rsidR="008058F7" w:rsidRPr="00346674" w:rsidRDefault="008058F7" w:rsidP="00010B21"/>
    <w:tbl>
      <w:tblPr>
        <w:tblpPr w:leftFromText="142" w:rightFromText="142" w:vertAnchor="text" w:horzAnchor="margin" w:tblpXSpec="right" w:tblpY="9018"/>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2DB86E6F" w14:textId="77777777" w:rsidTr="007924B4">
        <w:trPr>
          <w:trHeight w:val="932"/>
        </w:trPr>
        <w:tc>
          <w:tcPr>
            <w:tcW w:w="5000" w:type="pct"/>
            <w:gridSpan w:val="2"/>
          </w:tcPr>
          <w:p w14:paraId="0CD5A4A5"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7B19F427"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763B46AB" w14:textId="77777777" w:rsidTr="007924B4">
        <w:trPr>
          <w:trHeight w:val="355"/>
        </w:trPr>
        <w:tc>
          <w:tcPr>
            <w:tcW w:w="5000" w:type="pct"/>
            <w:gridSpan w:val="2"/>
          </w:tcPr>
          <w:p w14:paraId="17717251" w14:textId="35F5B4D4"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4065F799" w14:textId="77777777" w:rsidTr="007924B4">
        <w:trPr>
          <w:trHeight w:val="49"/>
        </w:trPr>
        <w:tc>
          <w:tcPr>
            <w:tcW w:w="2041" w:type="pct"/>
          </w:tcPr>
          <w:p w14:paraId="5B1305A1" w14:textId="31251A96"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03CBE6E8" w14:textId="178BECAC"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6" behindDoc="1" locked="0" layoutInCell="1" allowOverlap="1" wp14:anchorId="3B8FDBC0" wp14:editId="44B7D433">
                  <wp:simplePos x="0" y="0"/>
                  <wp:positionH relativeFrom="column">
                    <wp:posOffset>1209675</wp:posOffset>
                  </wp:positionH>
                  <wp:positionV relativeFrom="paragraph">
                    <wp:posOffset>299720</wp:posOffset>
                  </wp:positionV>
                  <wp:extent cx="543560" cy="455930"/>
                  <wp:effectExtent l="0" t="0" r="8890" b="1270"/>
                  <wp:wrapNone/>
                  <wp:docPr id="1945577158"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49" behindDoc="1" locked="0" layoutInCell="1" allowOverlap="1" wp14:anchorId="24710F58" wp14:editId="20665C4B">
                  <wp:simplePos x="0" y="0"/>
                  <wp:positionH relativeFrom="column">
                    <wp:posOffset>2341245</wp:posOffset>
                  </wp:positionH>
                  <wp:positionV relativeFrom="paragraph">
                    <wp:posOffset>-35560</wp:posOffset>
                  </wp:positionV>
                  <wp:extent cx="782320" cy="778510"/>
                  <wp:effectExtent l="38100" t="38100" r="36830" b="40640"/>
                  <wp:wrapNone/>
                  <wp:docPr id="9844716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61"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62"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3439B211" w14:textId="77777777" w:rsidTr="007924B4">
        <w:trPr>
          <w:trHeight w:val="407"/>
        </w:trPr>
        <w:tc>
          <w:tcPr>
            <w:tcW w:w="2041" w:type="pct"/>
            <w:vAlign w:val="center"/>
          </w:tcPr>
          <w:p w14:paraId="22D86D98"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63F11EDB"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084B2407" w14:textId="32F6FA42" w:rsidR="008058F7" w:rsidRPr="00346674" w:rsidRDefault="008058F7">
      <w:pPr>
        <w:ind w:left="0"/>
        <w:jc w:val="left"/>
      </w:pPr>
      <w:r w:rsidRPr="00346674">
        <w:br w:type="page"/>
      </w:r>
    </w:p>
    <w:p w14:paraId="398312FD" w14:textId="27904AE9" w:rsidR="009B5161" w:rsidRPr="00346674" w:rsidRDefault="009B5161" w:rsidP="00302F54">
      <w:pPr>
        <w:pStyle w:val="X"/>
      </w:pPr>
      <w:bookmarkStart w:id="963" w:name="_Toc239456452"/>
      <w:r w:rsidRPr="00346674">
        <w:t>Quality Assurance</w:t>
      </w:r>
      <w:bookmarkEnd w:id="963"/>
    </w:p>
    <w:p w14:paraId="196CA02D" w14:textId="2622452B" w:rsidR="00337CB3" w:rsidRPr="00346674" w:rsidRDefault="00374441" w:rsidP="0054222F">
      <w:pPr>
        <w:pStyle w:val="Heading2"/>
      </w:pPr>
      <w:bookmarkStart w:id="964" w:name="_Toc239456453"/>
      <w:r w:rsidRPr="00346674">
        <w:rPr>
          <w:rFonts w:hint="eastAsia"/>
        </w:rPr>
        <w:t>QA/QC Plan</w:t>
      </w:r>
      <w:bookmarkEnd w:id="964"/>
    </w:p>
    <w:p w14:paraId="78ED6C0D" w14:textId="558E924D" w:rsidR="00796D04" w:rsidRPr="00346674" w:rsidRDefault="00796D04" w:rsidP="00796D04">
      <w:r w:rsidRPr="00346674">
        <w:rPr>
          <w:rFonts w:hint="eastAsia"/>
        </w:rPr>
        <w:t xml:space="preserve">Please refer to the Appendix </w:t>
      </w:r>
      <w:r w:rsidR="00C974DB" w:rsidRPr="00346674">
        <w:rPr>
          <w:rFonts w:hint="eastAsia"/>
        </w:rPr>
        <w:t>2</w:t>
      </w:r>
      <w:r w:rsidR="00C92409" w:rsidRPr="00346674">
        <w:rPr>
          <w:rFonts w:hint="eastAsia"/>
        </w:rPr>
        <w:t xml:space="preserve"> </w:t>
      </w:r>
      <w:r w:rsidR="00C92409" w:rsidRPr="00346674">
        <w:t>–</w:t>
      </w:r>
      <w:r w:rsidR="00C92409" w:rsidRPr="00346674">
        <w:rPr>
          <w:rFonts w:hint="eastAsia"/>
        </w:rPr>
        <w:t xml:space="preserve"> QA.QC Plan (Preliminary).</w:t>
      </w:r>
    </w:p>
    <w:p w14:paraId="4A72B6F2" w14:textId="180E1FB1" w:rsidR="00374441" w:rsidRPr="00346674" w:rsidRDefault="00374441" w:rsidP="00374441">
      <w:pPr>
        <w:pStyle w:val="Heading2"/>
      </w:pPr>
      <w:bookmarkStart w:id="965" w:name="_Toc239456454"/>
      <w:r w:rsidRPr="00346674">
        <w:rPr>
          <w:rFonts w:hint="eastAsia"/>
        </w:rPr>
        <w:t xml:space="preserve">Quality </w:t>
      </w:r>
      <w:r w:rsidR="00C25A4A" w:rsidRPr="00346674">
        <w:rPr>
          <w:rFonts w:hint="eastAsia"/>
        </w:rPr>
        <w:t>Management Manual</w:t>
      </w:r>
      <w:bookmarkEnd w:id="965"/>
    </w:p>
    <w:p w14:paraId="7038F704" w14:textId="34C06A56" w:rsidR="00F05EBC" w:rsidRPr="00346674" w:rsidRDefault="00F05EBC" w:rsidP="00342D41">
      <w:r w:rsidRPr="00346674">
        <w:rPr>
          <w:rFonts w:hint="eastAsia"/>
        </w:rPr>
        <w:t xml:space="preserve">Please refer to </w:t>
      </w:r>
      <w:r w:rsidRPr="00346674">
        <w:t>the</w:t>
      </w:r>
      <w:r w:rsidRPr="00346674">
        <w:rPr>
          <w:rFonts w:hint="eastAsia"/>
        </w:rPr>
        <w:t xml:space="preserve"> Appendix </w:t>
      </w:r>
      <w:r w:rsidR="00C974DB" w:rsidRPr="00346674">
        <w:rPr>
          <w:rFonts w:hint="eastAsia"/>
        </w:rPr>
        <w:t>3</w:t>
      </w:r>
      <w:r w:rsidRPr="00346674">
        <w:rPr>
          <w:rFonts w:hint="eastAsia"/>
        </w:rPr>
        <w:t xml:space="preserve"> </w:t>
      </w:r>
      <w:r w:rsidRPr="00346674">
        <w:t>–</w:t>
      </w:r>
      <w:r w:rsidRPr="00346674">
        <w:rPr>
          <w:rFonts w:hint="eastAsia"/>
        </w:rPr>
        <w:t xml:space="preserve"> Quality Management Manual and Appendix </w:t>
      </w:r>
      <w:r w:rsidR="00C974DB" w:rsidRPr="00346674">
        <w:rPr>
          <w:rFonts w:hint="eastAsia"/>
        </w:rPr>
        <w:t>4</w:t>
      </w:r>
      <w:r w:rsidRPr="00346674">
        <w:rPr>
          <w:rFonts w:hint="eastAsia"/>
        </w:rPr>
        <w:t xml:space="preserve"> - </w:t>
      </w:r>
      <w:r w:rsidRPr="00346674">
        <w:t>Quality</w:t>
      </w:r>
      <w:r w:rsidRPr="00346674">
        <w:rPr>
          <w:rFonts w:hint="eastAsia"/>
        </w:rPr>
        <w:t xml:space="preserve"> Process List.</w:t>
      </w:r>
    </w:p>
    <w:p w14:paraId="63B90CEE" w14:textId="550E9060" w:rsidR="00C25A4A" w:rsidRPr="00346674" w:rsidRDefault="00C25A4A" w:rsidP="00C25A4A">
      <w:pPr>
        <w:pStyle w:val="Heading2"/>
      </w:pPr>
      <w:bookmarkStart w:id="966" w:name="_Toc239456455"/>
      <w:r w:rsidRPr="00346674">
        <w:t>I</w:t>
      </w:r>
      <w:r w:rsidRPr="00346674">
        <w:rPr>
          <w:rFonts w:hint="eastAsia"/>
        </w:rPr>
        <w:t xml:space="preserve">SO </w:t>
      </w:r>
      <w:r w:rsidR="00796D04" w:rsidRPr="00346674">
        <w:rPr>
          <w:rFonts w:hint="eastAsia"/>
        </w:rPr>
        <w:t xml:space="preserve">9001 </w:t>
      </w:r>
      <w:r w:rsidRPr="00346674">
        <w:rPr>
          <w:rFonts w:hint="eastAsia"/>
        </w:rPr>
        <w:t>Certificate</w:t>
      </w:r>
      <w:bookmarkEnd w:id="966"/>
    </w:p>
    <w:p w14:paraId="7889C487" w14:textId="6BD46B71" w:rsidR="007D2956" w:rsidRPr="00346674" w:rsidRDefault="008A7319" w:rsidP="00010B21">
      <w:r w:rsidRPr="00346674">
        <w:rPr>
          <w:rFonts w:hint="eastAsia"/>
        </w:rPr>
        <w:t xml:space="preserve">Please refer to the Appendix </w:t>
      </w:r>
      <w:r w:rsidR="00C974DB" w:rsidRPr="00346674">
        <w:rPr>
          <w:rFonts w:hint="eastAsia"/>
        </w:rPr>
        <w:t>5</w:t>
      </w:r>
      <w:r w:rsidRPr="00346674">
        <w:rPr>
          <w:rFonts w:hint="eastAsia"/>
        </w:rPr>
        <w:t xml:space="preserve"> </w:t>
      </w:r>
      <w:r w:rsidRPr="00346674">
        <w:t>–</w:t>
      </w:r>
      <w:r w:rsidRPr="00346674">
        <w:rPr>
          <w:rFonts w:hint="eastAsia"/>
        </w:rPr>
        <w:t xml:space="preserve"> ISO 9001 Certificate.</w:t>
      </w:r>
    </w:p>
    <w:p w14:paraId="11647D87" w14:textId="77777777" w:rsidR="00395663" w:rsidRPr="00346674" w:rsidRDefault="00395663" w:rsidP="00395663">
      <w:pPr>
        <w:pStyle w:val="Heading2"/>
      </w:pPr>
      <w:bookmarkStart w:id="967" w:name="_Toc239456456"/>
      <w:r w:rsidRPr="00346674">
        <w:t>Quality</w:t>
      </w:r>
      <w:r w:rsidRPr="00346674">
        <w:rPr>
          <w:rFonts w:hint="eastAsia"/>
        </w:rPr>
        <w:t xml:space="preserve"> </w:t>
      </w:r>
      <w:r w:rsidRPr="00346674">
        <w:t>Organization</w:t>
      </w:r>
      <w:r w:rsidRPr="00346674">
        <w:rPr>
          <w:rFonts w:hint="eastAsia"/>
        </w:rPr>
        <w:t xml:space="preserve"> Chart</w:t>
      </w:r>
      <w:bookmarkEnd w:id="967"/>
    </w:p>
    <w:p w14:paraId="7E1BF3CA" w14:textId="286D4636" w:rsidR="00395663" w:rsidRPr="00346674" w:rsidRDefault="00395663" w:rsidP="00010B21">
      <w:r w:rsidRPr="00346674">
        <w:rPr>
          <w:rFonts w:hint="eastAsia"/>
        </w:rPr>
        <w:t xml:space="preserve">The </w:t>
      </w:r>
      <w:r w:rsidRPr="00346674">
        <w:t>Bidder’s</w:t>
      </w:r>
      <w:r w:rsidRPr="00346674">
        <w:rPr>
          <w:rFonts w:hint="eastAsia"/>
        </w:rPr>
        <w:t xml:space="preserve"> Quality Organization is as shown below.</w:t>
      </w:r>
    </w:p>
    <w:p w14:paraId="5C912615" w14:textId="77777777" w:rsidR="002C3C54" w:rsidRPr="00346674" w:rsidRDefault="002C3C54" w:rsidP="002C3C54">
      <w:pPr>
        <w:keepNext/>
      </w:pPr>
      <w:r w:rsidRPr="00346674">
        <w:rPr>
          <w:noProof/>
        </w:rPr>
        <w:drawing>
          <wp:inline distT="0" distB="0" distL="0" distR="0" wp14:anchorId="19299B1B" wp14:editId="1195ACD9">
            <wp:extent cx="4872251" cy="2802765"/>
            <wp:effectExtent l="0" t="0" r="5080" b="0"/>
            <wp:docPr id="2532647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4763" name=""/>
                    <pic:cNvPicPr/>
                  </pic:nvPicPr>
                  <pic:blipFill>
                    <a:blip r:embed="rId30"/>
                    <a:stretch>
                      <a:fillRect/>
                    </a:stretch>
                  </pic:blipFill>
                  <pic:spPr>
                    <a:xfrm>
                      <a:off x="0" y="0"/>
                      <a:ext cx="4878010" cy="2806078"/>
                    </a:xfrm>
                    <a:prstGeom prst="rect">
                      <a:avLst/>
                    </a:prstGeom>
                  </pic:spPr>
                </pic:pic>
              </a:graphicData>
            </a:graphic>
          </wp:inline>
        </w:drawing>
      </w:r>
    </w:p>
    <w:tbl>
      <w:tblPr>
        <w:tblpPr w:leftFromText="142" w:rightFromText="142" w:vertAnchor="text" w:horzAnchor="margin" w:tblpXSpec="right" w:tblpY="1242"/>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2C610603" w14:textId="77777777" w:rsidTr="007924B4">
        <w:trPr>
          <w:trHeight w:val="932"/>
        </w:trPr>
        <w:tc>
          <w:tcPr>
            <w:tcW w:w="5000" w:type="pct"/>
            <w:gridSpan w:val="2"/>
          </w:tcPr>
          <w:p w14:paraId="1BBBD5DE"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1008603F"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5AA9BC7D" w14:textId="77777777" w:rsidTr="007924B4">
        <w:trPr>
          <w:trHeight w:val="355"/>
        </w:trPr>
        <w:tc>
          <w:tcPr>
            <w:tcW w:w="5000" w:type="pct"/>
            <w:gridSpan w:val="2"/>
          </w:tcPr>
          <w:p w14:paraId="2130729D" w14:textId="2871CB12"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7F610B0A" w14:textId="77777777" w:rsidTr="007924B4">
        <w:trPr>
          <w:trHeight w:val="49"/>
        </w:trPr>
        <w:tc>
          <w:tcPr>
            <w:tcW w:w="2041" w:type="pct"/>
          </w:tcPr>
          <w:p w14:paraId="3CB0DDE1" w14:textId="13EE913F"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683CCBBD" w14:textId="6E03374E"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7" behindDoc="1" locked="0" layoutInCell="1" allowOverlap="1" wp14:anchorId="21AC6312" wp14:editId="64048B43">
                  <wp:simplePos x="0" y="0"/>
                  <wp:positionH relativeFrom="column">
                    <wp:posOffset>1232535</wp:posOffset>
                  </wp:positionH>
                  <wp:positionV relativeFrom="paragraph">
                    <wp:posOffset>313690</wp:posOffset>
                  </wp:positionV>
                  <wp:extent cx="543560" cy="455930"/>
                  <wp:effectExtent l="0" t="0" r="8890" b="1270"/>
                  <wp:wrapNone/>
                  <wp:docPr id="2035739665"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50" behindDoc="1" locked="0" layoutInCell="1" allowOverlap="1" wp14:anchorId="21FDAA96" wp14:editId="1B861210">
                  <wp:simplePos x="0" y="0"/>
                  <wp:positionH relativeFrom="column">
                    <wp:posOffset>2341245</wp:posOffset>
                  </wp:positionH>
                  <wp:positionV relativeFrom="paragraph">
                    <wp:posOffset>-35560</wp:posOffset>
                  </wp:positionV>
                  <wp:extent cx="782320" cy="778510"/>
                  <wp:effectExtent l="38100" t="38100" r="36830" b="40640"/>
                  <wp:wrapNone/>
                  <wp:docPr id="3691627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68"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69"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12109A57" w14:textId="77777777" w:rsidTr="007924B4">
        <w:trPr>
          <w:trHeight w:val="407"/>
        </w:trPr>
        <w:tc>
          <w:tcPr>
            <w:tcW w:w="2041" w:type="pct"/>
            <w:vAlign w:val="center"/>
          </w:tcPr>
          <w:p w14:paraId="48F188BA"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7517186A"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7942A738" w14:textId="143611AC" w:rsidR="007D2956" w:rsidRPr="00346674" w:rsidRDefault="002C3C54" w:rsidP="002C3C54">
      <w:pPr>
        <w:pStyle w:val="Figure"/>
        <w:ind w:left="0" w:hanging="10"/>
      </w:pPr>
      <w:r w:rsidRPr="00346674">
        <w:rPr>
          <w:rFonts w:eastAsiaTheme="minorEastAsia" w:hint="eastAsia"/>
        </w:rPr>
        <w:t>Quality Organization Chart</w:t>
      </w:r>
    </w:p>
    <w:p w14:paraId="49E7AE47" w14:textId="77777777" w:rsidR="007D2956" w:rsidRPr="00346674" w:rsidRDefault="007D2956">
      <w:pPr>
        <w:ind w:left="0"/>
        <w:jc w:val="left"/>
      </w:pPr>
      <w:r w:rsidRPr="00346674">
        <w:br w:type="page"/>
      </w:r>
    </w:p>
    <w:p w14:paraId="2DD316E8" w14:textId="50658077" w:rsidR="009B5161" w:rsidRPr="00346674" w:rsidRDefault="009B5161" w:rsidP="00F5722E">
      <w:pPr>
        <w:pStyle w:val="X"/>
      </w:pPr>
      <w:bookmarkStart w:id="970" w:name="_Toc239456457"/>
      <w:r w:rsidRPr="00346674">
        <w:t>Summary of Bidders Manhours</w:t>
      </w:r>
      <w:bookmarkEnd w:id="970"/>
    </w:p>
    <w:p w14:paraId="5E9229D0" w14:textId="4FD279FD" w:rsidR="00337CB3" w:rsidRPr="00346674" w:rsidRDefault="00FB3C50" w:rsidP="00010B21">
      <w:r w:rsidRPr="00346674">
        <w:t>The following information is for Bid evaluation purposes only, and will not form part of the Contract</w:t>
      </w:r>
      <w:r w:rsidRPr="00346674">
        <w:rPr>
          <w:rFonts w:hint="eastAsia"/>
        </w:rPr>
        <w:t>.</w:t>
      </w:r>
    </w:p>
    <w:tbl>
      <w:tblPr>
        <w:tblW w:w="4687" w:type="pct"/>
        <w:tblInd w:w="5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70" w:type="dxa"/>
          <w:right w:w="170" w:type="dxa"/>
        </w:tblCellMar>
        <w:tblLook w:val="01E0" w:firstRow="1" w:lastRow="1" w:firstColumn="1" w:lastColumn="1" w:noHBand="0" w:noVBand="0"/>
      </w:tblPr>
      <w:tblGrid>
        <w:gridCol w:w="989"/>
        <w:gridCol w:w="5654"/>
        <w:gridCol w:w="2142"/>
      </w:tblGrid>
      <w:tr w:rsidR="00FB3C50" w:rsidRPr="00346674" w14:paraId="25B76A51" w14:textId="77777777" w:rsidTr="007924B4">
        <w:trPr>
          <w:trHeight w:val="406"/>
          <w:tblHeader/>
        </w:trPr>
        <w:tc>
          <w:tcPr>
            <w:tcW w:w="563" w:type="pct"/>
            <w:shd w:val="clear" w:color="auto" w:fill="D9D9D9" w:themeFill="background1" w:themeFillShade="D9"/>
            <w:vAlign w:val="center"/>
          </w:tcPr>
          <w:p w14:paraId="106A733C" w14:textId="72D5AB64" w:rsidR="00FB3C50" w:rsidRPr="00346674" w:rsidRDefault="00FB3C50" w:rsidP="00871AA6">
            <w:pPr>
              <w:pStyle w:val="TableHead"/>
              <w:spacing w:beforeLines="10" w:before="36" w:afterLines="10" w:after="36"/>
              <w:jc w:val="both"/>
              <w:rPr>
                <w:b/>
                <w:bCs/>
              </w:rPr>
            </w:pPr>
            <w:r w:rsidRPr="00346674">
              <w:rPr>
                <w:b/>
                <w:bCs/>
              </w:rPr>
              <w:t>REF</w:t>
            </w:r>
            <w:r w:rsidR="00871AA6" w:rsidRPr="00346674">
              <w:rPr>
                <w:rFonts w:hint="eastAsia"/>
                <w:b/>
                <w:bCs/>
              </w:rPr>
              <w:t xml:space="preserve"> N</w:t>
            </w:r>
            <w:r w:rsidRPr="00346674">
              <w:rPr>
                <w:b/>
                <w:bCs/>
              </w:rPr>
              <w:t>o.</w:t>
            </w:r>
          </w:p>
        </w:tc>
        <w:tc>
          <w:tcPr>
            <w:tcW w:w="3218" w:type="pct"/>
            <w:shd w:val="clear" w:color="auto" w:fill="D9D9D9" w:themeFill="background1" w:themeFillShade="D9"/>
            <w:vAlign w:val="center"/>
          </w:tcPr>
          <w:p w14:paraId="7204A3BC" w14:textId="14B866FC" w:rsidR="00FB3C50" w:rsidRPr="00346674" w:rsidRDefault="00D1417D" w:rsidP="00871AA6">
            <w:pPr>
              <w:pStyle w:val="TableHead"/>
              <w:spacing w:beforeLines="10" w:before="36" w:afterLines="10" w:after="36"/>
              <w:rPr>
                <w:b/>
                <w:bCs/>
              </w:rPr>
            </w:pPr>
            <w:r w:rsidRPr="00346674">
              <w:rPr>
                <w:b/>
                <w:bCs/>
              </w:rPr>
              <w:t>Item Description</w:t>
            </w:r>
          </w:p>
        </w:tc>
        <w:tc>
          <w:tcPr>
            <w:tcW w:w="1219" w:type="pct"/>
            <w:shd w:val="clear" w:color="auto" w:fill="D9D9D9" w:themeFill="background1" w:themeFillShade="D9"/>
            <w:vAlign w:val="center"/>
          </w:tcPr>
          <w:p w14:paraId="370A6AFE" w14:textId="77777777" w:rsidR="00FB3C50" w:rsidRPr="00346674" w:rsidRDefault="00FB3C50" w:rsidP="00FD735C">
            <w:pPr>
              <w:pStyle w:val="TableHead"/>
              <w:spacing w:beforeLines="10" w:before="36" w:afterLines="10" w:after="36"/>
              <w:rPr>
                <w:b/>
                <w:bCs/>
              </w:rPr>
            </w:pPr>
            <w:r w:rsidRPr="00346674">
              <w:rPr>
                <w:b/>
                <w:bCs/>
              </w:rPr>
              <w:t>Total Man hours</w:t>
            </w:r>
          </w:p>
        </w:tc>
      </w:tr>
      <w:tr w:rsidR="00FB3C50" w:rsidRPr="00346674" w14:paraId="629F0C84" w14:textId="77777777" w:rsidTr="007924B4">
        <w:trPr>
          <w:trHeight w:val="252"/>
        </w:trPr>
        <w:tc>
          <w:tcPr>
            <w:tcW w:w="563" w:type="pct"/>
            <w:shd w:val="clear" w:color="auto" w:fill="E8E8E8" w:themeFill="background2"/>
            <w:vAlign w:val="center"/>
          </w:tcPr>
          <w:p w14:paraId="08766951" w14:textId="77777777" w:rsidR="00FB3C50" w:rsidRPr="00346674" w:rsidRDefault="00FB3C50" w:rsidP="00FD735C">
            <w:pPr>
              <w:pStyle w:val="TableHead"/>
              <w:spacing w:beforeLines="10" w:before="36" w:afterLines="10" w:after="36"/>
              <w:rPr>
                <w:b/>
                <w:bCs/>
              </w:rPr>
            </w:pPr>
            <w:r w:rsidRPr="00346674">
              <w:rPr>
                <w:b/>
                <w:bCs/>
              </w:rPr>
              <w:t>1</w:t>
            </w:r>
          </w:p>
        </w:tc>
        <w:tc>
          <w:tcPr>
            <w:tcW w:w="3218" w:type="pct"/>
            <w:shd w:val="clear" w:color="auto" w:fill="E8E8E8" w:themeFill="background2"/>
            <w:vAlign w:val="center"/>
          </w:tcPr>
          <w:p w14:paraId="41B2EB45" w14:textId="77777777" w:rsidR="00FB3C50" w:rsidRPr="00346674" w:rsidRDefault="00FB3C50" w:rsidP="00FD735C">
            <w:pPr>
              <w:pStyle w:val="TableHead"/>
              <w:spacing w:beforeLines="10" w:before="36" w:afterLines="10" w:after="36"/>
              <w:jc w:val="left"/>
              <w:rPr>
                <w:b/>
                <w:bCs/>
              </w:rPr>
            </w:pPr>
            <w:r w:rsidRPr="00346674">
              <w:rPr>
                <w:b/>
                <w:bCs/>
              </w:rPr>
              <w:t>Project Management</w:t>
            </w:r>
          </w:p>
        </w:tc>
        <w:tc>
          <w:tcPr>
            <w:tcW w:w="1219" w:type="pct"/>
            <w:shd w:val="clear" w:color="auto" w:fill="E8E8E8" w:themeFill="background2"/>
            <w:vAlign w:val="center"/>
          </w:tcPr>
          <w:p w14:paraId="07F87B4E" w14:textId="77777777" w:rsidR="00FB3C50" w:rsidRPr="00346674" w:rsidRDefault="00FB3C50" w:rsidP="00FD735C">
            <w:pPr>
              <w:pStyle w:val="TableHead"/>
              <w:spacing w:beforeLines="10" w:before="36" w:afterLines="10" w:after="36"/>
              <w:jc w:val="right"/>
              <w:rPr>
                <w:b/>
                <w:bCs/>
              </w:rPr>
            </w:pPr>
          </w:p>
        </w:tc>
      </w:tr>
      <w:tr w:rsidR="00FB3C50" w:rsidRPr="00346674" w14:paraId="39FDAF84" w14:textId="77777777" w:rsidTr="007924B4">
        <w:trPr>
          <w:trHeight w:val="252"/>
        </w:trPr>
        <w:tc>
          <w:tcPr>
            <w:tcW w:w="563" w:type="pct"/>
            <w:vAlign w:val="center"/>
          </w:tcPr>
          <w:p w14:paraId="0AB0121A" w14:textId="2449E0D8" w:rsidR="00FB3C50" w:rsidRPr="00346674" w:rsidRDefault="000B111B" w:rsidP="00FD735C">
            <w:pPr>
              <w:pStyle w:val="TableHead"/>
              <w:spacing w:beforeLines="10" w:before="36" w:afterLines="10" w:after="36"/>
            </w:pPr>
            <w:r w:rsidRPr="00346674">
              <w:rPr>
                <w:rFonts w:hint="eastAsia"/>
              </w:rPr>
              <w:t>1.1</w:t>
            </w:r>
          </w:p>
        </w:tc>
        <w:tc>
          <w:tcPr>
            <w:tcW w:w="3218" w:type="pct"/>
            <w:vAlign w:val="center"/>
          </w:tcPr>
          <w:p w14:paraId="1FB3235F" w14:textId="63BF2BDA" w:rsidR="00FB3C50" w:rsidRPr="00346674" w:rsidRDefault="00D57358" w:rsidP="00FD735C">
            <w:pPr>
              <w:pStyle w:val="TableHead"/>
              <w:spacing w:beforeLines="10" w:before="36" w:afterLines="10" w:after="36"/>
              <w:jc w:val="left"/>
            </w:pPr>
            <w:r w:rsidRPr="00346674">
              <w:t>Project</w:t>
            </w:r>
            <w:r w:rsidRPr="00346674">
              <w:rPr>
                <w:rFonts w:hint="eastAsia"/>
              </w:rPr>
              <w:t xml:space="preserve"> Management</w:t>
            </w:r>
          </w:p>
        </w:tc>
        <w:tc>
          <w:tcPr>
            <w:tcW w:w="1219" w:type="pct"/>
            <w:vAlign w:val="center"/>
          </w:tcPr>
          <w:p w14:paraId="3660C8A2" w14:textId="72D74E4F" w:rsidR="00FB3C50" w:rsidRPr="00346674" w:rsidRDefault="00FB3C50" w:rsidP="00FD735C">
            <w:pPr>
              <w:pStyle w:val="TableHead"/>
              <w:spacing w:beforeLines="10" w:before="36" w:afterLines="10" w:after="36"/>
              <w:jc w:val="right"/>
            </w:pPr>
          </w:p>
        </w:tc>
      </w:tr>
      <w:tr w:rsidR="00FB3C50" w:rsidRPr="00346674" w14:paraId="67C9B238" w14:textId="77777777" w:rsidTr="007924B4">
        <w:trPr>
          <w:trHeight w:val="252"/>
        </w:trPr>
        <w:tc>
          <w:tcPr>
            <w:tcW w:w="563" w:type="pct"/>
            <w:vAlign w:val="center"/>
          </w:tcPr>
          <w:p w14:paraId="54432B6D" w14:textId="77777777" w:rsidR="00FB3C50" w:rsidRPr="00346674" w:rsidRDefault="00FB3C50" w:rsidP="00FD735C">
            <w:pPr>
              <w:pStyle w:val="TableHead"/>
              <w:spacing w:beforeLines="10" w:before="36" w:afterLines="10" w:after="36"/>
            </w:pPr>
          </w:p>
        </w:tc>
        <w:tc>
          <w:tcPr>
            <w:tcW w:w="3218" w:type="pct"/>
            <w:vAlign w:val="center"/>
          </w:tcPr>
          <w:p w14:paraId="2FE5D196" w14:textId="319DD7ED" w:rsidR="00FB3C50" w:rsidRPr="00346674" w:rsidRDefault="002C731B" w:rsidP="00FD735C">
            <w:pPr>
              <w:pStyle w:val="TableHead"/>
              <w:spacing w:beforeLines="10" w:before="36" w:afterLines="10" w:after="36"/>
              <w:jc w:val="left"/>
              <w:rPr>
                <w:b/>
                <w:bCs/>
              </w:rPr>
            </w:pPr>
            <w:r w:rsidRPr="00346674">
              <w:rPr>
                <w:rFonts w:hint="eastAsia"/>
                <w:b/>
                <w:bCs/>
              </w:rPr>
              <w:t>Sub Total</w:t>
            </w:r>
          </w:p>
        </w:tc>
        <w:tc>
          <w:tcPr>
            <w:tcW w:w="1219" w:type="pct"/>
            <w:vAlign w:val="center"/>
          </w:tcPr>
          <w:p w14:paraId="1EA62AEE" w14:textId="69CEEE3D" w:rsidR="00FB3C50" w:rsidRPr="00346674" w:rsidRDefault="00FB3C50" w:rsidP="00FD735C">
            <w:pPr>
              <w:pStyle w:val="TableHead"/>
              <w:spacing w:beforeLines="10" w:before="36" w:afterLines="10" w:after="36"/>
              <w:jc w:val="right"/>
              <w:rPr>
                <w:b/>
                <w:bCs/>
              </w:rPr>
            </w:pPr>
          </w:p>
        </w:tc>
      </w:tr>
      <w:tr w:rsidR="00FB3C50" w:rsidRPr="00346674" w14:paraId="3E164385" w14:textId="77777777" w:rsidTr="007924B4">
        <w:trPr>
          <w:trHeight w:val="252"/>
        </w:trPr>
        <w:tc>
          <w:tcPr>
            <w:tcW w:w="563" w:type="pct"/>
            <w:shd w:val="clear" w:color="auto" w:fill="E8E8E8" w:themeFill="background2"/>
            <w:vAlign w:val="center"/>
          </w:tcPr>
          <w:p w14:paraId="41445D08" w14:textId="77777777" w:rsidR="00FB3C50" w:rsidRPr="00346674" w:rsidRDefault="00FB3C50" w:rsidP="00FD735C">
            <w:pPr>
              <w:pStyle w:val="TableHead"/>
              <w:spacing w:beforeLines="10" w:before="36" w:afterLines="10" w:after="36"/>
              <w:rPr>
                <w:b/>
                <w:bCs/>
              </w:rPr>
            </w:pPr>
            <w:r w:rsidRPr="00346674">
              <w:rPr>
                <w:b/>
                <w:bCs/>
              </w:rPr>
              <w:t>2</w:t>
            </w:r>
          </w:p>
        </w:tc>
        <w:tc>
          <w:tcPr>
            <w:tcW w:w="3218" w:type="pct"/>
            <w:shd w:val="clear" w:color="auto" w:fill="E8E8E8" w:themeFill="background2"/>
            <w:vAlign w:val="center"/>
          </w:tcPr>
          <w:p w14:paraId="76B1CE79" w14:textId="77777777" w:rsidR="00FB3C50" w:rsidRPr="00346674" w:rsidRDefault="00FB3C50" w:rsidP="00FD735C">
            <w:pPr>
              <w:pStyle w:val="TableHead"/>
              <w:spacing w:beforeLines="10" w:before="36" w:afterLines="10" w:after="36"/>
              <w:jc w:val="left"/>
              <w:rPr>
                <w:b/>
                <w:bCs/>
              </w:rPr>
            </w:pPr>
            <w:r w:rsidRPr="00346674">
              <w:rPr>
                <w:b/>
                <w:bCs/>
              </w:rPr>
              <w:t>Engineering</w:t>
            </w:r>
          </w:p>
        </w:tc>
        <w:tc>
          <w:tcPr>
            <w:tcW w:w="1219" w:type="pct"/>
            <w:shd w:val="clear" w:color="auto" w:fill="E8E8E8" w:themeFill="background2"/>
            <w:vAlign w:val="center"/>
          </w:tcPr>
          <w:p w14:paraId="1E4AFE9B" w14:textId="77777777" w:rsidR="00FB3C50" w:rsidRPr="00346674" w:rsidRDefault="00FB3C50" w:rsidP="00FD735C">
            <w:pPr>
              <w:pStyle w:val="TableHead"/>
              <w:spacing w:beforeLines="10" w:before="36" w:afterLines="10" w:after="36"/>
              <w:jc w:val="right"/>
              <w:rPr>
                <w:b/>
                <w:bCs/>
              </w:rPr>
            </w:pPr>
          </w:p>
        </w:tc>
      </w:tr>
      <w:tr w:rsidR="00FB3C50" w:rsidRPr="00346674" w14:paraId="64DE003A" w14:textId="77777777" w:rsidTr="007924B4">
        <w:trPr>
          <w:trHeight w:val="252"/>
        </w:trPr>
        <w:tc>
          <w:tcPr>
            <w:tcW w:w="563" w:type="pct"/>
          </w:tcPr>
          <w:p w14:paraId="77291C88" w14:textId="5E965556" w:rsidR="00FB3C50" w:rsidRPr="00346674" w:rsidRDefault="000B111B" w:rsidP="00FD735C">
            <w:pPr>
              <w:pStyle w:val="TableHead"/>
              <w:spacing w:beforeLines="10" w:before="36" w:afterLines="10" w:after="36"/>
            </w:pPr>
            <w:r w:rsidRPr="00346674">
              <w:rPr>
                <w:rFonts w:hint="eastAsia"/>
              </w:rPr>
              <w:t>2.1</w:t>
            </w:r>
          </w:p>
        </w:tc>
        <w:tc>
          <w:tcPr>
            <w:tcW w:w="3218" w:type="pct"/>
          </w:tcPr>
          <w:p w14:paraId="7F3877BA" w14:textId="77777777" w:rsidR="00FB3C50" w:rsidRPr="00346674" w:rsidRDefault="00FB3C50" w:rsidP="00FD735C">
            <w:pPr>
              <w:pStyle w:val="TableHead"/>
              <w:spacing w:beforeLines="10" w:before="36" w:afterLines="10" w:after="36"/>
              <w:jc w:val="left"/>
            </w:pPr>
            <w:r w:rsidRPr="00346674">
              <w:t>Process</w:t>
            </w:r>
          </w:p>
        </w:tc>
        <w:tc>
          <w:tcPr>
            <w:tcW w:w="1219" w:type="pct"/>
          </w:tcPr>
          <w:p w14:paraId="3456112F" w14:textId="145536B3" w:rsidR="00FB3C50" w:rsidRPr="00346674" w:rsidRDefault="00FB3C50" w:rsidP="00FD735C">
            <w:pPr>
              <w:pStyle w:val="TableHead"/>
              <w:spacing w:beforeLines="10" w:before="36" w:afterLines="10" w:after="36"/>
              <w:jc w:val="right"/>
            </w:pPr>
          </w:p>
        </w:tc>
      </w:tr>
      <w:tr w:rsidR="00FB3C50" w:rsidRPr="00346674" w14:paraId="58CF89A7" w14:textId="77777777" w:rsidTr="007924B4">
        <w:trPr>
          <w:trHeight w:val="252"/>
        </w:trPr>
        <w:tc>
          <w:tcPr>
            <w:tcW w:w="563" w:type="pct"/>
          </w:tcPr>
          <w:p w14:paraId="33BBAE34" w14:textId="46523481" w:rsidR="00FB3C50" w:rsidRPr="00346674" w:rsidRDefault="000B111B" w:rsidP="00FD735C">
            <w:pPr>
              <w:pStyle w:val="TableHead"/>
              <w:spacing w:beforeLines="10" w:before="36" w:afterLines="10" w:after="36"/>
            </w:pPr>
            <w:r w:rsidRPr="00346674">
              <w:rPr>
                <w:rFonts w:hint="eastAsia"/>
              </w:rPr>
              <w:t>2.2</w:t>
            </w:r>
          </w:p>
        </w:tc>
        <w:tc>
          <w:tcPr>
            <w:tcW w:w="3218" w:type="pct"/>
          </w:tcPr>
          <w:p w14:paraId="4216C167" w14:textId="43C854AD" w:rsidR="00FB3C50" w:rsidRPr="00346674" w:rsidRDefault="002C731B" w:rsidP="00FD735C">
            <w:pPr>
              <w:pStyle w:val="TableHead"/>
              <w:spacing w:beforeLines="10" w:before="36" w:afterLines="10" w:after="36"/>
              <w:jc w:val="left"/>
            </w:pPr>
            <w:r w:rsidRPr="00346674">
              <w:t>Environment</w:t>
            </w:r>
          </w:p>
        </w:tc>
        <w:tc>
          <w:tcPr>
            <w:tcW w:w="1219" w:type="pct"/>
          </w:tcPr>
          <w:p w14:paraId="7E067550" w14:textId="754513B1" w:rsidR="00FB3C50" w:rsidRPr="00346674" w:rsidRDefault="00FB3C50" w:rsidP="00FD735C">
            <w:pPr>
              <w:pStyle w:val="TableHead"/>
              <w:spacing w:beforeLines="10" w:before="36" w:afterLines="10" w:after="36"/>
              <w:jc w:val="right"/>
            </w:pPr>
          </w:p>
        </w:tc>
      </w:tr>
      <w:tr w:rsidR="00FB3C50" w:rsidRPr="00346674" w14:paraId="5AD3F081" w14:textId="77777777" w:rsidTr="007924B4">
        <w:trPr>
          <w:trHeight w:val="252"/>
        </w:trPr>
        <w:tc>
          <w:tcPr>
            <w:tcW w:w="563" w:type="pct"/>
          </w:tcPr>
          <w:p w14:paraId="2CE0B4CB" w14:textId="6A66FFA2" w:rsidR="00FB3C50" w:rsidRPr="00346674" w:rsidRDefault="000B111B" w:rsidP="00FD735C">
            <w:pPr>
              <w:pStyle w:val="TableHead"/>
              <w:spacing w:beforeLines="10" w:before="36" w:afterLines="10" w:after="36"/>
            </w:pPr>
            <w:r w:rsidRPr="00346674">
              <w:rPr>
                <w:rFonts w:hint="eastAsia"/>
              </w:rPr>
              <w:t>2.3</w:t>
            </w:r>
          </w:p>
        </w:tc>
        <w:tc>
          <w:tcPr>
            <w:tcW w:w="3218" w:type="pct"/>
          </w:tcPr>
          <w:p w14:paraId="4384A384" w14:textId="19A989A6" w:rsidR="00FB3C50" w:rsidRPr="00346674" w:rsidRDefault="00422F29" w:rsidP="00FD735C">
            <w:pPr>
              <w:pStyle w:val="TableHead"/>
              <w:spacing w:beforeLines="10" w:before="36" w:afterLines="10" w:after="36"/>
              <w:jc w:val="left"/>
            </w:pPr>
            <w:r w:rsidRPr="00346674">
              <w:t>Rotating Equipmen</w:t>
            </w:r>
            <w:r w:rsidRPr="00346674">
              <w:rPr>
                <w:rFonts w:hint="eastAsia"/>
              </w:rPr>
              <w:t>t</w:t>
            </w:r>
          </w:p>
        </w:tc>
        <w:tc>
          <w:tcPr>
            <w:tcW w:w="1219" w:type="pct"/>
          </w:tcPr>
          <w:p w14:paraId="5281DBA3" w14:textId="63A38BB2" w:rsidR="00FB3C50" w:rsidRPr="00346674" w:rsidRDefault="00FB3C50" w:rsidP="00FD735C">
            <w:pPr>
              <w:pStyle w:val="TableHead"/>
              <w:spacing w:beforeLines="10" w:before="36" w:afterLines="10" w:after="36"/>
              <w:jc w:val="right"/>
            </w:pPr>
          </w:p>
        </w:tc>
      </w:tr>
      <w:tr w:rsidR="00FB3C50" w:rsidRPr="00346674" w14:paraId="3EEEAB62" w14:textId="77777777" w:rsidTr="007924B4">
        <w:trPr>
          <w:trHeight w:val="252"/>
        </w:trPr>
        <w:tc>
          <w:tcPr>
            <w:tcW w:w="563" w:type="pct"/>
          </w:tcPr>
          <w:p w14:paraId="0FBE5B1C" w14:textId="6E2F19E5" w:rsidR="00FB3C50" w:rsidRPr="00346674" w:rsidRDefault="000B111B" w:rsidP="00FD735C">
            <w:pPr>
              <w:pStyle w:val="TableHead"/>
              <w:spacing w:beforeLines="10" w:before="36" w:afterLines="10" w:after="36"/>
            </w:pPr>
            <w:r w:rsidRPr="00346674">
              <w:rPr>
                <w:rFonts w:hint="eastAsia"/>
              </w:rPr>
              <w:t>2.4</w:t>
            </w:r>
          </w:p>
        </w:tc>
        <w:tc>
          <w:tcPr>
            <w:tcW w:w="3218" w:type="pct"/>
          </w:tcPr>
          <w:p w14:paraId="14B9F746" w14:textId="2E695333" w:rsidR="00FB3C50" w:rsidRPr="00346674" w:rsidRDefault="00422F29" w:rsidP="00FD735C">
            <w:pPr>
              <w:pStyle w:val="TableHead"/>
              <w:spacing w:beforeLines="10" w:before="36" w:afterLines="10" w:after="36"/>
              <w:jc w:val="left"/>
            </w:pPr>
            <w:r w:rsidRPr="00346674">
              <w:t>Static Equipment</w:t>
            </w:r>
          </w:p>
        </w:tc>
        <w:tc>
          <w:tcPr>
            <w:tcW w:w="1219" w:type="pct"/>
          </w:tcPr>
          <w:p w14:paraId="3D4FF173" w14:textId="0054811D" w:rsidR="00FB3C50" w:rsidRPr="00346674" w:rsidRDefault="00FB3C50" w:rsidP="00FD735C">
            <w:pPr>
              <w:pStyle w:val="TableHead"/>
              <w:spacing w:beforeLines="10" w:before="36" w:afterLines="10" w:after="36"/>
              <w:jc w:val="right"/>
            </w:pPr>
          </w:p>
        </w:tc>
      </w:tr>
      <w:tr w:rsidR="00FB3C50" w:rsidRPr="00346674" w14:paraId="7ED711DC" w14:textId="77777777" w:rsidTr="007924B4">
        <w:trPr>
          <w:trHeight w:val="252"/>
        </w:trPr>
        <w:tc>
          <w:tcPr>
            <w:tcW w:w="563" w:type="pct"/>
          </w:tcPr>
          <w:p w14:paraId="6531A9F0" w14:textId="5E066005" w:rsidR="00FB3C50" w:rsidRPr="00346674" w:rsidRDefault="000B111B" w:rsidP="00FD735C">
            <w:pPr>
              <w:pStyle w:val="TableHead"/>
              <w:spacing w:beforeLines="10" w:before="36" w:afterLines="10" w:after="36"/>
            </w:pPr>
            <w:r w:rsidRPr="00346674">
              <w:rPr>
                <w:rFonts w:hint="eastAsia"/>
              </w:rPr>
              <w:t>2.5</w:t>
            </w:r>
          </w:p>
        </w:tc>
        <w:tc>
          <w:tcPr>
            <w:tcW w:w="3218" w:type="pct"/>
          </w:tcPr>
          <w:p w14:paraId="3D514623" w14:textId="3E4B0350" w:rsidR="00FB3C50" w:rsidRPr="00346674" w:rsidRDefault="00422F29" w:rsidP="00FD735C">
            <w:pPr>
              <w:pStyle w:val="TableHead"/>
              <w:spacing w:beforeLines="10" w:before="36" w:afterLines="10" w:after="36"/>
              <w:jc w:val="left"/>
            </w:pPr>
            <w:r w:rsidRPr="00346674">
              <w:rPr>
                <w:rFonts w:hint="eastAsia"/>
              </w:rPr>
              <w:t>Piping</w:t>
            </w:r>
          </w:p>
        </w:tc>
        <w:tc>
          <w:tcPr>
            <w:tcW w:w="1219" w:type="pct"/>
          </w:tcPr>
          <w:p w14:paraId="71FC8068" w14:textId="4FC7BBAA" w:rsidR="00FB3C50" w:rsidRPr="00346674" w:rsidRDefault="00FB3C50" w:rsidP="00FD735C">
            <w:pPr>
              <w:pStyle w:val="TableHead"/>
              <w:spacing w:beforeLines="10" w:before="36" w:afterLines="10" w:after="36"/>
              <w:jc w:val="right"/>
            </w:pPr>
          </w:p>
        </w:tc>
      </w:tr>
      <w:tr w:rsidR="002C731B" w:rsidRPr="00346674" w14:paraId="4E185B38" w14:textId="77777777" w:rsidTr="007924B4">
        <w:trPr>
          <w:trHeight w:val="252"/>
        </w:trPr>
        <w:tc>
          <w:tcPr>
            <w:tcW w:w="563" w:type="pct"/>
          </w:tcPr>
          <w:p w14:paraId="0C61DC68" w14:textId="4B57721C" w:rsidR="002C731B" w:rsidRPr="00346674" w:rsidRDefault="000B111B" w:rsidP="00FD735C">
            <w:pPr>
              <w:pStyle w:val="TableHead"/>
              <w:spacing w:beforeLines="10" w:before="36" w:afterLines="10" w:after="36"/>
            </w:pPr>
            <w:r w:rsidRPr="00346674">
              <w:rPr>
                <w:rFonts w:hint="eastAsia"/>
              </w:rPr>
              <w:t>2.6</w:t>
            </w:r>
          </w:p>
        </w:tc>
        <w:tc>
          <w:tcPr>
            <w:tcW w:w="3218" w:type="pct"/>
          </w:tcPr>
          <w:p w14:paraId="21512A9F" w14:textId="32B00EAF" w:rsidR="002C731B" w:rsidRPr="00346674" w:rsidRDefault="00422F29" w:rsidP="00FD735C">
            <w:pPr>
              <w:pStyle w:val="TableHead"/>
              <w:spacing w:beforeLines="10" w:before="36" w:afterLines="10" w:after="36"/>
              <w:jc w:val="left"/>
            </w:pPr>
            <w:r w:rsidRPr="00346674">
              <w:rPr>
                <w:rFonts w:hint="eastAsia"/>
              </w:rPr>
              <w:t xml:space="preserve">Fire </w:t>
            </w:r>
            <w:r w:rsidR="00A07F9C" w:rsidRPr="00346674">
              <w:rPr>
                <w:rFonts w:hint="eastAsia"/>
              </w:rPr>
              <w:t>Protection</w:t>
            </w:r>
          </w:p>
        </w:tc>
        <w:tc>
          <w:tcPr>
            <w:tcW w:w="1219" w:type="pct"/>
          </w:tcPr>
          <w:p w14:paraId="41DCC903" w14:textId="607F2878" w:rsidR="002C731B" w:rsidRPr="00346674" w:rsidRDefault="002C731B" w:rsidP="00FD735C">
            <w:pPr>
              <w:pStyle w:val="TableHead"/>
              <w:spacing w:beforeLines="10" w:before="36" w:afterLines="10" w:after="36"/>
              <w:jc w:val="right"/>
            </w:pPr>
          </w:p>
        </w:tc>
      </w:tr>
      <w:tr w:rsidR="002C731B" w:rsidRPr="00346674" w14:paraId="33CF1A65" w14:textId="77777777" w:rsidTr="007924B4">
        <w:trPr>
          <w:trHeight w:val="252"/>
        </w:trPr>
        <w:tc>
          <w:tcPr>
            <w:tcW w:w="563" w:type="pct"/>
          </w:tcPr>
          <w:p w14:paraId="65CE45C2" w14:textId="08C3E8D3" w:rsidR="002C731B" w:rsidRPr="00346674" w:rsidRDefault="000B111B" w:rsidP="00FD735C">
            <w:pPr>
              <w:pStyle w:val="TableHead"/>
              <w:spacing w:beforeLines="10" w:before="36" w:afterLines="10" w:after="36"/>
            </w:pPr>
            <w:r w:rsidRPr="00346674">
              <w:rPr>
                <w:rFonts w:hint="eastAsia"/>
              </w:rPr>
              <w:t>2.7</w:t>
            </w:r>
          </w:p>
        </w:tc>
        <w:tc>
          <w:tcPr>
            <w:tcW w:w="3218" w:type="pct"/>
          </w:tcPr>
          <w:p w14:paraId="3556FEBD" w14:textId="57836F89" w:rsidR="002C731B" w:rsidRPr="00346674" w:rsidRDefault="00422F29" w:rsidP="00FD735C">
            <w:pPr>
              <w:pStyle w:val="TableHead"/>
              <w:spacing w:beforeLines="10" w:before="36" w:afterLines="10" w:after="36"/>
              <w:jc w:val="left"/>
            </w:pPr>
            <w:r w:rsidRPr="00346674">
              <w:rPr>
                <w:rFonts w:hint="eastAsia"/>
              </w:rPr>
              <w:t>HVAC</w:t>
            </w:r>
          </w:p>
        </w:tc>
        <w:tc>
          <w:tcPr>
            <w:tcW w:w="1219" w:type="pct"/>
          </w:tcPr>
          <w:p w14:paraId="65777BA3" w14:textId="3612B8C5" w:rsidR="002C731B" w:rsidRPr="00346674" w:rsidRDefault="002C731B" w:rsidP="00FD735C">
            <w:pPr>
              <w:pStyle w:val="TableHead"/>
              <w:spacing w:beforeLines="10" w:before="36" w:afterLines="10" w:after="36"/>
              <w:jc w:val="right"/>
            </w:pPr>
          </w:p>
        </w:tc>
      </w:tr>
      <w:tr w:rsidR="002C731B" w:rsidRPr="00346674" w14:paraId="718B4A42" w14:textId="77777777" w:rsidTr="007924B4">
        <w:trPr>
          <w:trHeight w:val="252"/>
        </w:trPr>
        <w:tc>
          <w:tcPr>
            <w:tcW w:w="563" w:type="pct"/>
          </w:tcPr>
          <w:p w14:paraId="58C2D817" w14:textId="0246B724" w:rsidR="002C731B" w:rsidRPr="00346674" w:rsidRDefault="000B111B" w:rsidP="00FD735C">
            <w:pPr>
              <w:pStyle w:val="TableHead"/>
              <w:spacing w:beforeLines="10" w:before="36" w:afterLines="10" w:after="36"/>
            </w:pPr>
            <w:r w:rsidRPr="00346674">
              <w:rPr>
                <w:rFonts w:hint="eastAsia"/>
              </w:rPr>
              <w:t>2.8</w:t>
            </w:r>
          </w:p>
        </w:tc>
        <w:tc>
          <w:tcPr>
            <w:tcW w:w="3218" w:type="pct"/>
          </w:tcPr>
          <w:p w14:paraId="45E8C997" w14:textId="16BAA7C4" w:rsidR="002C731B" w:rsidRPr="00346674" w:rsidRDefault="00422F29" w:rsidP="00FD735C">
            <w:pPr>
              <w:pStyle w:val="TableHead"/>
              <w:spacing w:beforeLines="10" w:before="36" w:afterLines="10" w:after="36"/>
              <w:jc w:val="left"/>
            </w:pPr>
            <w:r w:rsidRPr="00346674">
              <w:rPr>
                <w:rFonts w:hint="eastAsia"/>
              </w:rPr>
              <w:t>Electrical</w:t>
            </w:r>
          </w:p>
        </w:tc>
        <w:tc>
          <w:tcPr>
            <w:tcW w:w="1219" w:type="pct"/>
          </w:tcPr>
          <w:p w14:paraId="0E8A7A87" w14:textId="45A67025" w:rsidR="002C731B" w:rsidRPr="00346674" w:rsidRDefault="002C731B" w:rsidP="00FD735C">
            <w:pPr>
              <w:pStyle w:val="TableHead"/>
              <w:spacing w:beforeLines="10" w:before="36" w:afterLines="10" w:after="36"/>
              <w:jc w:val="right"/>
            </w:pPr>
          </w:p>
        </w:tc>
      </w:tr>
      <w:tr w:rsidR="002C731B" w:rsidRPr="00346674" w14:paraId="3F01D437" w14:textId="77777777" w:rsidTr="007924B4">
        <w:trPr>
          <w:trHeight w:val="252"/>
        </w:trPr>
        <w:tc>
          <w:tcPr>
            <w:tcW w:w="563" w:type="pct"/>
          </w:tcPr>
          <w:p w14:paraId="02C6DC41" w14:textId="460FB631" w:rsidR="002C731B" w:rsidRPr="00346674" w:rsidRDefault="000B111B" w:rsidP="00FD735C">
            <w:pPr>
              <w:pStyle w:val="TableHead"/>
              <w:spacing w:beforeLines="10" w:before="36" w:afterLines="10" w:after="36"/>
            </w:pPr>
            <w:r w:rsidRPr="00346674">
              <w:rPr>
                <w:rFonts w:hint="eastAsia"/>
              </w:rPr>
              <w:t>2.9</w:t>
            </w:r>
          </w:p>
        </w:tc>
        <w:tc>
          <w:tcPr>
            <w:tcW w:w="3218" w:type="pct"/>
          </w:tcPr>
          <w:p w14:paraId="21FC560C" w14:textId="620A62EB" w:rsidR="002C731B" w:rsidRPr="00346674" w:rsidRDefault="00422F29" w:rsidP="00FD735C">
            <w:pPr>
              <w:pStyle w:val="TableHead"/>
              <w:spacing w:beforeLines="10" w:before="36" w:afterLines="10" w:after="36"/>
              <w:jc w:val="left"/>
            </w:pPr>
            <w:r w:rsidRPr="00346674">
              <w:rPr>
                <w:rFonts w:hint="eastAsia"/>
              </w:rPr>
              <w:t>Instrument &amp; Control</w:t>
            </w:r>
          </w:p>
        </w:tc>
        <w:tc>
          <w:tcPr>
            <w:tcW w:w="1219" w:type="pct"/>
          </w:tcPr>
          <w:p w14:paraId="687DD92F" w14:textId="59FC64EB" w:rsidR="002C731B" w:rsidRPr="00346674" w:rsidRDefault="002C731B" w:rsidP="00FD735C">
            <w:pPr>
              <w:pStyle w:val="TableHead"/>
              <w:spacing w:beforeLines="10" w:before="36" w:afterLines="10" w:after="36"/>
              <w:jc w:val="right"/>
            </w:pPr>
          </w:p>
        </w:tc>
      </w:tr>
      <w:tr w:rsidR="002C731B" w:rsidRPr="00346674" w14:paraId="546DA8E3" w14:textId="77777777" w:rsidTr="007924B4">
        <w:trPr>
          <w:trHeight w:val="252"/>
        </w:trPr>
        <w:tc>
          <w:tcPr>
            <w:tcW w:w="563" w:type="pct"/>
          </w:tcPr>
          <w:p w14:paraId="378D2DF4" w14:textId="39DA338A" w:rsidR="002C731B" w:rsidRPr="00346674" w:rsidRDefault="000B111B" w:rsidP="00FD735C">
            <w:pPr>
              <w:pStyle w:val="TableHead"/>
              <w:spacing w:beforeLines="10" w:before="36" w:afterLines="10" w:after="36"/>
            </w:pPr>
            <w:r w:rsidRPr="00346674">
              <w:rPr>
                <w:rFonts w:hint="eastAsia"/>
              </w:rPr>
              <w:t>2.10</w:t>
            </w:r>
          </w:p>
        </w:tc>
        <w:tc>
          <w:tcPr>
            <w:tcW w:w="3218" w:type="pct"/>
          </w:tcPr>
          <w:p w14:paraId="3E28C7FA" w14:textId="58FE2D3A" w:rsidR="002C731B" w:rsidRPr="00346674" w:rsidRDefault="00DA0DCA" w:rsidP="00FD735C">
            <w:pPr>
              <w:pStyle w:val="TableHead"/>
              <w:spacing w:beforeLines="10" w:before="36" w:afterLines="10" w:after="36"/>
              <w:jc w:val="left"/>
            </w:pPr>
            <w:r w:rsidRPr="00346674">
              <w:t>Civil</w:t>
            </w:r>
          </w:p>
        </w:tc>
        <w:tc>
          <w:tcPr>
            <w:tcW w:w="1219" w:type="pct"/>
          </w:tcPr>
          <w:p w14:paraId="3D8C8F99" w14:textId="56399762" w:rsidR="002C731B" w:rsidRPr="00346674" w:rsidRDefault="002C731B" w:rsidP="00FD735C">
            <w:pPr>
              <w:pStyle w:val="TableHead"/>
              <w:spacing w:beforeLines="10" w:before="36" w:afterLines="10" w:after="36"/>
              <w:jc w:val="right"/>
            </w:pPr>
          </w:p>
        </w:tc>
      </w:tr>
      <w:tr w:rsidR="002C731B" w:rsidRPr="00346674" w14:paraId="0923BC43" w14:textId="77777777" w:rsidTr="007924B4">
        <w:trPr>
          <w:trHeight w:val="252"/>
        </w:trPr>
        <w:tc>
          <w:tcPr>
            <w:tcW w:w="563" w:type="pct"/>
          </w:tcPr>
          <w:p w14:paraId="48661886" w14:textId="5C7D9135" w:rsidR="002C731B" w:rsidRPr="00346674" w:rsidRDefault="000B111B" w:rsidP="00FD735C">
            <w:pPr>
              <w:pStyle w:val="TableHead"/>
              <w:spacing w:beforeLines="10" w:before="36" w:afterLines="10" w:after="36"/>
            </w:pPr>
            <w:r w:rsidRPr="00346674">
              <w:rPr>
                <w:rFonts w:hint="eastAsia"/>
              </w:rPr>
              <w:t>2.11</w:t>
            </w:r>
          </w:p>
        </w:tc>
        <w:tc>
          <w:tcPr>
            <w:tcW w:w="3218" w:type="pct"/>
          </w:tcPr>
          <w:p w14:paraId="0FC7B2E3" w14:textId="2273BD1D" w:rsidR="002C731B" w:rsidRPr="00346674" w:rsidRDefault="00DA0DCA" w:rsidP="00FD735C">
            <w:pPr>
              <w:pStyle w:val="TableHead"/>
              <w:spacing w:beforeLines="10" w:before="36" w:afterLines="10" w:after="36"/>
              <w:jc w:val="left"/>
            </w:pPr>
            <w:r w:rsidRPr="00346674">
              <w:t>Architecture</w:t>
            </w:r>
            <w:r w:rsidRPr="00346674">
              <w:rPr>
                <w:rFonts w:hint="eastAsia"/>
              </w:rPr>
              <w:t xml:space="preserve"> and Structure</w:t>
            </w:r>
          </w:p>
        </w:tc>
        <w:tc>
          <w:tcPr>
            <w:tcW w:w="1219" w:type="pct"/>
          </w:tcPr>
          <w:p w14:paraId="7B2658A5" w14:textId="302C996E" w:rsidR="002C731B" w:rsidRPr="00346674" w:rsidRDefault="002C731B" w:rsidP="00FD735C">
            <w:pPr>
              <w:pStyle w:val="TableHead"/>
              <w:spacing w:beforeLines="10" w:before="36" w:afterLines="10" w:after="36"/>
              <w:jc w:val="right"/>
            </w:pPr>
          </w:p>
        </w:tc>
      </w:tr>
      <w:tr w:rsidR="00213255" w:rsidRPr="00346674" w14:paraId="61794907" w14:textId="77777777" w:rsidTr="007924B4">
        <w:trPr>
          <w:trHeight w:val="252"/>
        </w:trPr>
        <w:tc>
          <w:tcPr>
            <w:tcW w:w="563" w:type="pct"/>
          </w:tcPr>
          <w:p w14:paraId="09261B46" w14:textId="2C48B966" w:rsidR="00213255" w:rsidRPr="00346674" w:rsidRDefault="000B111B" w:rsidP="00FD735C">
            <w:pPr>
              <w:pStyle w:val="TableHead"/>
              <w:spacing w:beforeLines="10" w:before="36" w:afterLines="10" w:after="36"/>
            </w:pPr>
            <w:r w:rsidRPr="00346674">
              <w:rPr>
                <w:rFonts w:hint="eastAsia"/>
              </w:rPr>
              <w:t>2.12</w:t>
            </w:r>
          </w:p>
        </w:tc>
        <w:tc>
          <w:tcPr>
            <w:tcW w:w="3218" w:type="pct"/>
          </w:tcPr>
          <w:p w14:paraId="15F0FB1D" w14:textId="7F41C4E8" w:rsidR="00213255" w:rsidRPr="00346674" w:rsidRDefault="00C61895" w:rsidP="00FD735C">
            <w:pPr>
              <w:pStyle w:val="TableHead"/>
              <w:spacing w:beforeLines="10" w:before="36" w:afterLines="10" w:after="36"/>
              <w:jc w:val="left"/>
            </w:pPr>
            <w:r w:rsidRPr="00346674">
              <w:rPr>
                <w:rFonts w:hint="eastAsia"/>
              </w:rPr>
              <w:t>D</w:t>
            </w:r>
            <w:r w:rsidRPr="00346674">
              <w:t>e</w:t>
            </w:r>
            <w:r w:rsidRPr="00346674">
              <w:rPr>
                <w:rFonts w:hint="eastAsia"/>
              </w:rPr>
              <w:t>sign Safety</w:t>
            </w:r>
          </w:p>
        </w:tc>
        <w:tc>
          <w:tcPr>
            <w:tcW w:w="1219" w:type="pct"/>
          </w:tcPr>
          <w:p w14:paraId="58DE413B" w14:textId="486B9D53" w:rsidR="00213255" w:rsidRPr="00346674" w:rsidRDefault="00213255" w:rsidP="00FD735C">
            <w:pPr>
              <w:pStyle w:val="TableHead"/>
              <w:spacing w:beforeLines="10" w:before="36" w:afterLines="10" w:after="36"/>
              <w:jc w:val="right"/>
            </w:pPr>
          </w:p>
        </w:tc>
      </w:tr>
      <w:tr w:rsidR="00FB3C50" w:rsidRPr="00346674" w14:paraId="16FDCA08" w14:textId="77777777" w:rsidTr="007924B4">
        <w:trPr>
          <w:trHeight w:val="252"/>
        </w:trPr>
        <w:tc>
          <w:tcPr>
            <w:tcW w:w="563" w:type="pct"/>
          </w:tcPr>
          <w:p w14:paraId="1BD51D56" w14:textId="04BEF606" w:rsidR="00FB3C50" w:rsidRPr="00346674" w:rsidRDefault="000B111B" w:rsidP="00FD735C">
            <w:pPr>
              <w:pStyle w:val="TableHead"/>
              <w:spacing w:beforeLines="10" w:before="36" w:afterLines="10" w:after="36"/>
            </w:pPr>
            <w:r w:rsidRPr="00346674">
              <w:rPr>
                <w:rFonts w:hint="eastAsia"/>
              </w:rPr>
              <w:t>2.13</w:t>
            </w:r>
          </w:p>
        </w:tc>
        <w:tc>
          <w:tcPr>
            <w:tcW w:w="3218" w:type="pct"/>
          </w:tcPr>
          <w:p w14:paraId="59D31BD2" w14:textId="192BFA22" w:rsidR="00FB3C50" w:rsidRPr="00346674" w:rsidRDefault="00C61895" w:rsidP="00FD735C">
            <w:pPr>
              <w:pStyle w:val="TableHead"/>
              <w:spacing w:beforeLines="10" w:before="36" w:afterLines="10" w:after="36"/>
              <w:jc w:val="left"/>
            </w:pPr>
            <w:r w:rsidRPr="00346674">
              <w:rPr>
                <w:rFonts w:hint="eastAsia"/>
              </w:rPr>
              <w:t>Module</w:t>
            </w:r>
          </w:p>
        </w:tc>
        <w:tc>
          <w:tcPr>
            <w:tcW w:w="1219" w:type="pct"/>
          </w:tcPr>
          <w:p w14:paraId="12DF2E3E" w14:textId="0398E158" w:rsidR="00FB3C50" w:rsidRPr="00346674" w:rsidRDefault="00FB3C50" w:rsidP="00FD735C">
            <w:pPr>
              <w:pStyle w:val="TableHead"/>
              <w:spacing w:beforeLines="10" w:before="36" w:afterLines="10" w:after="36"/>
              <w:jc w:val="right"/>
            </w:pPr>
          </w:p>
        </w:tc>
      </w:tr>
      <w:tr w:rsidR="00FB3C50" w:rsidRPr="00346674" w14:paraId="1597992F" w14:textId="77777777" w:rsidTr="007924B4">
        <w:trPr>
          <w:trHeight w:val="252"/>
        </w:trPr>
        <w:tc>
          <w:tcPr>
            <w:tcW w:w="563" w:type="pct"/>
          </w:tcPr>
          <w:p w14:paraId="213C4FA7" w14:textId="29C3042B" w:rsidR="00FB3C50" w:rsidRPr="00346674" w:rsidRDefault="000B111B" w:rsidP="00FD735C">
            <w:pPr>
              <w:pStyle w:val="TableHead"/>
              <w:spacing w:beforeLines="10" w:before="36" w:afterLines="10" w:after="36"/>
            </w:pPr>
            <w:r w:rsidRPr="00346674">
              <w:rPr>
                <w:rFonts w:hint="eastAsia"/>
              </w:rPr>
              <w:t>2.14</w:t>
            </w:r>
          </w:p>
        </w:tc>
        <w:tc>
          <w:tcPr>
            <w:tcW w:w="3218" w:type="pct"/>
          </w:tcPr>
          <w:p w14:paraId="21C87CBB" w14:textId="71DE560E" w:rsidR="00FB3C50" w:rsidRPr="00346674" w:rsidRDefault="002074A7" w:rsidP="00FD735C">
            <w:pPr>
              <w:pStyle w:val="TableHead"/>
              <w:spacing w:beforeLines="10" w:before="36" w:afterLines="10" w:after="36"/>
              <w:jc w:val="left"/>
            </w:pPr>
            <w:r w:rsidRPr="00346674">
              <w:t xml:space="preserve">Comm.&amp; Start-up, Lab. Material </w:t>
            </w:r>
            <w:r w:rsidR="0095745D" w:rsidRPr="00346674">
              <w:t>etc.</w:t>
            </w:r>
          </w:p>
        </w:tc>
        <w:tc>
          <w:tcPr>
            <w:tcW w:w="1219" w:type="pct"/>
          </w:tcPr>
          <w:p w14:paraId="2365DB37" w14:textId="301EBE3B" w:rsidR="00FB3C50" w:rsidRPr="00346674" w:rsidRDefault="00FB3C50" w:rsidP="00FD735C">
            <w:pPr>
              <w:pStyle w:val="TableHead"/>
              <w:spacing w:beforeLines="10" w:before="36" w:afterLines="10" w:after="36"/>
              <w:jc w:val="right"/>
            </w:pPr>
          </w:p>
        </w:tc>
      </w:tr>
      <w:tr w:rsidR="002074A7" w:rsidRPr="00346674" w14:paraId="41294448" w14:textId="77777777" w:rsidTr="007924B4">
        <w:trPr>
          <w:trHeight w:val="252"/>
        </w:trPr>
        <w:tc>
          <w:tcPr>
            <w:tcW w:w="563" w:type="pct"/>
            <w:vAlign w:val="center"/>
          </w:tcPr>
          <w:p w14:paraId="064DC3B4" w14:textId="77777777" w:rsidR="002074A7" w:rsidRPr="00346674" w:rsidRDefault="002074A7" w:rsidP="00FD735C">
            <w:pPr>
              <w:pStyle w:val="TableHead"/>
              <w:spacing w:beforeLines="10" w:before="36" w:afterLines="10" w:after="36"/>
            </w:pPr>
          </w:p>
        </w:tc>
        <w:tc>
          <w:tcPr>
            <w:tcW w:w="3218" w:type="pct"/>
            <w:vAlign w:val="center"/>
          </w:tcPr>
          <w:p w14:paraId="70599180" w14:textId="5A50A4EA" w:rsidR="002074A7" w:rsidRPr="00346674" w:rsidRDefault="002074A7" w:rsidP="00FD735C">
            <w:pPr>
              <w:pStyle w:val="TableHead"/>
              <w:spacing w:beforeLines="10" w:before="36" w:afterLines="10" w:after="36"/>
              <w:jc w:val="left"/>
            </w:pPr>
            <w:r w:rsidRPr="00346674">
              <w:rPr>
                <w:rFonts w:hint="eastAsia"/>
                <w:b/>
                <w:bCs/>
              </w:rPr>
              <w:t>Sub Total</w:t>
            </w:r>
          </w:p>
        </w:tc>
        <w:tc>
          <w:tcPr>
            <w:tcW w:w="1219" w:type="pct"/>
            <w:vAlign w:val="center"/>
          </w:tcPr>
          <w:p w14:paraId="372FD5C9" w14:textId="0FAA3705" w:rsidR="00056B86" w:rsidRPr="00346674" w:rsidRDefault="00056B86" w:rsidP="00FD735C">
            <w:pPr>
              <w:pStyle w:val="TableHead"/>
              <w:spacing w:beforeLines="10" w:before="36" w:afterLines="10" w:after="36"/>
              <w:jc w:val="right"/>
              <w:rPr>
                <w:b/>
                <w:bCs/>
              </w:rPr>
            </w:pPr>
          </w:p>
        </w:tc>
      </w:tr>
      <w:tr w:rsidR="002074A7" w:rsidRPr="00346674" w14:paraId="2D6CE69A" w14:textId="77777777" w:rsidTr="007924B4">
        <w:trPr>
          <w:trHeight w:val="252"/>
        </w:trPr>
        <w:tc>
          <w:tcPr>
            <w:tcW w:w="563" w:type="pct"/>
            <w:shd w:val="clear" w:color="auto" w:fill="E8E8E8" w:themeFill="background2"/>
          </w:tcPr>
          <w:p w14:paraId="4ACBE509" w14:textId="2EE1312B" w:rsidR="002074A7" w:rsidRPr="00346674" w:rsidRDefault="00764D39" w:rsidP="00FD735C">
            <w:pPr>
              <w:pStyle w:val="TableHead"/>
              <w:spacing w:beforeLines="10" w:before="36" w:afterLines="10" w:after="36"/>
              <w:rPr>
                <w:b/>
                <w:bCs/>
              </w:rPr>
            </w:pPr>
            <w:r w:rsidRPr="00346674">
              <w:rPr>
                <w:rFonts w:hint="eastAsia"/>
                <w:b/>
                <w:bCs/>
              </w:rPr>
              <w:t>3</w:t>
            </w:r>
          </w:p>
        </w:tc>
        <w:tc>
          <w:tcPr>
            <w:tcW w:w="3218" w:type="pct"/>
            <w:shd w:val="clear" w:color="auto" w:fill="E8E8E8" w:themeFill="background2"/>
          </w:tcPr>
          <w:p w14:paraId="0B1E70A0" w14:textId="536293BE" w:rsidR="002074A7" w:rsidRPr="00346674" w:rsidRDefault="00764D39" w:rsidP="00FD735C">
            <w:pPr>
              <w:pStyle w:val="TableHead"/>
              <w:spacing w:beforeLines="10" w:before="36" w:afterLines="10" w:after="36"/>
              <w:jc w:val="left"/>
              <w:rPr>
                <w:b/>
                <w:bCs/>
              </w:rPr>
            </w:pPr>
            <w:r w:rsidRPr="00346674">
              <w:rPr>
                <w:rFonts w:hint="eastAsia"/>
                <w:b/>
                <w:bCs/>
              </w:rPr>
              <w:t>Procurement</w:t>
            </w:r>
          </w:p>
        </w:tc>
        <w:tc>
          <w:tcPr>
            <w:tcW w:w="1219" w:type="pct"/>
            <w:shd w:val="clear" w:color="auto" w:fill="E8E8E8" w:themeFill="background2"/>
          </w:tcPr>
          <w:p w14:paraId="29D3623F" w14:textId="77777777" w:rsidR="002074A7" w:rsidRPr="00346674" w:rsidRDefault="002074A7" w:rsidP="00FD735C">
            <w:pPr>
              <w:pStyle w:val="TableHead"/>
              <w:spacing w:beforeLines="10" w:before="36" w:afterLines="10" w:after="36"/>
            </w:pPr>
          </w:p>
        </w:tc>
      </w:tr>
      <w:tr w:rsidR="00764D39" w:rsidRPr="00346674" w14:paraId="5C1F1C90" w14:textId="77777777" w:rsidTr="007924B4">
        <w:trPr>
          <w:trHeight w:val="252"/>
        </w:trPr>
        <w:tc>
          <w:tcPr>
            <w:tcW w:w="563" w:type="pct"/>
          </w:tcPr>
          <w:p w14:paraId="1B5CD163" w14:textId="1EF5DDF6" w:rsidR="00764D39" w:rsidRPr="00346674" w:rsidRDefault="000B111B" w:rsidP="00FD735C">
            <w:pPr>
              <w:pStyle w:val="TableHead"/>
              <w:spacing w:beforeLines="10" w:before="36" w:afterLines="10" w:after="36"/>
            </w:pPr>
            <w:r w:rsidRPr="00346674">
              <w:rPr>
                <w:rFonts w:hint="eastAsia"/>
              </w:rPr>
              <w:t>3.1</w:t>
            </w:r>
          </w:p>
        </w:tc>
        <w:tc>
          <w:tcPr>
            <w:tcW w:w="3218" w:type="pct"/>
          </w:tcPr>
          <w:p w14:paraId="52D995FC" w14:textId="641C9BD0" w:rsidR="00764D39" w:rsidRPr="00346674" w:rsidRDefault="0074581F" w:rsidP="00FD735C">
            <w:pPr>
              <w:pStyle w:val="TableHead"/>
              <w:spacing w:beforeLines="10" w:before="36" w:afterLines="10" w:after="36"/>
              <w:jc w:val="left"/>
            </w:pPr>
            <w:r w:rsidRPr="00346674">
              <w:rPr>
                <w:rFonts w:hint="eastAsia"/>
              </w:rPr>
              <w:t>Procurement Coordination</w:t>
            </w:r>
          </w:p>
        </w:tc>
        <w:tc>
          <w:tcPr>
            <w:tcW w:w="1219" w:type="pct"/>
          </w:tcPr>
          <w:p w14:paraId="005BC848" w14:textId="5CE07EB4" w:rsidR="00764D39" w:rsidRPr="00346674" w:rsidRDefault="002A5220" w:rsidP="00FD735C">
            <w:pPr>
              <w:pStyle w:val="TableHead"/>
              <w:spacing w:beforeLines="10" w:before="36" w:afterLines="10" w:after="36"/>
            </w:pPr>
            <w:r w:rsidRPr="00346674">
              <w:t>Included in Item 1</w:t>
            </w:r>
          </w:p>
        </w:tc>
      </w:tr>
      <w:tr w:rsidR="0074581F" w:rsidRPr="00346674" w14:paraId="27635156" w14:textId="77777777" w:rsidTr="007924B4">
        <w:trPr>
          <w:trHeight w:val="252"/>
        </w:trPr>
        <w:tc>
          <w:tcPr>
            <w:tcW w:w="563" w:type="pct"/>
          </w:tcPr>
          <w:p w14:paraId="69092D18" w14:textId="39F9179C" w:rsidR="0074581F" w:rsidRPr="00346674" w:rsidRDefault="000B111B" w:rsidP="00FD735C">
            <w:pPr>
              <w:pStyle w:val="TableHead"/>
              <w:spacing w:beforeLines="10" w:before="36" w:afterLines="10" w:after="36"/>
            </w:pPr>
            <w:r w:rsidRPr="00346674">
              <w:rPr>
                <w:rFonts w:hint="eastAsia"/>
              </w:rPr>
              <w:t>3.2</w:t>
            </w:r>
          </w:p>
        </w:tc>
        <w:tc>
          <w:tcPr>
            <w:tcW w:w="3218" w:type="pct"/>
          </w:tcPr>
          <w:p w14:paraId="2013E15D" w14:textId="42F0B6EF" w:rsidR="0074581F" w:rsidRPr="00346674" w:rsidRDefault="0074581F" w:rsidP="00FD735C">
            <w:pPr>
              <w:pStyle w:val="TableHead"/>
              <w:spacing w:beforeLines="10" w:before="36" w:afterLines="10" w:after="36"/>
              <w:jc w:val="left"/>
            </w:pPr>
            <w:r w:rsidRPr="00346674">
              <w:rPr>
                <w:rFonts w:hint="eastAsia"/>
              </w:rPr>
              <w:t>Logistics</w:t>
            </w:r>
          </w:p>
        </w:tc>
        <w:tc>
          <w:tcPr>
            <w:tcW w:w="1219" w:type="pct"/>
          </w:tcPr>
          <w:p w14:paraId="35B978FD" w14:textId="243BF904" w:rsidR="0074581F" w:rsidRPr="00346674" w:rsidRDefault="002A5220" w:rsidP="00FD735C">
            <w:pPr>
              <w:pStyle w:val="TableHead"/>
              <w:spacing w:beforeLines="10" w:before="36" w:afterLines="10" w:after="36"/>
            </w:pPr>
            <w:r w:rsidRPr="00346674">
              <w:t>Included in Item 1</w:t>
            </w:r>
          </w:p>
        </w:tc>
      </w:tr>
      <w:tr w:rsidR="0074581F" w:rsidRPr="00346674" w14:paraId="20306B8D" w14:textId="77777777" w:rsidTr="007924B4">
        <w:trPr>
          <w:trHeight w:val="252"/>
        </w:trPr>
        <w:tc>
          <w:tcPr>
            <w:tcW w:w="563" w:type="pct"/>
          </w:tcPr>
          <w:p w14:paraId="0107863D" w14:textId="77777777" w:rsidR="0074581F" w:rsidRPr="00346674" w:rsidRDefault="0074581F" w:rsidP="00FD735C">
            <w:pPr>
              <w:pStyle w:val="TableHead"/>
              <w:spacing w:beforeLines="10" w:before="36" w:afterLines="10" w:after="36"/>
            </w:pPr>
          </w:p>
        </w:tc>
        <w:tc>
          <w:tcPr>
            <w:tcW w:w="3218" w:type="pct"/>
          </w:tcPr>
          <w:p w14:paraId="18B571A2" w14:textId="05EC8A34" w:rsidR="0074581F" w:rsidRPr="00346674" w:rsidRDefault="002A5220" w:rsidP="00FD735C">
            <w:pPr>
              <w:pStyle w:val="TableHead"/>
              <w:spacing w:beforeLines="10" w:before="36" w:afterLines="10" w:after="36"/>
              <w:jc w:val="left"/>
            </w:pPr>
            <w:r w:rsidRPr="00346674">
              <w:rPr>
                <w:rFonts w:hint="eastAsia"/>
                <w:b/>
                <w:bCs/>
              </w:rPr>
              <w:t>Sub Total</w:t>
            </w:r>
          </w:p>
        </w:tc>
        <w:tc>
          <w:tcPr>
            <w:tcW w:w="1219" w:type="pct"/>
            <w:vAlign w:val="center"/>
          </w:tcPr>
          <w:p w14:paraId="03D5126C" w14:textId="5E59784E" w:rsidR="0074581F" w:rsidRPr="00346674" w:rsidRDefault="00204C24" w:rsidP="00FD735C">
            <w:pPr>
              <w:pStyle w:val="TableHead"/>
              <w:spacing w:beforeLines="10" w:before="36" w:afterLines="10" w:after="36"/>
              <w:jc w:val="right"/>
              <w:rPr>
                <w:b/>
                <w:bCs/>
              </w:rPr>
            </w:pPr>
            <w:r w:rsidRPr="00346674">
              <w:rPr>
                <w:rFonts w:hint="eastAsia"/>
                <w:b/>
                <w:bCs/>
              </w:rPr>
              <w:t>-</w:t>
            </w:r>
          </w:p>
        </w:tc>
      </w:tr>
      <w:tr w:rsidR="0074581F" w:rsidRPr="00346674" w14:paraId="1A64B40A" w14:textId="77777777" w:rsidTr="007924B4">
        <w:trPr>
          <w:trHeight w:val="252"/>
        </w:trPr>
        <w:tc>
          <w:tcPr>
            <w:tcW w:w="563" w:type="pct"/>
            <w:shd w:val="clear" w:color="auto" w:fill="E8E8E8" w:themeFill="background2"/>
          </w:tcPr>
          <w:p w14:paraId="25EFD551" w14:textId="2FB1C751" w:rsidR="0074581F" w:rsidRPr="00346674" w:rsidRDefault="0074581F" w:rsidP="00FD735C">
            <w:pPr>
              <w:pStyle w:val="TableHead"/>
              <w:spacing w:beforeLines="10" w:before="36" w:afterLines="10" w:after="36"/>
              <w:rPr>
                <w:b/>
                <w:bCs/>
              </w:rPr>
            </w:pPr>
            <w:r w:rsidRPr="00346674">
              <w:rPr>
                <w:rFonts w:hint="eastAsia"/>
                <w:b/>
                <w:bCs/>
              </w:rPr>
              <w:t>4</w:t>
            </w:r>
          </w:p>
        </w:tc>
        <w:tc>
          <w:tcPr>
            <w:tcW w:w="3218" w:type="pct"/>
            <w:shd w:val="clear" w:color="auto" w:fill="E8E8E8" w:themeFill="background2"/>
          </w:tcPr>
          <w:p w14:paraId="7CD74B3B" w14:textId="52384C03" w:rsidR="0074581F" w:rsidRPr="00346674" w:rsidRDefault="0074581F" w:rsidP="00FD735C">
            <w:pPr>
              <w:pStyle w:val="TableHead"/>
              <w:spacing w:beforeLines="10" w:before="36" w:afterLines="10" w:after="36"/>
              <w:jc w:val="left"/>
              <w:rPr>
                <w:b/>
                <w:bCs/>
              </w:rPr>
            </w:pPr>
            <w:r w:rsidRPr="00346674">
              <w:rPr>
                <w:rFonts w:hint="eastAsia"/>
                <w:b/>
                <w:bCs/>
              </w:rPr>
              <w:t>Construction Management</w:t>
            </w:r>
          </w:p>
        </w:tc>
        <w:tc>
          <w:tcPr>
            <w:tcW w:w="1219" w:type="pct"/>
            <w:shd w:val="clear" w:color="auto" w:fill="E8E8E8" w:themeFill="background2"/>
          </w:tcPr>
          <w:p w14:paraId="6A6E0939" w14:textId="77777777" w:rsidR="0074581F" w:rsidRPr="00346674" w:rsidRDefault="0074581F" w:rsidP="00FD735C">
            <w:pPr>
              <w:pStyle w:val="TableHead"/>
              <w:spacing w:beforeLines="10" w:before="36" w:afterLines="10" w:after="36"/>
            </w:pPr>
          </w:p>
        </w:tc>
      </w:tr>
      <w:tr w:rsidR="0074581F" w:rsidRPr="00346674" w14:paraId="5316DB20" w14:textId="77777777" w:rsidTr="007924B4">
        <w:trPr>
          <w:trHeight w:val="252"/>
        </w:trPr>
        <w:tc>
          <w:tcPr>
            <w:tcW w:w="563" w:type="pct"/>
          </w:tcPr>
          <w:p w14:paraId="642FD5A7" w14:textId="24CAB363" w:rsidR="0074581F" w:rsidRPr="00346674" w:rsidRDefault="000B111B" w:rsidP="00FD735C">
            <w:pPr>
              <w:pStyle w:val="TableHead"/>
              <w:spacing w:beforeLines="10" w:before="36" w:afterLines="10" w:after="36"/>
            </w:pPr>
            <w:r w:rsidRPr="00346674">
              <w:rPr>
                <w:rFonts w:hint="eastAsia"/>
              </w:rPr>
              <w:t>4.1</w:t>
            </w:r>
          </w:p>
        </w:tc>
        <w:tc>
          <w:tcPr>
            <w:tcW w:w="3218" w:type="pct"/>
          </w:tcPr>
          <w:p w14:paraId="1A245285" w14:textId="206E7FF9" w:rsidR="0074581F" w:rsidRPr="00346674" w:rsidRDefault="00F7754D" w:rsidP="00FD735C">
            <w:pPr>
              <w:pStyle w:val="TableHead"/>
              <w:spacing w:beforeLines="10" w:before="36" w:afterLines="10" w:after="36"/>
              <w:jc w:val="left"/>
            </w:pPr>
            <w:r w:rsidRPr="00346674">
              <w:rPr>
                <w:rFonts w:hint="eastAsia"/>
              </w:rPr>
              <w:t>Construction Management</w:t>
            </w:r>
          </w:p>
        </w:tc>
        <w:tc>
          <w:tcPr>
            <w:tcW w:w="1219" w:type="pct"/>
          </w:tcPr>
          <w:p w14:paraId="7E7E6C8A" w14:textId="7CDB0168" w:rsidR="0074581F" w:rsidRPr="00346674" w:rsidRDefault="00F7754D" w:rsidP="00FD735C">
            <w:pPr>
              <w:pStyle w:val="TableHead"/>
              <w:spacing w:beforeLines="10" w:before="36" w:afterLines="10" w:after="36"/>
            </w:pPr>
            <w:r w:rsidRPr="00346674">
              <w:t>Included in Item 1</w:t>
            </w:r>
          </w:p>
        </w:tc>
      </w:tr>
      <w:tr w:rsidR="00204C24" w:rsidRPr="00346674" w14:paraId="042AE9F5" w14:textId="77777777" w:rsidTr="007924B4">
        <w:trPr>
          <w:trHeight w:val="252"/>
        </w:trPr>
        <w:tc>
          <w:tcPr>
            <w:tcW w:w="563" w:type="pct"/>
          </w:tcPr>
          <w:p w14:paraId="326EF95D" w14:textId="77777777" w:rsidR="00204C24" w:rsidRPr="00346674" w:rsidRDefault="00204C24" w:rsidP="00FD735C">
            <w:pPr>
              <w:pStyle w:val="TableHead"/>
              <w:spacing w:beforeLines="10" w:before="36" w:afterLines="10" w:after="36"/>
            </w:pPr>
          </w:p>
        </w:tc>
        <w:tc>
          <w:tcPr>
            <w:tcW w:w="3218" w:type="pct"/>
          </w:tcPr>
          <w:p w14:paraId="66613EFF" w14:textId="70A45F66" w:rsidR="00204C24" w:rsidRPr="00346674" w:rsidRDefault="00204C24" w:rsidP="00FD735C">
            <w:pPr>
              <w:pStyle w:val="TableHead"/>
              <w:spacing w:beforeLines="10" w:before="36" w:afterLines="10" w:after="36"/>
              <w:jc w:val="left"/>
            </w:pPr>
            <w:r w:rsidRPr="00346674">
              <w:rPr>
                <w:rFonts w:hint="eastAsia"/>
                <w:b/>
                <w:bCs/>
              </w:rPr>
              <w:t>Sub Total</w:t>
            </w:r>
          </w:p>
        </w:tc>
        <w:tc>
          <w:tcPr>
            <w:tcW w:w="1219" w:type="pct"/>
            <w:vAlign w:val="center"/>
          </w:tcPr>
          <w:p w14:paraId="3BBAB127" w14:textId="76715C8D" w:rsidR="00204C24" w:rsidRPr="00346674" w:rsidRDefault="00204C24" w:rsidP="00FD735C">
            <w:pPr>
              <w:pStyle w:val="TableHead"/>
              <w:spacing w:beforeLines="10" w:before="36" w:afterLines="10" w:after="36"/>
              <w:jc w:val="right"/>
            </w:pPr>
            <w:r w:rsidRPr="00346674">
              <w:rPr>
                <w:rFonts w:hint="eastAsia"/>
                <w:b/>
                <w:bCs/>
              </w:rPr>
              <w:t>-</w:t>
            </w:r>
          </w:p>
        </w:tc>
      </w:tr>
      <w:tr w:rsidR="00204C24" w:rsidRPr="00346674" w14:paraId="552CEAE3" w14:textId="77777777" w:rsidTr="00FD735C">
        <w:trPr>
          <w:trHeight w:val="252"/>
        </w:trPr>
        <w:tc>
          <w:tcPr>
            <w:tcW w:w="3781" w:type="pct"/>
            <w:gridSpan w:val="2"/>
            <w:shd w:val="clear" w:color="auto" w:fill="D9D9D9" w:themeFill="background1" w:themeFillShade="D9"/>
          </w:tcPr>
          <w:p w14:paraId="172E2297" w14:textId="0BD10E83" w:rsidR="00204C24" w:rsidRPr="00346674" w:rsidRDefault="00204C24" w:rsidP="00FD735C">
            <w:pPr>
              <w:pStyle w:val="TableHead"/>
              <w:spacing w:beforeLines="10" w:before="36" w:afterLines="10" w:after="36"/>
              <w:rPr>
                <w:b/>
                <w:bCs/>
              </w:rPr>
            </w:pPr>
            <w:r w:rsidRPr="00346674">
              <w:rPr>
                <w:b/>
                <w:bCs/>
              </w:rPr>
              <w:t>Total</w:t>
            </w:r>
          </w:p>
        </w:tc>
        <w:tc>
          <w:tcPr>
            <w:tcW w:w="1219" w:type="pct"/>
            <w:shd w:val="clear" w:color="auto" w:fill="D9D9D9" w:themeFill="background1" w:themeFillShade="D9"/>
          </w:tcPr>
          <w:p w14:paraId="5FF1AAA8" w14:textId="1505A83C" w:rsidR="00204C24" w:rsidRPr="00346674" w:rsidRDefault="00204C24" w:rsidP="00FD735C">
            <w:pPr>
              <w:pStyle w:val="TableHead"/>
              <w:spacing w:beforeLines="10" w:before="36" w:afterLines="10" w:after="36"/>
              <w:jc w:val="right"/>
              <w:rPr>
                <w:b/>
                <w:bCs/>
              </w:rPr>
            </w:pPr>
          </w:p>
        </w:tc>
      </w:tr>
    </w:tbl>
    <w:tbl>
      <w:tblPr>
        <w:tblpPr w:leftFromText="142" w:rightFromText="142" w:vertAnchor="text" w:horzAnchor="margin" w:tblpXSpec="right" w:tblpY="183"/>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7924B4" w:rsidRPr="00346674" w14:paraId="698EC98F" w14:textId="77777777" w:rsidTr="007924B4">
        <w:trPr>
          <w:trHeight w:val="932"/>
        </w:trPr>
        <w:tc>
          <w:tcPr>
            <w:tcW w:w="5000" w:type="pct"/>
            <w:gridSpan w:val="2"/>
          </w:tcPr>
          <w:p w14:paraId="472DD277" w14:textId="77777777" w:rsidR="007924B4" w:rsidRPr="00346674" w:rsidRDefault="007924B4" w:rsidP="007924B4">
            <w:pPr>
              <w:pStyle w:val="BodyText"/>
              <w:jc w:val="center"/>
              <w:rPr>
                <w:rFonts w:ascii="Cairo" w:hAnsi="Cairo" w:cs="Cairo"/>
                <w:b/>
                <w:bCs/>
                <w:szCs w:val="20"/>
              </w:rPr>
            </w:pPr>
            <w:r w:rsidRPr="00346674">
              <w:rPr>
                <w:rFonts w:ascii="Cairo" w:hAnsi="Cairo" w:cs="Cairo"/>
                <w:b/>
                <w:bCs/>
                <w:szCs w:val="20"/>
              </w:rPr>
              <w:t>THIS APPENDIX FORMS PART OF THE BID</w:t>
            </w:r>
          </w:p>
          <w:p w14:paraId="43F00223" w14:textId="77777777" w:rsidR="007924B4" w:rsidRPr="00346674" w:rsidRDefault="007924B4" w:rsidP="007924B4">
            <w:pPr>
              <w:pStyle w:val="BodyText"/>
              <w:jc w:val="center"/>
              <w:rPr>
                <w:rFonts w:ascii="Cairo" w:hAnsi="Cairo" w:cs="Cairo"/>
                <w:szCs w:val="20"/>
              </w:rPr>
            </w:pPr>
            <w:r w:rsidRPr="00346674">
              <w:rPr>
                <w:rFonts w:ascii="Cairo" w:hAnsi="Cairo" w:cs="Cairo"/>
                <w:szCs w:val="20"/>
              </w:rPr>
              <w:t>SUBMITTED BY</w:t>
            </w:r>
          </w:p>
        </w:tc>
      </w:tr>
      <w:tr w:rsidR="007924B4" w:rsidRPr="00346674" w14:paraId="555B117C" w14:textId="77777777" w:rsidTr="007924B4">
        <w:trPr>
          <w:trHeight w:val="355"/>
        </w:trPr>
        <w:tc>
          <w:tcPr>
            <w:tcW w:w="5000" w:type="pct"/>
            <w:gridSpan w:val="2"/>
          </w:tcPr>
          <w:p w14:paraId="25D772C7" w14:textId="74C6DC2E" w:rsidR="007924B4" w:rsidRPr="00346674" w:rsidRDefault="007924B4" w:rsidP="007924B4">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7924B4" w:rsidRPr="00346674" w14:paraId="33C9CDB2" w14:textId="77777777" w:rsidTr="007924B4">
        <w:trPr>
          <w:trHeight w:val="49"/>
        </w:trPr>
        <w:tc>
          <w:tcPr>
            <w:tcW w:w="2041" w:type="pct"/>
          </w:tcPr>
          <w:p w14:paraId="21BAB00B" w14:textId="32E3228F" w:rsidR="007924B4" w:rsidRPr="00346674" w:rsidRDefault="007924B4" w:rsidP="007924B4">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1200625A" w14:textId="0C6DADB7" w:rsidR="007924B4" w:rsidRPr="00346674" w:rsidRDefault="002B09EB" w:rsidP="007924B4">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8" behindDoc="1" locked="0" layoutInCell="1" allowOverlap="1" wp14:anchorId="6023956C" wp14:editId="48AAF1FF">
                  <wp:simplePos x="0" y="0"/>
                  <wp:positionH relativeFrom="column">
                    <wp:posOffset>1243330</wp:posOffset>
                  </wp:positionH>
                  <wp:positionV relativeFrom="paragraph">
                    <wp:posOffset>307340</wp:posOffset>
                  </wp:positionV>
                  <wp:extent cx="543560" cy="455930"/>
                  <wp:effectExtent l="0" t="0" r="8890" b="1270"/>
                  <wp:wrapNone/>
                  <wp:docPr id="546420474"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24B4" w:rsidRPr="00346674">
              <w:rPr>
                <w:noProof/>
              </w:rPr>
              <w:drawing>
                <wp:anchor distT="0" distB="0" distL="114300" distR="114300" simplePos="0" relativeHeight="251658251" behindDoc="1" locked="0" layoutInCell="1" allowOverlap="1" wp14:anchorId="4B719B09" wp14:editId="60559836">
                  <wp:simplePos x="0" y="0"/>
                  <wp:positionH relativeFrom="column">
                    <wp:posOffset>2341245</wp:posOffset>
                  </wp:positionH>
                  <wp:positionV relativeFrom="paragraph">
                    <wp:posOffset>-35560</wp:posOffset>
                  </wp:positionV>
                  <wp:extent cx="782320" cy="778510"/>
                  <wp:effectExtent l="38100" t="38100" r="36830" b="40640"/>
                  <wp:wrapNone/>
                  <wp:docPr id="5440495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7924B4" w:rsidRPr="00346674">
              <w:rPr>
                <w:rFonts w:ascii="Cairo" w:hAnsi="Cairo" w:cs="Cairo"/>
                <w:szCs w:val="20"/>
              </w:rPr>
              <w:t>DATE: ………………….……</w:t>
            </w:r>
            <w:del w:id="971" w:author="임영훈(Younghoon Lim)" w:date="2026-10-22T18:06:00Z" w16du:dateUtc="2026-10-22T09:06:00Z">
              <w:r w:rsidR="00B32A91" w:rsidRPr="00346674" w:rsidDel="00662947">
                <w:rPr>
                  <w:rFonts w:ascii="Cairo" w:hAnsi="Cairo" w:cs="Cairo" w:hint="eastAsia"/>
                  <w:szCs w:val="20"/>
                </w:rPr>
                <w:delText>05 Sep.</w:delText>
              </w:r>
              <w:r w:rsidR="007924B4" w:rsidRPr="00346674" w:rsidDel="00662947">
                <w:rPr>
                  <w:rFonts w:ascii="Cairo" w:hAnsi="Cairo" w:cs="Cairo" w:hint="eastAsia"/>
                  <w:szCs w:val="20"/>
                </w:rPr>
                <w:delText xml:space="preserve"> </w:delText>
              </w:r>
            </w:del>
            <w:ins w:id="972" w:author="임영훈(Younghoon Lim)" w:date="2026-10-22T18:06:00Z" w16du:dateUtc="2026-10-22T09:06:00Z">
              <w:r w:rsidR="00662947">
                <w:rPr>
                  <w:rFonts w:ascii="Cairo" w:hAnsi="Cairo" w:cs="Cairo" w:hint="eastAsia"/>
                  <w:szCs w:val="20"/>
                </w:rPr>
                <w:t>28 Oct.</w:t>
              </w:r>
            </w:ins>
            <w:r w:rsidR="007924B4" w:rsidRPr="00346674">
              <w:rPr>
                <w:rFonts w:ascii="Cairo" w:hAnsi="Cairo" w:cs="Cairo" w:hint="eastAsia"/>
                <w:szCs w:val="20"/>
              </w:rPr>
              <w:t>2026</w:t>
            </w:r>
            <w:r w:rsidR="007924B4" w:rsidRPr="00346674">
              <w:rPr>
                <w:rFonts w:ascii="Cairo" w:hAnsi="Cairo" w:cs="Cairo"/>
                <w:szCs w:val="20"/>
              </w:rPr>
              <w:t>……………………….</w:t>
            </w:r>
          </w:p>
        </w:tc>
      </w:tr>
      <w:tr w:rsidR="007924B4" w:rsidRPr="00346674" w14:paraId="4C5747FD" w14:textId="77777777" w:rsidTr="007924B4">
        <w:trPr>
          <w:trHeight w:val="407"/>
        </w:trPr>
        <w:tc>
          <w:tcPr>
            <w:tcW w:w="2041" w:type="pct"/>
            <w:vAlign w:val="center"/>
          </w:tcPr>
          <w:p w14:paraId="5FE4E594"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6B483648" w14:textId="77777777" w:rsidR="007924B4" w:rsidRPr="00346674" w:rsidRDefault="007924B4" w:rsidP="007924B4">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78A41D6C" w14:textId="08270838" w:rsidR="00AF01F8" w:rsidRPr="00346674" w:rsidRDefault="00AF01F8" w:rsidP="00FD735C">
      <w:pPr>
        <w:spacing w:line="240" w:lineRule="exact"/>
        <w:rPr>
          <w:sz w:val="6"/>
          <w:szCs w:val="10"/>
        </w:rPr>
      </w:pPr>
    </w:p>
    <w:p w14:paraId="321CB5CE" w14:textId="547831D8" w:rsidR="009B5161" w:rsidRPr="00346674" w:rsidRDefault="00550DDF" w:rsidP="00550DDF">
      <w:pPr>
        <w:pStyle w:val="X"/>
      </w:pPr>
      <w:bookmarkStart w:id="973" w:name="_Toc239456458"/>
      <w:r w:rsidRPr="00346674">
        <w:rPr>
          <w:rFonts w:hint="eastAsia"/>
        </w:rPr>
        <w:t>Un</w:t>
      </w:r>
      <w:r w:rsidR="009B5161" w:rsidRPr="00346674">
        <w:t>priced Estimated Construction Quantities</w:t>
      </w:r>
      <w:bookmarkEnd w:id="973"/>
    </w:p>
    <w:bookmarkEnd w:id="1"/>
    <w:p w14:paraId="1F9E10A6" w14:textId="5AA8FC8A" w:rsidR="00265030" w:rsidRPr="00346674" w:rsidRDefault="00265030" w:rsidP="00265030">
      <w:r w:rsidRPr="00346674">
        <w:t xml:space="preserve">To be developed later </w:t>
      </w:r>
      <w:r w:rsidRPr="00346674">
        <w:rPr>
          <w:rFonts w:hint="eastAsia"/>
        </w:rPr>
        <w:t>on during Phase 1</w:t>
      </w:r>
    </w:p>
    <w:p w14:paraId="7FE3A497" w14:textId="0DF179F6" w:rsidR="007E2360" w:rsidRPr="00346674" w:rsidRDefault="007E2360" w:rsidP="00AF01F8"/>
    <w:tbl>
      <w:tblPr>
        <w:tblpPr w:leftFromText="142" w:rightFromText="142" w:vertAnchor="text" w:horzAnchor="margin" w:tblpXSpec="right" w:tblpY="8269"/>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DA2F43" w:rsidRPr="00346674" w14:paraId="41A65550" w14:textId="77777777" w:rsidTr="00DA2F43">
        <w:trPr>
          <w:trHeight w:val="932"/>
        </w:trPr>
        <w:tc>
          <w:tcPr>
            <w:tcW w:w="5000" w:type="pct"/>
            <w:gridSpan w:val="2"/>
          </w:tcPr>
          <w:p w14:paraId="7C948709" w14:textId="77777777" w:rsidR="00DA2F43" w:rsidRPr="00346674" w:rsidRDefault="00DA2F43" w:rsidP="00DA2F43">
            <w:pPr>
              <w:pStyle w:val="BodyText"/>
              <w:jc w:val="center"/>
              <w:rPr>
                <w:rFonts w:ascii="Cairo" w:hAnsi="Cairo" w:cs="Cairo"/>
                <w:b/>
                <w:bCs/>
                <w:szCs w:val="20"/>
              </w:rPr>
            </w:pPr>
            <w:r w:rsidRPr="00346674">
              <w:rPr>
                <w:rFonts w:ascii="Cairo" w:hAnsi="Cairo" w:cs="Cairo"/>
                <w:b/>
                <w:bCs/>
                <w:szCs w:val="20"/>
              </w:rPr>
              <w:t>THIS APPENDIX FORMS PART OF THE BID</w:t>
            </w:r>
          </w:p>
          <w:p w14:paraId="690D6346" w14:textId="77777777" w:rsidR="00DA2F43" w:rsidRPr="00346674" w:rsidRDefault="00DA2F43" w:rsidP="00DA2F43">
            <w:pPr>
              <w:pStyle w:val="BodyText"/>
              <w:jc w:val="center"/>
              <w:rPr>
                <w:rFonts w:ascii="Cairo" w:hAnsi="Cairo" w:cs="Cairo"/>
                <w:szCs w:val="20"/>
              </w:rPr>
            </w:pPr>
            <w:r w:rsidRPr="00346674">
              <w:rPr>
                <w:rFonts w:ascii="Cairo" w:hAnsi="Cairo" w:cs="Cairo"/>
                <w:szCs w:val="20"/>
              </w:rPr>
              <w:t>SUBMITTED BY</w:t>
            </w:r>
          </w:p>
        </w:tc>
      </w:tr>
      <w:tr w:rsidR="00DA2F43" w:rsidRPr="00346674" w14:paraId="6586D3C5" w14:textId="77777777" w:rsidTr="00DA2F43">
        <w:trPr>
          <w:trHeight w:val="355"/>
        </w:trPr>
        <w:tc>
          <w:tcPr>
            <w:tcW w:w="5000" w:type="pct"/>
            <w:gridSpan w:val="2"/>
          </w:tcPr>
          <w:p w14:paraId="2523B295" w14:textId="4726470E" w:rsidR="00DA2F43" w:rsidRPr="00346674" w:rsidRDefault="00DA2F43" w:rsidP="00DA2F43">
            <w:pPr>
              <w:pStyle w:val="BodyText"/>
              <w:spacing w:before="120" w:after="120"/>
              <w:ind w:left="113"/>
              <w:jc w:val="lowKashida"/>
              <w:rPr>
                <w:rFonts w:ascii="Cairo" w:hAnsi="Cairo" w:cs="Cairo"/>
                <w:szCs w:val="20"/>
              </w:rPr>
            </w:pPr>
            <w:r w:rsidRPr="00346674">
              <w:rPr>
                <w:rFonts w:ascii="Cairo" w:hAnsi="Cairo" w:cs="Cairo"/>
                <w:szCs w:val="20"/>
              </w:rPr>
              <w:t xml:space="preserve">WORKS: EPC CONTRACT </w:t>
            </w:r>
            <w:r w:rsidR="001A5617" w:rsidRPr="00346674">
              <w:rPr>
                <w:rFonts w:ascii="Cairo" w:hAnsi="Cairo" w:cs="Cairo"/>
                <w:szCs w:val="20"/>
              </w:rPr>
              <w:t>FOR MM Cluster</w:t>
            </w:r>
            <w:r w:rsidRPr="00346674">
              <w:rPr>
                <w:rFonts w:ascii="Cairo" w:hAnsi="Cairo" w:cs="Cairo"/>
                <w:szCs w:val="20"/>
              </w:rPr>
              <w:t xml:space="preserve"> PROJECT</w:t>
            </w:r>
            <w:r w:rsidRPr="00346674">
              <w:rPr>
                <w:rFonts w:ascii="Cairo" w:hAnsi="Cairo" w:cs="Cairo"/>
              </w:rPr>
              <w:t>, KSA</w:t>
            </w:r>
          </w:p>
        </w:tc>
      </w:tr>
      <w:tr w:rsidR="00DA2F43" w:rsidRPr="00346674" w14:paraId="133FA818" w14:textId="77777777" w:rsidTr="00DA2F43">
        <w:trPr>
          <w:trHeight w:val="49"/>
        </w:trPr>
        <w:tc>
          <w:tcPr>
            <w:tcW w:w="2041" w:type="pct"/>
          </w:tcPr>
          <w:p w14:paraId="00771E03" w14:textId="5484FB92" w:rsidR="00DA2F43" w:rsidRPr="00346674" w:rsidRDefault="00DA2F43" w:rsidP="00DA2F43">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w:t>
            </w:r>
            <w:r w:rsidR="001A5617" w:rsidRPr="00346674">
              <w:rPr>
                <w:rFonts w:ascii="Cairo" w:hAnsi="Cairo" w:cs="Cairo"/>
                <w:szCs w:val="20"/>
                <w:lang w:val="pt-BR"/>
              </w:rPr>
              <w:t>101</w:t>
            </w:r>
          </w:p>
        </w:tc>
        <w:tc>
          <w:tcPr>
            <w:tcW w:w="2959" w:type="pct"/>
            <w:vAlign w:val="center"/>
          </w:tcPr>
          <w:p w14:paraId="74C70CB6" w14:textId="5AB943F7" w:rsidR="00DA2F43" w:rsidRPr="00346674" w:rsidRDefault="002B09EB" w:rsidP="00DA2F43">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69" behindDoc="1" locked="0" layoutInCell="1" allowOverlap="1" wp14:anchorId="2695570C" wp14:editId="2D92436B">
                  <wp:simplePos x="0" y="0"/>
                  <wp:positionH relativeFrom="column">
                    <wp:posOffset>1235710</wp:posOffset>
                  </wp:positionH>
                  <wp:positionV relativeFrom="paragraph">
                    <wp:posOffset>308610</wp:posOffset>
                  </wp:positionV>
                  <wp:extent cx="543560" cy="455930"/>
                  <wp:effectExtent l="0" t="0" r="8890" b="1270"/>
                  <wp:wrapNone/>
                  <wp:docPr id="988674783"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F43" w:rsidRPr="00346674">
              <w:rPr>
                <w:noProof/>
              </w:rPr>
              <w:drawing>
                <wp:anchor distT="0" distB="0" distL="114300" distR="114300" simplePos="0" relativeHeight="251658252" behindDoc="1" locked="0" layoutInCell="1" allowOverlap="1" wp14:anchorId="0F1FD849" wp14:editId="53B9218A">
                  <wp:simplePos x="0" y="0"/>
                  <wp:positionH relativeFrom="column">
                    <wp:posOffset>2341245</wp:posOffset>
                  </wp:positionH>
                  <wp:positionV relativeFrom="paragraph">
                    <wp:posOffset>-35560</wp:posOffset>
                  </wp:positionV>
                  <wp:extent cx="782320" cy="778510"/>
                  <wp:effectExtent l="38100" t="38100" r="36830" b="40640"/>
                  <wp:wrapNone/>
                  <wp:docPr id="7693539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DA2F43" w:rsidRPr="00346674">
              <w:rPr>
                <w:rFonts w:ascii="Cairo" w:hAnsi="Cairo" w:cs="Cairo"/>
                <w:szCs w:val="20"/>
              </w:rPr>
              <w:t>DATE: ………………….……</w:t>
            </w:r>
            <w:del w:id="974" w:author="임영훈(Younghoon Lim)" w:date="2026-10-22T18:06:00Z" w16du:dateUtc="2026-10-22T09:06:00Z">
              <w:r w:rsidR="00B32A91" w:rsidRPr="00346674" w:rsidDel="00662947">
                <w:rPr>
                  <w:rFonts w:ascii="Cairo" w:hAnsi="Cairo" w:cs="Cairo" w:hint="eastAsia"/>
                  <w:szCs w:val="20"/>
                </w:rPr>
                <w:delText>05 Sep.</w:delText>
              </w:r>
              <w:r w:rsidR="00DA2F43" w:rsidRPr="00346674" w:rsidDel="00662947">
                <w:rPr>
                  <w:rFonts w:ascii="Cairo" w:hAnsi="Cairo" w:cs="Cairo" w:hint="eastAsia"/>
                  <w:szCs w:val="20"/>
                </w:rPr>
                <w:delText xml:space="preserve"> </w:delText>
              </w:r>
            </w:del>
            <w:ins w:id="975" w:author="임영훈(Younghoon Lim)" w:date="2026-10-22T18:06:00Z" w16du:dateUtc="2026-10-22T09:06:00Z">
              <w:r w:rsidR="00662947">
                <w:rPr>
                  <w:rFonts w:ascii="Cairo" w:hAnsi="Cairo" w:cs="Cairo" w:hint="eastAsia"/>
                  <w:szCs w:val="20"/>
                </w:rPr>
                <w:t>28 Oct.</w:t>
              </w:r>
            </w:ins>
            <w:r w:rsidR="00DA2F43" w:rsidRPr="00346674">
              <w:rPr>
                <w:rFonts w:ascii="Cairo" w:hAnsi="Cairo" w:cs="Cairo" w:hint="eastAsia"/>
                <w:szCs w:val="20"/>
              </w:rPr>
              <w:t>2026</w:t>
            </w:r>
            <w:r w:rsidR="00DA2F43" w:rsidRPr="00346674">
              <w:rPr>
                <w:rFonts w:ascii="Cairo" w:hAnsi="Cairo" w:cs="Cairo"/>
                <w:szCs w:val="20"/>
              </w:rPr>
              <w:t>……………………….</w:t>
            </w:r>
          </w:p>
        </w:tc>
      </w:tr>
      <w:tr w:rsidR="00DA2F43" w:rsidRPr="00346674" w14:paraId="632149FA" w14:textId="77777777" w:rsidTr="00DA2F43">
        <w:trPr>
          <w:trHeight w:val="407"/>
        </w:trPr>
        <w:tc>
          <w:tcPr>
            <w:tcW w:w="2041" w:type="pct"/>
            <w:vAlign w:val="center"/>
          </w:tcPr>
          <w:p w14:paraId="0C20570C" w14:textId="77777777" w:rsidR="00DA2F43" w:rsidRPr="00346674" w:rsidRDefault="00DA2F43" w:rsidP="00DA2F43">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4FB80EEC" w14:textId="77777777" w:rsidR="00DA2F43" w:rsidRPr="00346674" w:rsidRDefault="00DA2F43" w:rsidP="00DA2F43">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4DCE6553" w14:textId="464931E0" w:rsidR="00AF01F8" w:rsidRPr="00346674" w:rsidRDefault="00AF01F8" w:rsidP="00DF30E8">
      <w:pPr>
        <w:ind w:left="0"/>
      </w:pPr>
    </w:p>
    <w:p w14:paraId="653A641A" w14:textId="34D29AAF" w:rsidR="009A3916" w:rsidRPr="00346674" w:rsidRDefault="00AF01F8">
      <w:pPr>
        <w:ind w:left="0"/>
        <w:jc w:val="left"/>
        <w:rPr>
          <w:rFonts w:eastAsiaTheme="minorEastAsia"/>
          <w:b/>
          <w:caps/>
          <w:szCs w:val="28"/>
        </w:rPr>
      </w:pPr>
      <w:r w:rsidRPr="00346674">
        <w:br w:type="page"/>
      </w:r>
    </w:p>
    <w:p w14:paraId="2B6BC36F" w14:textId="23D16D24" w:rsidR="009A3916" w:rsidRPr="00346674" w:rsidRDefault="00354F79" w:rsidP="00550DDF">
      <w:pPr>
        <w:pStyle w:val="X"/>
      </w:pPr>
      <w:bookmarkStart w:id="976" w:name="_Toc239456459"/>
      <w:commentRangeStart w:id="977"/>
      <w:r w:rsidRPr="00346674">
        <w:t>Assumption</w:t>
      </w:r>
      <w:r w:rsidR="00285270" w:rsidRPr="00346674">
        <w:t>s</w:t>
      </w:r>
      <w:r w:rsidRPr="00346674">
        <w:t xml:space="preserve"> and Exclusion</w:t>
      </w:r>
      <w:r w:rsidR="00285270" w:rsidRPr="00346674">
        <w:rPr>
          <w:rFonts w:hint="eastAsia"/>
        </w:rPr>
        <w:t>s</w:t>
      </w:r>
      <w:bookmarkEnd w:id="976"/>
      <w:commentRangeEnd w:id="977"/>
      <w:r w:rsidR="00127BDA" w:rsidRPr="00346674">
        <w:rPr>
          <w:rStyle w:val="CommentReference"/>
          <w:sz w:val="22"/>
          <w:szCs w:val="32"/>
        </w:rPr>
        <w:commentReference w:id="977"/>
      </w:r>
    </w:p>
    <w:p w14:paraId="7EF9AD57" w14:textId="300CCC91" w:rsidR="00285270" w:rsidRPr="00346674" w:rsidRDefault="00285270" w:rsidP="00285270">
      <w:r w:rsidRPr="00346674">
        <w:t xml:space="preserve">The </w:t>
      </w:r>
      <w:r w:rsidRPr="00346674">
        <w:rPr>
          <w:rFonts w:hint="eastAsia"/>
        </w:rPr>
        <w:t>Bidder</w:t>
      </w:r>
      <w:r w:rsidRPr="00346674">
        <w:t>’</w:t>
      </w:r>
      <w:r w:rsidRPr="00346674">
        <w:rPr>
          <w:rFonts w:hint="eastAsia"/>
        </w:rPr>
        <w:t xml:space="preserve">s </w:t>
      </w:r>
      <w:r w:rsidRPr="00346674">
        <w:t>proposal basis and exceptions have been summarized in the following table in the form of key assumptions and exclusions.</w:t>
      </w:r>
    </w:p>
    <w:p w14:paraId="4D4D9BEC" w14:textId="1A17B928" w:rsidR="00354F79" w:rsidRPr="00346674" w:rsidRDefault="00285270" w:rsidP="00285270">
      <w:r w:rsidRPr="00346674">
        <w:t xml:space="preserve">The assumptions define the basis and conditions under which the </w:t>
      </w:r>
      <w:r w:rsidR="00ED1226" w:rsidRPr="00346674">
        <w:t xml:space="preserve">proposal </w:t>
      </w:r>
      <w:r w:rsidRPr="00346674">
        <w:t>has been developed, while the exclusions identify items that are not included in the Bidder’s scope of work</w:t>
      </w:r>
      <w:r w:rsidR="00ED1226" w:rsidRPr="00346674">
        <w:rPr>
          <w:rFonts w:hint="eastAsia"/>
        </w:rPr>
        <w:t xml:space="preserve"> and </w:t>
      </w:r>
      <w:r w:rsidR="006F1B8E" w:rsidRPr="00346674">
        <w:rPr>
          <w:rFonts w:hint="eastAsia"/>
        </w:rPr>
        <w:t xml:space="preserve">its </w:t>
      </w:r>
      <w:r w:rsidR="00ED1226" w:rsidRPr="00346674">
        <w:rPr>
          <w:rFonts w:hint="eastAsia"/>
        </w:rPr>
        <w:t>bid price.</w:t>
      </w:r>
    </w:p>
    <w:tbl>
      <w:tblPr>
        <w:tblW w:w="4700" w:type="pct"/>
        <w:tblInd w:w="5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1E0" w:firstRow="1" w:lastRow="1" w:firstColumn="1" w:lastColumn="1" w:noHBand="0" w:noVBand="0"/>
      </w:tblPr>
      <w:tblGrid>
        <w:gridCol w:w="426"/>
        <w:gridCol w:w="1133"/>
        <w:gridCol w:w="4111"/>
        <w:gridCol w:w="3140"/>
      </w:tblGrid>
      <w:tr w:rsidR="00700CDF" w:rsidRPr="00346674" w14:paraId="785FF9F6" w14:textId="77777777" w:rsidTr="00BA1F2D">
        <w:trPr>
          <w:trHeight w:val="360"/>
          <w:tblHeader/>
        </w:trPr>
        <w:tc>
          <w:tcPr>
            <w:tcW w:w="242" w:type="pct"/>
            <w:shd w:val="clear" w:color="auto" w:fill="D9D9D9" w:themeFill="background1" w:themeFillShade="D9"/>
            <w:vAlign w:val="center"/>
          </w:tcPr>
          <w:p w14:paraId="79696CC9" w14:textId="77777777" w:rsidR="00700CDF" w:rsidRPr="00346674" w:rsidRDefault="00700CDF" w:rsidP="00BA1F2D">
            <w:pPr>
              <w:spacing w:line="240" w:lineRule="exact"/>
              <w:ind w:left="0"/>
              <w:jc w:val="center"/>
              <w:rPr>
                <w:rFonts w:cs="Arial"/>
                <w:w w:val="105"/>
                <w:sz w:val="16"/>
                <w:szCs w:val="16"/>
              </w:rPr>
            </w:pPr>
            <w:r w:rsidRPr="00346674">
              <w:rPr>
                <w:rFonts w:cs="Arial" w:hint="eastAsia"/>
                <w:w w:val="105"/>
                <w:sz w:val="16"/>
                <w:szCs w:val="16"/>
              </w:rPr>
              <w:t>No.</w:t>
            </w:r>
          </w:p>
        </w:tc>
        <w:tc>
          <w:tcPr>
            <w:tcW w:w="643" w:type="pct"/>
            <w:shd w:val="clear" w:color="auto" w:fill="D9D9D9" w:themeFill="background1" w:themeFillShade="D9"/>
            <w:vAlign w:val="center"/>
          </w:tcPr>
          <w:p w14:paraId="5C7F468A" w14:textId="77777777" w:rsidR="00700CDF" w:rsidRPr="00346674" w:rsidRDefault="00700CDF" w:rsidP="00BA1F2D">
            <w:pPr>
              <w:spacing w:line="240" w:lineRule="exact"/>
              <w:ind w:left="0"/>
              <w:jc w:val="center"/>
              <w:rPr>
                <w:rFonts w:cs="Arial"/>
                <w:w w:val="105"/>
                <w:sz w:val="16"/>
                <w:szCs w:val="16"/>
              </w:rPr>
            </w:pPr>
            <w:r w:rsidRPr="00346674">
              <w:rPr>
                <w:rFonts w:cs="Arial"/>
                <w:w w:val="105"/>
                <w:sz w:val="16"/>
                <w:szCs w:val="16"/>
              </w:rPr>
              <w:t>Discipline</w:t>
            </w:r>
          </w:p>
        </w:tc>
        <w:tc>
          <w:tcPr>
            <w:tcW w:w="2333" w:type="pct"/>
            <w:shd w:val="clear" w:color="auto" w:fill="D9D9D9" w:themeFill="background1" w:themeFillShade="D9"/>
            <w:vAlign w:val="center"/>
          </w:tcPr>
          <w:p w14:paraId="44CBF7AD" w14:textId="4669A5A4" w:rsidR="00700CDF" w:rsidRPr="00346674" w:rsidRDefault="00700CDF" w:rsidP="00700CDF">
            <w:pPr>
              <w:spacing w:line="240" w:lineRule="exact"/>
              <w:ind w:left="0"/>
              <w:jc w:val="center"/>
              <w:rPr>
                <w:rFonts w:cs="Arial"/>
                <w:w w:val="105"/>
                <w:sz w:val="16"/>
                <w:szCs w:val="16"/>
              </w:rPr>
            </w:pPr>
            <w:r w:rsidRPr="00346674">
              <w:rPr>
                <w:rFonts w:cs="Arial"/>
                <w:w w:val="105"/>
                <w:sz w:val="16"/>
                <w:szCs w:val="16"/>
              </w:rPr>
              <w:t>Assumptions</w:t>
            </w:r>
          </w:p>
        </w:tc>
        <w:tc>
          <w:tcPr>
            <w:tcW w:w="1782" w:type="pct"/>
            <w:shd w:val="clear" w:color="auto" w:fill="D9D9D9" w:themeFill="background1" w:themeFillShade="D9"/>
            <w:vAlign w:val="center"/>
          </w:tcPr>
          <w:p w14:paraId="1B85D598" w14:textId="242B695B" w:rsidR="00700CDF" w:rsidRPr="00346674" w:rsidRDefault="00700CDF" w:rsidP="00700CDF">
            <w:pPr>
              <w:spacing w:line="240" w:lineRule="exact"/>
              <w:ind w:left="0"/>
              <w:jc w:val="center"/>
              <w:rPr>
                <w:rFonts w:cs="Arial"/>
                <w:w w:val="105"/>
                <w:sz w:val="16"/>
                <w:szCs w:val="16"/>
              </w:rPr>
            </w:pPr>
            <w:r w:rsidRPr="00346674">
              <w:rPr>
                <w:rFonts w:cs="Arial"/>
                <w:w w:val="105"/>
                <w:sz w:val="16"/>
                <w:szCs w:val="16"/>
              </w:rPr>
              <w:t>Exclusions</w:t>
            </w:r>
          </w:p>
        </w:tc>
      </w:tr>
      <w:tr w:rsidR="00700CDF" w:rsidRPr="00346674" w14:paraId="643AF21F" w14:textId="77777777" w:rsidTr="00BA1F2D">
        <w:trPr>
          <w:trHeight w:val="759"/>
        </w:trPr>
        <w:tc>
          <w:tcPr>
            <w:tcW w:w="242" w:type="pct"/>
            <w:vAlign w:val="center"/>
          </w:tcPr>
          <w:p w14:paraId="15055917" w14:textId="62FC67A3" w:rsidR="00700CDF" w:rsidRPr="00346674" w:rsidRDefault="00700CDF" w:rsidP="00BA1F2D">
            <w:pPr>
              <w:ind w:left="0"/>
              <w:jc w:val="center"/>
              <w:rPr>
                <w:rFonts w:cs="Arial"/>
                <w:w w:val="105"/>
                <w:sz w:val="14"/>
                <w:szCs w:val="14"/>
              </w:rPr>
            </w:pPr>
            <w:r w:rsidRPr="00346674">
              <w:rPr>
                <w:rFonts w:cs="Arial" w:hint="eastAsia"/>
                <w:w w:val="105"/>
                <w:sz w:val="14"/>
                <w:szCs w:val="14"/>
              </w:rPr>
              <w:t>1</w:t>
            </w:r>
          </w:p>
        </w:tc>
        <w:tc>
          <w:tcPr>
            <w:tcW w:w="643" w:type="pct"/>
            <w:vAlign w:val="center"/>
          </w:tcPr>
          <w:p w14:paraId="0937919D" w14:textId="6C0D75B8" w:rsidR="00700CDF" w:rsidRPr="00346674" w:rsidRDefault="00700CDF" w:rsidP="00BA1F2D">
            <w:pPr>
              <w:ind w:left="0"/>
              <w:jc w:val="center"/>
              <w:rPr>
                <w:rFonts w:cs="Arial"/>
                <w:w w:val="105"/>
                <w:sz w:val="14"/>
                <w:szCs w:val="14"/>
              </w:rPr>
            </w:pPr>
            <w:r w:rsidRPr="00346674">
              <w:rPr>
                <w:rFonts w:cs="Arial" w:hint="eastAsia"/>
                <w:w w:val="105"/>
                <w:sz w:val="14"/>
                <w:szCs w:val="14"/>
              </w:rPr>
              <w:t>Common</w:t>
            </w:r>
          </w:p>
        </w:tc>
        <w:tc>
          <w:tcPr>
            <w:tcW w:w="2333" w:type="pct"/>
          </w:tcPr>
          <w:p w14:paraId="0B00D69E" w14:textId="1C29F29B"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lang w:val="en-GB"/>
              </w:rPr>
              <w:t>S3D will be used for 3D modelling</w:t>
            </w:r>
            <w:r w:rsidR="00067BB3" w:rsidRPr="00346674">
              <w:rPr>
                <w:rFonts w:eastAsiaTheme="minorEastAsia" w:cs="Arial"/>
                <w:sz w:val="14"/>
                <w:szCs w:val="14"/>
                <w:lang w:val="en-GB"/>
              </w:rPr>
              <w:t>.</w:t>
            </w:r>
          </w:p>
          <w:p w14:paraId="1560C67E" w14:textId="73D7F4D3" w:rsidR="008904CC" w:rsidRPr="00346674" w:rsidRDefault="008904CC" w:rsidP="008904CC">
            <w:pPr>
              <w:widowControl w:val="0"/>
              <w:numPr>
                <w:ilvl w:val="0"/>
                <w:numId w:val="21"/>
              </w:numPr>
              <w:spacing w:line="160" w:lineRule="exact"/>
              <w:ind w:left="284" w:rightChars="50" w:right="100" w:hanging="142"/>
              <w:rPr>
                <w:rFonts w:eastAsia="Malgun Gothic" w:cs="Arial"/>
                <w:sz w:val="14"/>
                <w:szCs w:val="14"/>
              </w:rPr>
            </w:pPr>
            <w:r w:rsidRPr="00346674">
              <w:rPr>
                <w:rFonts w:eastAsia="Malgun Gothic" w:cs="Arial"/>
                <w:sz w:val="14"/>
                <w:szCs w:val="14"/>
              </w:rPr>
              <w:t xml:space="preserve">All </w:t>
            </w:r>
            <w:r w:rsidR="002809E6" w:rsidRPr="00346674">
              <w:rPr>
                <w:rFonts w:eastAsia="Malgun Gothic" w:cs="Arial"/>
                <w:sz w:val="14"/>
                <w:szCs w:val="14"/>
              </w:rPr>
              <w:t xml:space="preserve">MMGP </w:t>
            </w:r>
            <w:r w:rsidR="008B683E" w:rsidRPr="00346674">
              <w:rPr>
                <w:rFonts w:eastAsia="Malgun Gothic" w:cs="Arial"/>
                <w:sz w:val="14"/>
                <w:szCs w:val="14"/>
              </w:rPr>
              <w:t>As-built documents</w:t>
            </w:r>
            <w:r w:rsidR="00C54922" w:rsidRPr="00346674">
              <w:rPr>
                <w:rFonts w:eastAsia="Malgun Gothic" w:cs="Arial" w:hint="eastAsia"/>
                <w:sz w:val="14"/>
                <w:szCs w:val="14"/>
              </w:rPr>
              <w:t xml:space="preserve"> </w:t>
            </w:r>
            <w:r w:rsidR="00DB17A0" w:rsidRPr="00346674">
              <w:rPr>
                <w:rFonts w:eastAsia="Malgun Gothic" w:cs="Arial"/>
                <w:sz w:val="14"/>
                <w:szCs w:val="14"/>
              </w:rPr>
              <w:t xml:space="preserve">(including </w:t>
            </w:r>
            <w:r w:rsidR="009B5518" w:rsidRPr="00346674">
              <w:rPr>
                <w:rFonts w:eastAsia="Malgun Gothic" w:cs="Arial"/>
                <w:sz w:val="14"/>
                <w:szCs w:val="14"/>
              </w:rPr>
              <w:t xml:space="preserve">calculations, </w:t>
            </w:r>
            <w:r w:rsidR="00092BF5" w:rsidRPr="00346674">
              <w:rPr>
                <w:rFonts w:eastAsia="Malgun Gothic" w:cs="Arial"/>
                <w:sz w:val="14"/>
                <w:szCs w:val="14"/>
              </w:rPr>
              <w:t xml:space="preserve">equipment load data, </w:t>
            </w:r>
            <w:r w:rsidR="00DB17A0" w:rsidRPr="00346674">
              <w:rPr>
                <w:rFonts w:eastAsia="Malgun Gothic" w:cs="Arial"/>
                <w:sz w:val="14"/>
                <w:szCs w:val="14"/>
              </w:rPr>
              <w:t xml:space="preserve">RFQs, MTO, </w:t>
            </w:r>
            <w:r w:rsidRPr="00346674">
              <w:rPr>
                <w:rFonts w:eastAsia="Malgun Gothic" w:cs="Arial"/>
                <w:sz w:val="14"/>
                <w:szCs w:val="14"/>
              </w:rPr>
              <w:t>3D models</w:t>
            </w:r>
            <w:r w:rsidR="00DB17A0" w:rsidRPr="00346674">
              <w:rPr>
                <w:rFonts w:eastAsia="Malgun Gothic" w:cs="Arial"/>
                <w:sz w:val="14"/>
                <w:szCs w:val="14"/>
              </w:rPr>
              <w:t>, etc.)</w:t>
            </w:r>
            <w:r w:rsidRPr="00346674">
              <w:rPr>
                <w:rFonts w:eastAsia="Malgun Gothic" w:cs="Arial"/>
                <w:sz w:val="14"/>
                <w:szCs w:val="14"/>
              </w:rPr>
              <w:t xml:space="preserve"> shall be provided in editable native file formats immediately upon Contract Award to support the re-use design strategy and accelerated Project execution.</w:t>
            </w:r>
          </w:p>
          <w:p w14:paraId="5CA21FED" w14:textId="099ADC88" w:rsidR="002809E6" w:rsidRPr="00346674" w:rsidRDefault="002809E6" w:rsidP="002809E6">
            <w:pPr>
              <w:widowControl w:val="0"/>
              <w:numPr>
                <w:ilvl w:val="0"/>
                <w:numId w:val="21"/>
              </w:numPr>
              <w:autoSpaceDE w:val="0"/>
              <w:autoSpaceDN w:val="0"/>
              <w:spacing w:line="160" w:lineRule="exact"/>
              <w:ind w:left="272" w:rightChars="50" w:right="100" w:hanging="142"/>
              <w:contextualSpacing/>
              <w:rPr>
                <w:rFonts w:eastAsia="Malgun Gothic" w:cs="Arial"/>
                <w:kern w:val="0"/>
                <w:sz w:val="14"/>
                <w:szCs w:val="14"/>
              </w:rPr>
            </w:pPr>
            <w:r w:rsidRPr="00346674">
              <w:rPr>
                <w:rFonts w:eastAsia="Arial" w:cs="Arial"/>
                <w:kern w:val="0"/>
                <w:sz w:val="14"/>
                <w:szCs w:val="14"/>
                <w:lang w:eastAsia="en-GB"/>
              </w:rPr>
              <w:t xml:space="preserve">The MMGP </w:t>
            </w:r>
            <w:r w:rsidR="008B683E" w:rsidRPr="00346674">
              <w:rPr>
                <w:rFonts w:eastAsia="Arial" w:cs="Arial"/>
                <w:kern w:val="0"/>
                <w:sz w:val="14"/>
                <w:szCs w:val="14"/>
                <w:lang w:eastAsia="en-GB"/>
              </w:rPr>
              <w:t>As-built documents</w:t>
            </w:r>
            <w:r w:rsidRPr="00346674">
              <w:rPr>
                <w:rFonts w:eastAsia="Arial" w:cs="Arial"/>
                <w:kern w:val="0"/>
                <w:sz w:val="14"/>
                <w:szCs w:val="14"/>
                <w:lang w:eastAsia="en-GB"/>
              </w:rPr>
              <w:t xml:space="preserve"> and MMGP/Ma'aden specifications shall be adopted as the project baseline documents.</w:t>
            </w:r>
          </w:p>
          <w:p w14:paraId="00674768" w14:textId="2E192302" w:rsidR="00E44C46" w:rsidRPr="00346674" w:rsidRDefault="00E44C46" w:rsidP="00AC5F75">
            <w:pPr>
              <w:widowControl w:val="0"/>
              <w:spacing w:line="160" w:lineRule="exact"/>
              <w:ind w:left="284" w:rightChars="50" w:right="100"/>
              <w:rPr>
                <w:rFonts w:eastAsia="Arial" w:cs="Arial"/>
                <w:sz w:val="14"/>
                <w:szCs w:val="14"/>
                <w:lang w:val="en-GB"/>
              </w:rPr>
            </w:pPr>
          </w:p>
        </w:tc>
        <w:tc>
          <w:tcPr>
            <w:tcW w:w="1782" w:type="pct"/>
          </w:tcPr>
          <w:p w14:paraId="1D607003" w14:textId="77777777" w:rsidR="00D1711E" w:rsidRPr="00346674" w:rsidRDefault="00D1711E" w:rsidP="00D1711E">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Arial" w:cs="Arial"/>
                <w:kern w:val="0"/>
                <w:sz w:val="14"/>
                <w:szCs w:val="14"/>
                <w:lang w:eastAsia="en-GB"/>
              </w:rPr>
              <w:t>154 km raw water pipeline from Ar Rjum, including booster stations</w:t>
            </w:r>
          </w:p>
          <w:p w14:paraId="69528E07" w14:textId="77777777" w:rsidR="008D7BFE" w:rsidRPr="00346674" w:rsidRDefault="008D7BFE" w:rsidP="008D7BFE">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Arial" w:cs="Arial"/>
                <w:kern w:val="0"/>
                <w:sz w:val="14"/>
                <w:szCs w:val="14"/>
                <w:lang w:eastAsia="en-GB"/>
              </w:rPr>
              <w:t>Relocation and/or demolition of existing facilities (e.g., Solar PV panels)</w:t>
            </w:r>
          </w:p>
          <w:p w14:paraId="0BA31001" w14:textId="399FFDA8" w:rsidR="0041008F" w:rsidRPr="00346674" w:rsidRDefault="0049369B" w:rsidP="0041008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Arial" w:cs="Arial"/>
                <w:kern w:val="0"/>
                <w:sz w:val="14"/>
                <w:szCs w:val="14"/>
                <w:lang w:eastAsia="en-GB"/>
              </w:rPr>
              <w:t xml:space="preserve">Mining facilities in Area 2000, permanent </w:t>
            </w:r>
            <w:r w:rsidR="005A5432" w:rsidRPr="00346674">
              <w:rPr>
                <w:rFonts w:eastAsiaTheme="minorEastAsia" w:cs="Arial"/>
                <w:kern w:val="0"/>
                <w:sz w:val="14"/>
                <w:szCs w:val="14"/>
              </w:rPr>
              <w:t>village</w:t>
            </w:r>
            <w:r w:rsidRPr="00346674">
              <w:rPr>
                <w:rFonts w:eastAsia="Arial" w:cs="Arial"/>
                <w:kern w:val="0"/>
                <w:sz w:val="14"/>
                <w:szCs w:val="14"/>
                <w:lang w:eastAsia="en-GB"/>
              </w:rPr>
              <w:t xml:space="preserve">, </w:t>
            </w:r>
            <w:r w:rsidR="00247F3F" w:rsidRPr="00346674">
              <w:rPr>
                <w:rFonts w:eastAsia="Arial" w:cs="Arial"/>
                <w:sz w:val="14"/>
                <w:szCs w:val="14"/>
              </w:rPr>
              <w:t>provisions for future expansion</w:t>
            </w:r>
            <w:r w:rsidR="00247F3F" w:rsidRPr="00346674">
              <w:rPr>
                <w:rFonts w:eastAsia="Arial" w:cs="Arial"/>
                <w:kern w:val="0"/>
                <w:sz w:val="14"/>
                <w:szCs w:val="14"/>
                <w:lang w:eastAsia="en-GB"/>
              </w:rPr>
              <w:t xml:space="preserve"> </w:t>
            </w:r>
            <w:r w:rsidRPr="00346674">
              <w:rPr>
                <w:rFonts w:eastAsia="Arial" w:cs="Arial"/>
                <w:kern w:val="0"/>
                <w:sz w:val="14"/>
                <w:szCs w:val="14"/>
                <w:lang w:eastAsia="en-GB"/>
              </w:rPr>
              <w:t>and other external infrastructure facilities located outside the plant battery limits</w:t>
            </w:r>
          </w:p>
          <w:p w14:paraId="7C08448E" w14:textId="2FD1FE1D" w:rsidR="006D608C" w:rsidRPr="00346674" w:rsidRDefault="006D608C" w:rsidP="00AC5F75">
            <w:pPr>
              <w:widowControl w:val="0"/>
              <w:spacing w:line="160" w:lineRule="exact"/>
              <w:ind w:left="142" w:rightChars="50" w:right="100"/>
              <w:rPr>
                <w:rFonts w:eastAsia="Arial" w:cs="Arial"/>
                <w:kern w:val="0"/>
                <w:sz w:val="14"/>
                <w:szCs w:val="14"/>
                <w:lang w:eastAsia="en-GB"/>
              </w:rPr>
            </w:pPr>
          </w:p>
        </w:tc>
      </w:tr>
      <w:tr w:rsidR="00700CDF" w:rsidRPr="00346674" w14:paraId="431DCC5C" w14:textId="77777777" w:rsidTr="00BA1F2D">
        <w:trPr>
          <w:trHeight w:val="336"/>
        </w:trPr>
        <w:tc>
          <w:tcPr>
            <w:tcW w:w="242" w:type="pct"/>
            <w:vAlign w:val="center"/>
          </w:tcPr>
          <w:p w14:paraId="446776E3" w14:textId="17B640E3" w:rsidR="00700CDF" w:rsidRPr="00346674" w:rsidRDefault="00700CDF" w:rsidP="00BA1F2D">
            <w:pPr>
              <w:ind w:left="0"/>
              <w:jc w:val="center"/>
              <w:rPr>
                <w:rFonts w:cs="Arial"/>
                <w:w w:val="105"/>
                <w:sz w:val="14"/>
                <w:szCs w:val="14"/>
              </w:rPr>
            </w:pPr>
            <w:r w:rsidRPr="00346674">
              <w:rPr>
                <w:rFonts w:cs="Arial" w:hint="eastAsia"/>
                <w:w w:val="105"/>
                <w:sz w:val="14"/>
                <w:szCs w:val="14"/>
              </w:rPr>
              <w:t>2</w:t>
            </w:r>
          </w:p>
        </w:tc>
        <w:tc>
          <w:tcPr>
            <w:tcW w:w="643" w:type="pct"/>
            <w:vAlign w:val="center"/>
          </w:tcPr>
          <w:p w14:paraId="5048C452" w14:textId="5932419D" w:rsidR="00700CDF" w:rsidRPr="00346674" w:rsidRDefault="00700CDF" w:rsidP="00BA1F2D">
            <w:pPr>
              <w:ind w:left="0"/>
              <w:jc w:val="center"/>
              <w:rPr>
                <w:rFonts w:cs="Arial"/>
                <w:w w:val="105"/>
                <w:sz w:val="14"/>
                <w:szCs w:val="14"/>
              </w:rPr>
            </w:pPr>
            <w:r w:rsidRPr="00346674">
              <w:rPr>
                <w:rFonts w:cs="Arial" w:hint="eastAsia"/>
                <w:w w:val="105"/>
                <w:sz w:val="14"/>
                <w:szCs w:val="14"/>
              </w:rPr>
              <w:t>Process</w:t>
            </w:r>
          </w:p>
        </w:tc>
        <w:tc>
          <w:tcPr>
            <w:tcW w:w="2333" w:type="pct"/>
          </w:tcPr>
          <w:p w14:paraId="0092BAFB" w14:textId="77777777" w:rsidR="00700CDF" w:rsidRPr="00346674" w:rsidRDefault="00700CDF" w:rsidP="00700CD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lang w:val="en-GB"/>
              </w:rPr>
              <w:t>OEM shall issue a Utility Summary and Reagent/Chemical Consumption Summary at a minimum 90% accuracy level at project commencement (Kick-Off), to serve as the firm design basis for BoP. Late or incomplete issuance will impact on the Bidder’s proposed schedule.</w:t>
            </w:r>
          </w:p>
          <w:p w14:paraId="181BDB78" w14:textId="26BEE9FD"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lang w:val="en-GB"/>
              </w:rPr>
              <w:t>To achieve the overall schedule through Phase 2, P&amp;ID development will commence during Phase 1</w:t>
            </w:r>
            <w:r w:rsidR="0039390B" w:rsidRPr="00346674">
              <w:rPr>
                <w:rFonts w:eastAsiaTheme="minorEastAsia" w:cs="Arial" w:hint="eastAsia"/>
                <w:sz w:val="14"/>
                <w:szCs w:val="14"/>
                <w:lang w:val="en-GB"/>
              </w:rPr>
              <w:t xml:space="preserve"> </w:t>
            </w:r>
            <w:r w:rsidRPr="00346674">
              <w:rPr>
                <w:rFonts w:eastAsia="Arial" w:cs="Arial"/>
                <w:sz w:val="14"/>
                <w:szCs w:val="14"/>
                <w:lang w:val="en-GB"/>
              </w:rPr>
              <w:t>and the first issue will be at the beginning period of Phase 2.</w:t>
            </w:r>
          </w:p>
          <w:p w14:paraId="1A32D9B3"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lang w:val="en-GB"/>
              </w:rPr>
              <w:t>The Equipment, Instrument, Line Numbering Procedure will follow the MMGP Project basis.</w:t>
            </w:r>
          </w:p>
          <w:p w14:paraId="28BD885B" w14:textId="787DB33B" w:rsidR="00700CDF" w:rsidRPr="00346674" w:rsidRDefault="0041008F" w:rsidP="00700CD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lang w:val="en-GB"/>
              </w:rPr>
              <w:t>The bid is based on the Employer providing the editable Equipment Data Sheet format during Phase 1.</w:t>
            </w:r>
          </w:p>
        </w:tc>
        <w:tc>
          <w:tcPr>
            <w:tcW w:w="1782" w:type="pct"/>
          </w:tcPr>
          <w:p w14:paraId="0A24DC22" w14:textId="5627D7D1" w:rsidR="00700CDF" w:rsidRPr="00346674" w:rsidRDefault="00AC5F75" w:rsidP="00700CD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Theme="minorEastAsia" w:cs="Arial" w:hint="eastAsia"/>
                <w:kern w:val="0"/>
                <w:sz w:val="14"/>
                <w:szCs w:val="14"/>
              </w:rPr>
              <w:t>N/A</w:t>
            </w:r>
          </w:p>
        </w:tc>
      </w:tr>
      <w:tr w:rsidR="00700CDF" w:rsidRPr="00346674" w14:paraId="2B9E45E3" w14:textId="77777777" w:rsidTr="00BA1F2D">
        <w:trPr>
          <w:trHeight w:val="387"/>
        </w:trPr>
        <w:tc>
          <w:tcPr>
            <w:tcW w:w="242" w:type="pct"/>
            <w:vAlign w:val="center"/>
          </w:tcPr>
          <w:p w14:paraId="5EF8355B" w14:textId="58FBC632" w:rsidR="00700CDF" w:rsidRPr="00346674" w:rsidRDefault="0066189F" w:rsidP="00BA1F2D">
            <w:pPr>
              <w:ind w:left="0"/>
              <w:jc w:val="center"/>
              <w:rPr>
                <w:rFonts w:cs="Arial"/>
                <w:w w:val="105"/>
                <w:sz w:val="14"/>
                <w:szCs w:val="14"/>
              </w:rPr>
            </w:pPr>
            <w:r w:rsidRPr="00346674">
              <w:rPr>
                <w:rFonts w:cs="Arial" w:hint="eastAsia"/>
                <w:w w:val="105"/>
                <w:sz w:val="14"/>
                <w:szCs w:val="14"/>
              </w:rPr>
              <w:t>3</w:t>
            </w:r>
          </w:p>
        </w:tc>
        <w:tc>
          <w:tcPr>
            <w:tcW w:w="643" w:type="pct"/>
            <w:vAlign w:val="center"/>
          </w:tcPr>
          <w:p w14:paraId="7323D173" w14:textId="3934ABCC" w:rsidR="00700CDF" w:rsidRPr="00346674" w:rsidRDefault="00700CDF" w:rsidP="00BA1F2D">
            <w:pPr>
              <w:ind w:left="0"/>
              <w:jc w:val="center"/>
              <w:rPr>
                <w:rFonts w:cs="Arial"/>
                <w:w w:val="105"/>
                <w:sz w:val="14"/>
                <w:szCs w:val="14"/>
              </w:rPr>
            </w:pPr>
            <w:r w:rsidRPr="00346674">
              <w:rPr>
                <w:rFonts w:cs="Arial" w:hint="eastAsia"/>
                <w:w w:val="105"/>
                <w:sz w:val="14"/>
                <w:szCs w:val="14"/>
              </w:rPr>
              <w:t>Environment</w:t>
            </w:r>
          </w:p>
        </w:tc>
        <w:tc>
          <w:tcPr>
            <w:tcW w:w="2333" w:type="pct"/>
          </w:tcPr>
          <w:p w14:paraId="40273079" w14:textId="6A32E324" w:rsidR="00700CDF" w:rsidRPr="00346674" w:rsidRDefault="0041008F" w:rsidP="00700CD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rPr>
              <w:t xml:space="preserve">As-built documents of the existing MM Project related to site drainage and wastewater treatment facilities, and the latest English versions of applicable environmental regulations, environmental design guidelines, and ESIA approval conditions issued by MEWA, NCEC, and other relevant authorities, to be provided by the Employer </w:t>
            </w:r>
            <w:r w:rsidR="00BF0007" w:rsidRPr="00346674">
              <w:rPr>
                <w:rFonts w:eastAsia="Arial" w:cs="Arial"/>
                <w:sz w:val="14"/>
                <w:szCs w:val="14"/>
              </w:rPr>
              <w:t>immediately upon Contract Award</w:t>
            </w:r>
            <w:r w:rsidR="009119A4" w:rsidRPr="00346674">
              <w:rPr>
                <w:rFonts w:eastAsiaTheme="minorEastAsia" w:cs="Arial" w:hint="eastAsia"/>
                <w:sz w:val="14"/>
                <w:szCs w:val="14"/>
              </w:rPr>
              <w:t>.</w:t>
            </w:r>
          </w:p>
        </w:tc>
        <w:tc>
          <w:tcPr>
            <w:tcW w:w="1782" w:type="pct"/>
          </w:tcPr>
          <w:p w14:paraId="3A7B6A00" w14:textId="03ED7899" w:rsidR="00700CDF" w:rsidRPr="00346674" w:rsidRDefault="00AC5F75" w:rsidP="00700CD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Theme="minorEastAsia" w:cs="Arial" w:hint="eastAsia"/>
                <w:kern w:val="0"/>
                <w:sz w:val="14"/>
                <w:szCs w:val="14"/>
              </w:rPr>
              <w:t>N/A</w:t>
            </w:r>
          </w:p>
        </w:tc>
      </w:tr>
      <w:tr w:rsidR="00700CDF" w:rsidRPr="00346674" w14:paraId="7D0228BB" w14:textId="77777777" w:rsidTr="00BA1F2D">
        <w:trPr>
          <w:trHeight w:val="387"/>
        </w:trPr>
        <w:tc>
          <w:tcPr>
            <w:tcW w:w="242" w:type="pct"/>
            <w:vAlign w:val="center"/>
          </w:tcPr>
          <w:p w14:paraId="25EF2D97" w14:textId="381CE8E8" w:rsidR="00700CDF" w:rsidRPr="00346674" w:rsidRDefault="0066189F" w:rsidP="00BA1F2D">
            <w:pPr>
              <w:ind w:left="0"/>
              <w:jc w:val="center"/>
              <w:rPr>
                <w:rFonts w:cs="Arial"/>
                <w:w w:val="105"/>
                <w:sz w:val="14"/>
                <w:szCs w:val="14"/>
              </w:rPr>
            </w:pPr>
            <w:r w:rsidRPr="00346674">
              <w:rPr>
                <w:rFonts w:cs="Arial" w:hint="eastAsia"/>
                <w:w w:val="105"/>
                <w:sz w:val="14"/>
                <w:szCs w:val="14"/>
              </w:rPr>
              <w:t>4</w:t>
            </w:r>
          </w:p>
        </w:tc>
        <w:tc>
          <w:tcPr>
            <w:tcW w:w="643" w:type="pct"/>
            <w:vAlign w:val="center"/>
          </w:tcPr>
          <w:p w14:paraId="44B655C5" w14:textId="77777777" w:rsidR="00700CDF" w:rsidRPr="00346674" w:rsidRDefault="00700CDF" w:rsidP="00BA1F2D">
            <w:pPr>
              <w:spacing w:line="240" w:lineRule="exact"/>
              <w:ind w:left="0"/>
              <w:jc w:val="center"/>
              <w:rPr>
                <w:rFonts w:cs="Arial"/>
                <w:w w:val="105"/>
                <w:sz w:val="14"/>
                <w:szCs w:val="14"/>
              </w:rPr>
            </w:pPr>
            <w:r w:rsidRPr="00346674">
              <w:rPr>
                <w:rFonts w:cs="Arial" w:hint="eastAsia"/>
                <w:w w:val="105"/>
                <w:sz w:val="14"/>
                <w:szCs w:val="14"/>
              </w:rPr>
              <w:t>Rotating/Static</w:t>
            </w:r>
          </w:p>
          <w:p w14:paraId="259E253A" w14:textId="22054055" w:rsidR="00700CDF" w:rsidRPr="00346674" w:rsidRDefault="00700CDF" w:rsidP="00BA1F2D">
            <w:pPr>
              <w:spacing w:line="240" w:lineRule="exact"/>
              <w:ind w:left="0"/>
              <w:jc w:val="center"/>
              <w:rPr>
                <w:rFonts w:cs="Arial"/>
                <w:w w:val="105"/>
                <w:sz w:val="14"/>
                <w:szCs w:val="14"/>
              </w:rPr>
            </w:pPr>
            <w:r w:rsidRPr="00346674">
              <w:rPr>
                <w:rFonts w:cs="Arial" w:hint="eastAsia"/>
                <w:w w:val="105"/>
                <w:sz w:val="14"/>
                <w:szCs w:val="14"/>
              </w:rPr>
              <w:t>Equipment</w:t>
            </w:r>
          </w:p>
        </w:tc>
        <w:tc>
          <w:tcPr>
            <w:tcW w:w="2333" w:type="pct"/>
          </w:tcPr>
          <w:p w14:paraId="3F06D7A5" w14:textId="6F17CBD3" w:rsidR="00700CDF" w:rsidRPr="00346674" w:rsidRDefault="0041008F" w:rsidP="00700CD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rPr>
              <w:t xml:space="preserve">The </w:t>
            </w:r>
            <w:r w:rsidRPr="00346674">
              <w:rPr>
                <w:rFonts w:eastAsia="Malgun Gothic" w:cs="Arial" w:hint="eastAsia"/>
                <w:sz w:val="14"/>
                <w:szCs w:val="14"/>
              </w:rPr>
              <w:t>project</w:t>
            </w:r>
            <w:r w:rsidRPr="00346674">
              <w:rPr>
                <w:rFonts w:eastAsia="Arial" w:cs="Arial"/>
                <w:sz w:val="14"/>
                <w:szCs w:val="14"/>
              </w:rPr>
              <w:t xml:space="preserve"> </w:t>
            </w:r>
            <w:r w:rsidR="00700CDF" w:rsidRPr="00346674">
              <w:rPr>
                <w:rFonts w:eastAsia="Arial" w:cs="Arial"/>
                <w:sz w:val="14"/>
                <w:szCs w:val="14"/>
              </w:rPr>
              <w:t xml:space="preserve">specifications for BoP equipment procurement </w:t>
            </w:r>
            <w:r w:rsidRPr="00346674">
              <w:rPr>
                <w:rFonts w:eastAsia="Arial" w:cs="Arial"/>
                <w:sz w:val="14"/>
                <w:szCs w:val="14"/>
              </w:rPr>
              <w:t>shall</w:t>
            </w:r>
            <w:r w:rsidR="00700CDF" w:rsidRPr="00346674">
              <w:rPr>
                <w:rFonts w:eastAsia="Arial" w:cs="Arial"/>
                <w:sz w:val="14"/>
                <w:szCs w:val="14"/>
              </w:rPr>
              <w:t xml:space="preserve"> be </w:t>
            </w:r>
            <w:r w:rsidRPr="00346674">
              <w:rPr>
                <w:rFonts w:eastAsia="Arial" w:cs="Arial"/>
                <w:sz w:val="14"/>
                <w:szCs w:val="14"/>
              </w:rPr>
              <w:t>prepared</w:t>
            </w:r>
            <w:r w:rsidR="00700CDF" w:rsidRPr="00346674">
              <w:rPr>
                <w:rFonts w:eastAsia="Arial" w:cs="Arial"/>
                <w:sz w:val="14"/>
                <w:szCs w:val="14"/>
              </w:rPr>
              <w:t xml:space="preserve"> using the specifications provided by the Employer as-is</w:t>
            </w:r>
            <w:r w:rsidRPr="00346674">
              <w:rPr>
                <w:rFonts w:eastAsia="Arial" w:cs="Arial"/>
                <w:sz w:val="14"/>
                <w:szCs w:val="14"/>
              </w:rPr>
              <w:t xml:space="preserve"> and shall be submitted accordingly</w:t>
            </w:r>
            <w:r w:rsidR="00700CDF" w:rsidRPr="00346674">
              <w:rPr>
                <w:rFonts w:eastAsia="Arial" w:cs="Arial"/>
                <w:sz w:val="14"/>
                <w:szCs w:val="14"/>
              </w:rPr>
              <w:t>.</w:t>
            </w:r>
          </w:p>
        </w:tc>
        <w:tc>
          <w:tcPr>
            <w:tcW w:w="1782" w:type="pct"/>
          </w:tcPr>
          <w:p w14:paraId="048BA9EA" w14:textId="48384067" w:rsidR="00700CDF" w:rsidRPr="00346674" w:rsidRDefault="00AC5F75" w:rsidP="00700CD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Theme="minorEastAsia" w:cs="Arial" w:hint="eastAsia"/>
                <w:kern w:val="0"/>
                <w:sz w:val="14"/>
                <w:szCs w:val="14"/>
              </w:rPr>
              <w:t>N/A</w:t>
            </w:r>
          </w:p>
        </w:tc>
      </w:tr>
      <w:tr w:rsidR="00700CDF" w:rsidRPr="00346674" w14:paraId="091CCFBE" w14:textId="77777777" w:rsidTr="00BA1F2D">
        <w:trPr>
          <w:trHeight w:val="387"/>
        </w:trPr>
        <w:tc>
          <w:tcPr>
            <w:tcW w:w="242" w:type="pct"/>
            <w:vAlign w:val="center"/>
          </w:tcPr>
          <w:p w14:paraId="56E18D03" w14:textId="1D9E1253" w:rsidR="00700CDF" w:rsidRPr="00346674" w:rsidRDefault="00161B69" w:rsidP="00BA1F2D">
            <w:pPr>
              <w:ind w:left="0"/>
              <w:jc w:val="center"/>
              <w:rPr>
                <w:rFonts w:cs="Arial"/>
                <w:w w:val="105"/>
                <w:sz w:val="14"/>
                <w:szCs w:val="14"/>
              </w:rPr>
            </w:pPr>
            <w:r w:rsidRPr="00346674">
              <w:rPr>
                <w:rFonts w:cs="Arial" w:hint="eastAsia"/>
                <w:w w:val="105"/>
                <w:sz w:val="14"/>
                <w:szCs w:val="14"/>
              </w:rPr>
              <w:t>6</w:t>
            </w:r>
          </w:p>
        </w:tc>
        <w:tc>
          <w:tcPr>
            <w:tcW w:w="643" w:type="pct"/>
            <w:vAlign w:val="center"/>
          </w:tcPr>
          <w:p w14:paraId="25EB8854" w14:textId="13C189ED" w:rsidR="00700CDF" w:rsidRPr="00346674" w:rsidRDefault="00700CDF" w:rsidP="00BA1F2D">
            <w:pPr>
              <w:ind w:left="0"/>
              <w:jc w:val="center"/>
              <w:rPr>
                <w:rFonts w:cs="Arial"/>
                <w:w w:val="105"/>
                <w:sz w:val="14"/>
                <w:szCs w:val="14"/>
              </w:rPr>
            </w:pPr>
            <w:r w:rsidRPr="00346674">
              <w:rPr>
                <w:rFonts w:cs="Arial" w:hint="eastAsia"/>
                <w:w w:val="105"/>
                <w:sz w:val="14"/>
                <w:szCs w:val="14"/>
              </w:rPr>
              <w:t>Piping</w:t>
            </w:r>
          </w:p>
        </w:tc>
        <w:tc>
          <w:tcPr>
            <w:tcW w:w="2333" w:type="pct"/>
          </w:tcPr>
          <w:p w14:paraId="57D9C8FE" w14:textId="7EF35336" w:rsidR="00700CDF" w:rsidRPr="00346674" w:rsidRDefault="0041008F" w:rsidP="00700CDF">
            <w:pPr>
              <w:widowControl w:val="0"/>
              <w:numPr>
                <w:ilvl w:val="0"/>
                <w:numId w:val="21"/>
              </w:numPr>
              <w:spacing w:line="160" w:lineRule="exact"/>
              <w:ind w:left="284" w:rightChars="50" w:right="100" w:hanging="142"/>
              <w:rPr>
                <w:rFonts w:eastAsia="Arial" w:cs="Arial"/>
                <w:sz w:val="14"/>
                <w:szCs w:val="14"/>
                <w:lang w:val="en-GB"/>
              </w:rPr>
            </w:pPr>
            <w:r w:rsidRPr="00346674">
              <w:rPr>
                <w:rFonts w:cs="Arial" w:hint="eastAsia"/>
                <w:sz w:val="14"/>
                <w:szCs w:val="14"/>
                <w:lang w:val="en-GB"/>
              </w:rPr>
              <w:t>Interface points between OSBL</w:t>
            </w:r>
            <w:r w:rsidR="00C10624" w:rsidRPr="00346674">
              <w:rPr>
                <w:rFonts w:cs="Arial" w:hint="eastAsia"/>
                <w:sz w:val="14"/>
                <w:szCs w:val="14"/>
                <w:lang w:val="en-GB"/>
              </w:rPr>
              <w:t xml:space="preserve"> </w:t>
            </w:r>
            <w:r w:rsidRPr="00346674">
              <w:rPr>
                <w:rFonts w:cs="Arial" w:hint="eastAsia"/>
                <w:sz w:val="14"/>
                <w:szCs w:val="14"/>
                <w:lang w:val="en-GB"/>
              </w:rPr>
              <w:t>and ISBL are based on edge of common piperack for process area. (</w:t>
            </w:r>
            <w:r w:rsidRPr="00346674">
              <w:rPr>
                <w:rFonts w:cs="Arial"/>
                <w:sz w:val="14"/>
                <w:szCs w:val="14"/>
              </w:rPr>
              <w:t xml:space="preserve">Piping connecting between </w:t>
            </w:r>
            <w:r w:rsidRPr="00346674">
              <w:rPr>
                <w:rFonts w:cs="Arial" w:hint="eastAsia"/>
                <w:sz w:val="14"/>
                <w:szCs w:val="14"/>
              </w:rPr>
              <w:t xml:space="preserve">process </w:t>
            </w:r>
            <w:r w:rsidRPr="00346674">
              <w:rPr>
                <w:rFonts w:cs="Arial"/>
                <w:sz w:val="14"/>
                <w:szCs w:val="14"/>
              </w:rPr>
              <w:t>units, including piperack, shall not be considered.</w:t>
            </w:r>
            <w:r w:rsidRPr="00346674">
              <w:rPr>
                <w:rFonts w:cs="Arial" w:hint="eastAsia"/>
                <w:sz w:val="14"/>
                <w:szCs w:val="14"/>
                <w:lang w:val="en-GB"/>
              </w:rPr>
              <w:t>)</w:t>
            </w:r>
          </w:p>
        </w:tc>
        <w:tc>
          <w:tcPr>
            <w:tcW w:w="1782" w:type="pct"/>
          </w:tcPr>
          <w:p w14:paraId="5900A73E" w14:textId="310B7973" w:rsidR="00700CDF" w:rsidRPr="00346674" w:rsidRDefault="00AC5F75" w:rsidP="00700CD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Theme="minorEastAsia" w:cs="Arial" w:hint="eastAsia"/>
                <w:kern w:val="0"/>
                <w:sz w:val="14"/>
                <w:szCs w:val="14"/>
              </w:rPr>
              <w:t>N/A</w:t>
            </w:r>
          </w:p>
        </w:tc>
      </w:tr>
      <w:tr w:rsidR="00700CDF" w:rsidRPr="00346674" w14:paraId="05C13DAD" w14:textId="77777777" w:rsidTr="00BA1F2D">
        <w:trPr>
          <w:trHeight w:val="387"/>
        </w:trPr>
        <w:tc>
          <w:tcPr>
            <w:tcW w:w="242" w:type="pct"/>
            <w:vAlign w:val="center"/>
          </w:tcPr>
          <w:p w14:paraId="315A53D0" w14:textId="55AC2CF6" w:rsidR="00700CDF" w:rsidRPr="00346674" w:rsidRDefault="00161B69" w:rsidP="00BA1F2D">
            <w:pPr>
              <w:ind w:left="0"/>
              <w:jc w:val="center"/>
              <w:rPr>
                <w:rFonts w:cs="Arial"/>
                <w:w w:val="105"/>
                <w:sz w:val="14"/>
                <w:szCs w:val="14"/>
              </w:rPr>
            </w:pPr>
            <w:r w:rsidRPr="00346674">
              <w:rPr>
                <w:rFonts w:cs="Arial" w:hint="eastAsia"/>
                <w:w w:val="105"/>
                <w:sz w:val="14"/>
                <w:szCs w:val="14"/>
              </w:rPr>
              <w:t>7</w:t>
            </w:r>
          </w:p>
        </w:tc>
        <w:tc>
          <w:tcPr>
            <w:tcW w:w="643" w:type="pct"/>
            <w:vAlign w:val="center"/>
          </w:tcPr>
          <w:p w14:paraId="714E1758" w14:textId="1188AEF9" w:rsidR="00700CDF" w:rsidRPr="00346674" w:rsidRDefault="00700CDF" w:rsidP="00BA1F2D">
            <w:pPr>
              <w:ind w:left="0"/>
              <w:jc w:val="center"/>
              <w:rPr>
                <w:rFonts w:cs="Arial"/>
                <w:w w:val="105"/>
                <w:sz w:val="14"/>
                <w:szCs w:val="14"/>
              </w:rPr>
            </w:pPr>
            <w:r w:rsidRPr="00346674">
              <w:rPr>
                <w:rFonts w:cs="Arial" w:hint="eastAsia"/>
                <w:w w:val="105"/>
                <w:sz w:val="14"/>
                <w:szCs w:val="14"/>
              </w:rPr>
              <w:t>Fire Protection</w:t>
            </w:r>
          </w:p>
        </w:tc>
        <w:tc>
          <w:tcPr>
            <w:tcW w:w="2333" w:type="pct"/>
          </w:tcPr>
          <w:p w14:paraId="4A057843" w14:textId="1842DEB3" w:rsidR="00700CDF" w:rsidRPr="00346674" w:rsidRDefault="0041008F" w:rsidP="00843C2F">
            <w:pPr>
              <w:widowControl w:val="0"/>
              <w:numPr>
                <w:ilvl w:val="0"/>
                <w:numId w:val="21"/>
              </w:numPr>
              <w:spacing w:line="160" w:lineRule="exact"/>
              <w:ind w:left="284" w:rightChars="50" w:right="100" w:hanging="142"/>
              <w:rPr>
                <w:rFonts w:eastAsiaTheme="minorEastAsia" w:cs="Arial"/>
                <w:sz w:val="14"/>
                <w:szCs w:val="14"/>
              </w:rPr>
            </w:pPr>
            <w:r w:rsidRPr="00346674">
              <w:rPr>
                <w:rFonts w:cs="Arial"/>
                <w:sz w:val="14"/>
                <w:szCs w:val="14"/>
                <w:lang w:val="en-GB"/>
              </w:rPr>
              <w:t>It is based on receiving SAIS approved Stage 1 Fire Protection System FEED Package specified in Annex A Part 4 Section 5.4.4</w:t>
            </w:r>
            <w:r w:rsidR="001D63A2" w:rsidRPr="00346674">
              <w:rPr>
                <w:rFonts w:cs="Arial" w:hint="eastAsia"/>
                <w:sz w:val="14"/>
                <w:szCs w:val="14"/>
                <w:lang w:val="en-GB"/>
              </w:rPr>
              <w:t>.</w:t>
            </w:r>
          </w:p>
        </w:tc>
        <w:tc>
          <w:tcPr>
            <w:tcW w:w="1782" w:type="pct"/>
          </w:tcPr>
          <w:p w14:paraId="4EE36C5E" w14:textId="203EF5F0" w:rsidR="00700CDF" w:rsidRPr="00346674" w:rsidRDefault="00AC5F75" w:rsidP="00700CDF">
            <w:pPr>
              <w:widowControl w:val="0"/>
              <w:numPr>
                <w:ilvl w:val="0"/>
                <w:numId w:val="21"/>
              </w:numPr>
              <w:spacing w:line="160" w:lineRule="exact"/>
              <w:ind w:left="284" w:rightChars="50" w:right="100" w:hanging="142"/>
              <w:rPr>
                <w:rFonts w:eastAsia="Arial" w:cs="Arial"/>
                <w:kern w:val="0"/>
                <w:sz w:val="14"/>
                <w:szCs w:val="14"/>
                <w:lang w:eastAsia="en-GB"/>
              </w:rPr>
            </w:pPr>
            <w:r w:rsidRPr="00346674">
              <w:rPr>
                <w:rFonts w:eastAsiaTheme="minorEastAsia" w:cs="Arial" w:hint="eastAsia"/>
                <w:kern w:val="0"/>
                <w:sz w:val="14"/>
                <w:szCs w:val="14"/>
              </w:rPr>
              <w:t>N/A</w:t>
            </w:r>
          </w:p>
        </w:tc>
      </w:tr>
      <w:tr w:rsidR="00700CDF" w:rsidRPr="00346674" w14:paraId="69FB913A" w14:textId="77777777" w:rsidTr="00BA1F2D">
        <w:trPr>
          <w:trHeight w:val="387"/>
        </w:trPr>
        <w:tc>
          <w:tcPr>
            <w:tcW w:w="242" w:type="pct"/>
            <w:vAlign w:val="center"/>
          </w:tcPr>
          <w:p w14:paraId="4E5D6BE3" w14:textId="7675A194" w:rsidR="00700CDF" w:rsidRPr="00346674" w:rsidRDefault="009119A4" w:rsidP="00BA1F2D">
            <w:pPr>
              <w:ind w:left="0"/>
              <w:jc w:val="center"/>
              <w:rPr>
                <w:rFonts w:cs="Arial"/>
                <w:w w:val="105"/>
                <w:sz w:val="14"/>
                <w:szCs w:val="14"/>
              </w:rPr>
            </w:pPr>
            <w:r w:rsidRPr="00346674">
              <w:rPr>
                <w:rFonts w:cs="Arial" w:hint="eastAsia"/>
                <w:w w:val="105"/>
                <w:sz w:val="14"/>
                <w:szCs w:val="14"/>
              </w:rPr>
              <w:t>8</w:t>
            </w:r>
          </w:p>
        </w:tc>
        <w:tc>
          <w:tcPr>
            <w:tcW w:w="643" w:type="pct"/>
            <w:vAlign w:val="center"/>
          </w:tcPr>
          <w:p w14:paraId="7100CB9D" w14:textId="45749827" w:rsidR="00700CDF" w:rsidRPr="00346674" w:rsidRDefault="0041008F" w:rsidP="00BA1F2D">
            <w:pPr>
              <w:ind w:left="0"/>
              <w:jc w:val="center"/>
              <w:rPr>
                <w:rFonts w:cs="Arial"/>
                <w:w w:val="105"/>
                <w:sz w:val="14"/>
                <w:szCs w:val="14"/>
              </w:rPr>
            </w:pPr>
            <w:r w:rsidRPr="00346674">
              <w:rPr>
                <w:rFonts w:cs="Arial" w:hint="eastAsia"/>
                <w:w w:val="105"/>
                <w:sz w:val="14"/>
                <w:szCs w:val="14"/>
              </w:rPr>
              <w:t>Electrical</w:t>
            </w:r>
          </w:p>
        </w:tc>
        <w:tc>
          <w:tcPr>
            <w:tcW w:w="2333" w:type="pct"/>
          </w:tcPr>
          <w:p w14:paraId="24FDE1FE" w14:textId="77777777" w:rsidR="0041008F" w:rsidRPr="007F1A66" w:rsidRDefault="0041008F" w:rsidP="0041008F">
            <w:pPr>
              <w:widowControl w:val="0"/>
              <w:numPr>
                <w:ilvl w:val="0"/>
                <w:numId w:val="21"/>
              </w:numPr>
              <w:autoSpaceDE w:val="0"/>
              <w:autoSpaceDN w:val="0"/>
              <w:spacing w:line="160" w:lineRule="exact"/>
              <w:ind w:left="272" w:rightChars="50" w:right="100" w:hanging="142"/>
              <w:contextualSpacing/>
              <w:rPr>
                <w:rFonts w:eastAsia="Arial" w:cs="Arial"/>
                <w:strike/>
                <w:kern w:val="0"/>
                <w:sz w:val="14"/>
                <w:szCs w:val="14"/>
                <w:lang w:eastAsia="en-GB"/>
                <w:rPrChange w:id="978" w:author="최준일(Junil Choi, 전기설계팀)" w:date="2026-10-23T08:00:00Z" w16du:dateUtc="2026-10-22T23:00:00Z">
                  <w:rPr>
                    <w:rFonts w:eastAsia="Arial" w:cs="Arial"/>
                    <w:kern w:val="0"/>
                    <w:sz w:val="14"/>
                    <w:szCs w:val="14"/>
                    <w:lang w:eastAsia="en-GB"/>
                  </w:rPr>
                </w:rPrChange>
              </w:rPr>
            </w:pPr>
            <w:r w:rsidRPr="007F1A66">
              <w:rPr>
                <w:rFonts w:eastAsia="Arial" w:cs="Arial"/>
                <w:strike/>
                <w:color w:val="00B0F0"/>
                <w:kern w:val="0"/>
                <w:sz w:val="14"/>
                <w:szCs w:val="14"/>
                <w:lang w:eastAsia="en-GB"/>
                <w:rPrChange w:id="979" w:author="최준일(Junil Choi, 전기설계팀)" w:date="2026-10-23T08:00:00Z" w16du:dateUtc="2026-10-22T23:00:00Z">
                  <w:rPr>
                    <w:rFonts w:eastAsia="Arial" w:cs="Arial"/>
                    <w:kern w:val="0"/>
                    <w:sz w:val="14"/>
                    <w:szCs w:val="14"/>
                    <w:lang w:eastAsia="en-GB"/>
                  </w:rPr>
                </w:rPrChange>
              </w:rPr>
              <w:t>Separate Electrical Design Basis, Telecommunication/Security Design Basis, and Specifications will not be developed for the MMC Gold Project during Phase 1 and are excluded from the Phase 1 scope and cost estimate.</w:t>
            </w:r>
          </w:p>
          <w:p w14:paraId="61048024" w14:textId="77777777" w:rsidR="0041008F" w:rsidRPr="00346674" w:rsidRDefault="0041008F" w:rsidP="002809E6">
            <w:pPr>
              <w:widowControl w:val="0"/>
              <w:numPr>
                <w:ilvl w:val="0"/>
                <w:numId w:val="21"/>
              </w:numPr>
              <w:autoSpaceDE w:val="0"/>
              <w:autoSpaceDN w:val="0"/>
              <w:spacing w:line="160" w:lineRule="exact"/>
              <w:ind w:left="272" w:rightChars="50" w:right="100" w:hanging="142"/>
              <w:contextualSpacing/>
              <w:rPr>
                <w:rFonts w:eastAsia="Malgun Gothic" w:cs="Arial"/>
                <w:kern w:val="0"/>
                <w:sz w:val="14"/>
                <w:szCs w:val="14"/>
              </w:rPr>
            </w:pPr>
            <w:r w:rsidRPr="0036466C">
              <w:rPr>
                <w:rFonts w:eastAsia="Arial" w:cs="Arial"/>
                <w:strike/>
                <w:color w:val="00B0F0"/>
                <w:kern w:val="0"/>
                <w:sz w:val="14"/>
                <w:szCs w:val="14"/>
                <w:lang w:eastAsia="en-GB"/>
                <w:rPrChange w:id="980" w:author="최준일(Junil Choi, 전기설계팀)" w:date="2026-10-23T08:00:00Z" w16du:dateUtc="2026-10-22T23:00:00Z">
                  <w:rPr>
                    <w:rFonts w:eastAsia="Arial" w:cs="Arial"/>
                    <w:kern w:val="0"/>
                    <w:sz w:val="14"/>
                    <w:szCs w:val="14"/>
                    <w:lang w:eastAsia="en-GB"/>
                  </w:rPr>
                </w:rPrChange>
              </w:rPr>
              <w:t>Any project-specific deviations, waivers, modifications, or updates shall be documented in a dedicated register and submitted as supporting documentation for the cost estimate</w:t>
            </w:r>
            <w:r w:rsidRPr="00346674">
              <w:rPr>
                <w:rFonts w:eastAsia="Arial" w:cs="Arial"/>
                <w:kern w:val="0"/>
                <w:sz w:val="14"/>
                <w:szCs w:val="14"/>
                <w:lang w:eastAsia="en-GB"/>
              </w:rPr>
              <w:t>.</w:t>
            </w:r>
          </w:p>
          <w:p w14:paraId="04B4D7F2" w14:textId="77777777" w:rsidR="0041008F" w:rsidRPr="00346674" w:rsidRDefault="0041008F" w:rsidP="003963A0">
            <w:pPr>
              <w:widowControl w:val="0"/>
              <w:numPr>
                <w:ilvl w:val="0"/>
                <w:numId w:val="21"/>
              </w:numPr>
              <w:autoSpaceDE w:val="0"/>
              <w:autoSpaceDN w:val="0"/>
              <w:spacing w:line="160" w:lineRule="exact"/>
              <w:ind w:left="272" w:rightChars="50" w:right="100" w:hanging="142"/>
              <w:contextualSpacing/>
              <w:rPr>
                <w:rFonts w:eastAsia="Malgun Gothic" w:cs="Arial"/>
                <w:kern w:val="0"/>
                <w:sz w:val="14"/>
                <w:szCs w:val="14"/>
              </w:rPr>
            </w:pPr>
            <w:r w:rsidRPr="00346674">
              <w:rPr>
                <w:rFonts w:eastAsia="Malgun Gothic" w:cs="Arial"/>
                <w:kern w:val="0"/>
                <w:sz w:val="14"/>
                <w:szCs w:val="14"/>
              </w:rPr>
              <w:t>No new Solar Power System or Energy Storage System (ESS) has been considered for the MMC Gold Project.</w:t>
            </w:r>
            <w:r w:rsidRPr="00346674">
              <w:rPr>
                <w:rFonts w:eastAsia="Malgun Gothic" w:cs="Arial" w:hint="eastAsia"/>
                <w:kern w:val="0"/>
                <w:sz w:val="14"/>
                <w:szCs w:val="14"/>
              </w:rPr>
              <w:t xml:space="preserve"> </w:t>
            </w:r>
            <w:r w:rsidRPr="00346674">
              <w:rPr>
                <w:rFonts w:eastAsia="Malgun Gothic" w:cs="Arial"/>
                <w:kern w:val="0"/>
                <w:sz w:val="14"/>
                <w:szCs w:val="14"/>
              </w:rPr>
              <w:t>Furthermore, no interface with the existing MMGP Solar Power System or Energy Storage System has been considered.</w:t>
            </w:r>
          </w:p>
          <w:p w14:paraId="28CD23DA" w14:textId="77777777" w:rsidR="0041008F" w:rsidRPr="00346674" w:rsidRDefault="0041008F" w:rsidP="003963A0">
            <w:pPr>
              <w:widowControl w:val="0"/>
              <w:numPr>
                <w:ilvl w:val="0"/>
                <w:numId w:val="21"/>
              </w:numPr>
              <w:autoSpaceDE w:val="0"/>
              <w:autoSpaceDN w:val="0"/>
              <w:spacing w:line="160" w:lineRule="exact"/>
              <w:ind w:left="272" w:rightChars="50" w:right="100" w:hanging="142"/>
              <w:contextualSpacing/>
              <w:rPr>
                <w:rFonts w:eastAsia="Malgun Gothic" w:cs="Arial"/>
                <w:kern w:val="0"/>
                <w:sz w:val="14"/>
                <w:szCs w:val="14"/>
              </w:rPr>
            </w:pPr>
            <w:r w:rsidRPr="00346674">
              <w:rPr>
                <w:rFonts w:eastAsia="Malgun Gothic" w:cs="Arial"/>
                <w:kern w:val="0"/>
                <w:sz w:val="14"/>
                <w:szCs w:val="14"/>
              </w:rPr>
              <w:t>Power for MMC Gold Project electrical loads shall be supplied from the new substations installed as part of the MMC Gold Project.</w:t>
            </w:r>
          </w:p>
          <w:p w14:paraId="5731A33E" w14:textId="46B26156" w:rsidR="00523F89" w:rsidRDefault="0041008F" w:rsidP="003B3DDA">
            <w:pPr>
              <w:widowControl w:val="0"/>
              <w:numPr>
                <w:ilvl w:val="0"/>
                <w:numId w:val="21"/>
              </w:numPr>
              <w:autoSpaceDE w:val="0"/>
              <w:autoSpaceDN w:val="0"/>
              <w:spacing w:line="160" w:lineRule="exact"/>
              <w:ind w:left="272" w:rightChars="50" w:right="100" w:hanging="142"/>
              <w:contextualSpacing/>
              <w:rPr>
                <w:ins w:id="981" w:author="최준일(Junil Choi, 전기설계팀)" w:date="2026-10-23T08:08:00Z" w16du:dateUtc="2026-10-22T23:08:00Z"/>
                <w:rFonts w:eastAsia="Malgun Gothic" w:cs="Arial"/>
                <w:kern w:val="0"/>
                <w:sz w:val="14"/>
                <w:szCs w:val="14"/>
              </w:rPr>
            </w:pPr>
            <w:r w:rsidRPr="00346674">
              <w:rPr>
                <w:rFonts w:eastAsia="Malgun Gothic" w:cs="Arial"/>
                <w:kern w:val="0"/>
                <w:sz w:val="14"/>
                <w:szCs w:val="14"/>
              </w:rPr>
              <w:t>PMS (Power Management System) shall be provided as a dedicated system for the MMC Gold Project. No interface with the existing MMGP PMS has been considered.</w:t>
            </w:r>
          </w:p>
          <w:p w14:paraId="67FF6C99" w14:textId="7F2A9085" w:rsidR="00A54C75" w:rsidRPr="006452C4" w:rsidRDefault="00E92C5B" w:rsidP="003B3DDA">
            <w:pPr>
              <w:widowControl w:val="0"/>
              <w:numPr>
                <w:ilvl w:val="0"/>
                <w:numId w:val="21"/>
              </w:numPr>
              <w:autoSpaceDE w:val="0"/>
              <w:autoSpaceDN w:val="0"/>
              <w:spacing w:line="160" w:lineRule="exact"/>
              <w:ind w:left="272" w:rightChars="50" w:right="100" w:hanging="142"/>
              <w:contextualSpacing/>
              <w:rPr>
                <w:ins w:id="982" w:author="최준일(Junil Choi, 전기설계팀)" w:date="2026-10-23T08:09:00Z" w16du:dateUtc="2026-10-22T23:09:00Z"/>
                <w:rFonts w:eastAsia="Malgun Gothic" w:cs="Arial"/>
                <w:color w:val="00B0F0"/>
                <w:kern w:val="0"/>
                <w:sz w:val="14"/>
                <w:szCs w:val="14"/>
                <w:rPrChange w:id="983" w:author="최준일(Junil Choi, 전기설계팀)" w:date="2026-10-23T08:14:00Z" w16du:dateUtc="2026-10-22T23:14:00Z">
                  <w:rPr>
                    <w:ins w:id="984" w:author="최준일(Junil Choi, 전기설계팀)" w:date="2026-10-23T08:09:00Z" w16du:dateUtc="2026-10-22T23:09:00Z"/>
                    <w:rFonts w:eastAsia="Malgun Gothic" w:cs="Arial"/>
                    <w:kern w:val="0"/>
                    <w:sz w:val="14"/>
                    <w:szCs w:val="14"/>
                  </w:rPr>
                </w:rPrChange>
              </w:rPr>
            </w:pPr>
            <w:ins w:id="985" w:author="최준일(Junil Choi, 전기설계팀)" w:date="2026-10-23T08:08:00Z" w16du:dateUtc="2026-10-22T23:08:00Z">
              <w:r w:rsidRPr="006452C4">
                <w:rPr>
                  <w:rFonts w:eastAsia="Malgun Gothic" w:cs="Arial"/>
                  <w:color w:val="00B0F0"/>
                  <w:kern w:val="0"/>
                  <w:sz w:val="14"/>
                  <w:szCs w:val="14"/>
                  <w:rPrChange w:id="986" w:author="최준일(Junil Choi, 전기설계팀)" w:date="2026-10-23T08:14:00Z" w16du:dateUtc="2026-10-22T23:14:00Z">
                    <w:rPr>
                      <w:rFonts w:eastAsia="Malgun Gothic" w:cs="Arial"/>
                      <w:kern w:val="0"/>
                      <w:sz w:val="14"/>
                      <w:szCs w:val="14"/>
                    </w:rPr>
                  </w:rPrChange>
                </w:rPr>
                <w:t>No interface with the SEC power supply</w:t>
              </w:r>
            </w:ins>
          </w:p>
          <w:p w14:paraId="28F750D5" w14:textId="4F0EB39D" w:rsidR="00071D86" w:rsidRPr="006452C4" w:rsidRDefault="00071D86" w:rsidP="007813D7">
            <w:pPr>
              <w:widowControl w:val="0"/>
              <w:numPr>
                <w:ilvl w:val="0"/>
                <w:numId w:val="21"/>
              </w:numPr>
              <w:autoSpaceDE w:val="0"/>
              <w:autoSpaceDN w:val="0"/>
              <w:spacing w:line="160" w:lineRule="exact"/>
              <w:ind w:left="272" w:rightChars="50" w:right="100" w:hanging="142"/>
              <w:contextualSpacing/>
              <w:rPr>
                <w:rFonts w:eastAsia="Malgun Gothic" w:cs="Arial"/>
                <w:color w:val="00B0F0"/>
                <w:kern w:val="0"/>
                <w:sz w:val="14"/>
                <w:szCs w:val="14"/>
                <w:rPrChange w:id="987" w:author="최준일(Junil Choi, 전기설계팀)" w:date="2026-10-23T08:14:00Z" w16du:dateUtc="2026-10-22T23:14:00Z">
                  <w:rPr>
                    <w:rFonts w:eastAsia="Malgun Gothic" w:cs="Arial"/>
                    <w:kern w:val="0"/>
                    <w:sz w:val="14"/>
                    <w:szCs w:val="14"/>
                  </w:rPr>
                </w:rPrChange>
              </w:rPr>
            </w:pPr>
            <w:ins w:id="988" w:author="최준일(Junil Choi, 전기설계팀)" w:date="2026-10-23T08:09:00Z" w16du:dateUtc="2026-10-22T23:09:00Z">
              <w:r w:rsidRPr="006452C4">
                <w:rPr>
                  <w:rFonts w:eastAsia="Malgun Gothic" w:cs="Arial"/>
                  <w:color w:val="00B0F0"/>
                  <w:kern w:val="0"/>
                  <w:sz w:val="14"/>
                  <w:szCs w:val="14"/>
                  <w:rPrChange w:id="989" w:author="최준일(Junil Choi, 전기설계팀)" w:date="2026-10-23T08:14:00Z" w16du:dateUtc="2026-10-22T23:14:00Z">
                    <w:rPr>
                      <w:rFonts w:eastAsia="Malgun Gothic" w:cs="Arial"/>
                      <w:kern w:val="0"/>
                      <w:sz w:val="14"/>
                      <w:szCs w:val="14"/>
                    </w:rPr>
                  </w:rPrChange>
                </w:rPr>
                <w:t>No power supply interconnections from the existing MMGP</w:t>
              </w:r>
            </w:ins>
          </w:p>
          <w:p w14:paraId="007AA47E" w14:textId="4572676A" w:rsidR="00700CDF" w:rsidRPr="00346674" w:rsidRDefault="00700CDF" w:rsidP="00404EAB">
            <w:pPr>
              <w:widowControl w:val="0"/>
              <w:autoSpaceDE w:val="0"/>
              <w:autoSpaceDN w:val="0"/>
              <w:spacing w:line="160" w:lineRule="exact"/>
              <w:ind w:left="272" w:rightChars="50" w:right="100"/>
              <w:contextualSpacing/>
              <w:rPr>
                <w:rFonts w:eastAsiaTheme="minorEastAsia" w:cs="Arial"/>
                <w:kern w:val="0"/>
                <w:sz w:val="14"/>
                <w:szCs w:val="14"/>
              </w:rPr>
            </w:pPr>
          </w:p>
        </w:tc>
        <w:tc>
          <w:tcPr>
            <w:tcW w:w="1782" w:type="pct"/>
          </w:tcPr>
          <w:p w14:paraId="5FB3FE14" w14:textId="77777777" w:rsidR="0041008F" w:rsidRPr="00346674" w:rsidRDefault="0041008F" w:rsidP="0041008F">
            <w:pPr>
              <w:pStyle w:val="ListParagraph"/>
              <w:widowControl w:val="0"/>
              <w:numPr>
                <w:ilvl w:val="0"/>
                <w:numId w:val="21"/>
              </w:numPr>
              <w:autoSpaceDE w:val="0"/>
              <w:autoSpaceDN w:val="0"/>
              <w:spacing w:line="160" w:lineRule="exact"/>
              <w:ind w:leftChars="0" w:left="317" w:rightChars="50" w:right="100" w:hanging="144"/>
              <w:contextualSpacing/>
              <w:rPr>
                <w:rFonts w:eastAsia="Malgun Gothic" w:cs="Arial"/>
                <w:kern w:val="0"/>
                <w:sz w:val="14"/>
                <w:szCs w:val="14"/>
              </w:rPr>
            </w:pPr>
            <w:r w:rsidRPr="00346674">
              <w:rPr>
                <w:rFonts w:eastAsia="Arial" w:cs="Arial"/>
                <w:kern w:val="0"/>
                <w:sz w:val="14"/>
                <w:szCs w:val="14"/>
              </w:rPr>
              <w:t>Although the preparation of an RFP for the appointment of the Employer's Site Security Services EPC Contractor is identified as part of the Contractor's responsibilities, this activity has not been included in the Phase 1 scope.</w:t>
            </w:r>
          </w:p>
          <w:p w14:paraId="1727246D"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346674">
              <w:rPr>
                <w:rFonts w:eastAsia="Arial" w:cs="Arial"/>
                <w:kern w:val="0"/>
                <w:sz w:val="14"/>
                <w:szCs w:val="14"/>
              </w:rPr>
              <w:t>The Bid is based on the assumption that the RFP preparation will be performed during Phase 2 and is therefore excluded from the Phase 1 scope and cost estimate.</w:t>
            </w:r>
          </w:p>
          <w:p w14:paraId="53AD374C" w14:textId="77777777" w:rsidR="0041008F" w:rsidRPr="00962A1A" w:rsidRDefault="0041008F" w:rsidP="0041008F">
            <w:pPr>
              <w:pStyle w:val="ListParagraph"/>
              <w:widowControl w:val="0"/>
              <w:numPr>
                <w:ilvl w:val="0"/>
                <w:numId w:val="21"/>
              </w:numPr>
              <w:autoSpaceDE w:val="0"/>
              <w:autoSpaceDN w:val="0"/>
              <w:spacing w:line="160" w:lineRule="exact"/>
              <w:ind w:leftChars="0" w:left="317" w:rightChars="50" w:right="100" w:hanging="144"/>
              <w:contextualSpacing/>
              <w:rPr>
                <w:rFonts w:eastAsia="Malgun Gothic" w:cs="Arial"/>
                <w:strike/>
                <w:color w:val="00B0F0"/>
                <w:kern w:val="0"/>
                <w:sz w:val="14"/>
                <w:szCs w:val="14"/>
                <w:rPrChange w:id="990" w:author="최준일(Junil Choi, 전기설계팀)" w:date="2026-10-23T08:05:00Z" w16du:dateUtc="2026-10-22T23:05:00Z">
                  <w:rPr>
                    <w:rFonts w:eastAsia="Malgun Gothic" w:cs="Arial"/>
                    <w:kern w:val="0"/>
                    <w:sz w:val="14"/>
                    <w:szCs w:val="14"/>
                  </w:rPr>
                </w:rPrChange>
              </w:rPr>
            </w:pPr>
            <w:r w:rsidRPr="00962A1A">
              <w:rPr>
                <w:rFonts w:eastAsia="Malgun Gothic" w:cs="Arial"/>
                <w:strike/>
                <w:color w:val="00B0F0"/>
                <w:kern w:val="0"/>
                <w:sz w:val="14"/>
                <w:szCs w:val="14"/>
                <w:rPrChange w:id="991" w:author="최준일(Junil Choi, 전기설계팀)" w:date="2026-10-23T08:05:00Z" w16du:dateUtc="2026-10-22T23:05:00Z">
                  <w:rPr>
                    <w:rFonts w:eastAsia="Malgun Gothic" w:cs="Arial"/>
                    <w:kern w:val="0"/>
                    <w:sz w:val="14"/>
                    <w:szCs w:val="14"/>
                  </w:rPr>
                </w:rPrChange>
              </w:rPr>
              <w:t>3D Modeling for the Electrical System has not been considered during Phase 1.</w:t>
            </w:r>
          </w:p>
          <w:p w14:paraId="372F4650"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962A1A">
              <w:rPr>
                <w:rFonts w:eastAsia="Malgun Gothic" w:cs="Arial"/>
                <w:strike/>
                <w:color w:val="00B0F0"/>
                <w:kern w:val="0"/>
                <w:sz w:val="14"/>
                <w:szCs w:val="14"/>
                <w:rPrChange w:id="992" w:author="최준일(Junil Choi, 전기설계팀)" w:date="2026-10-23T08:05:00Z" w16du:dateUtc="2026-10-22T23:05:00Z">
                  <w:rPr>
                    <w:rFonts w:eastAsia="Malgun Gothic" w:cs="Arial"/>
                    <w:kern w:val="0"/>
                    <w:sz w:val="14"/>
                    <w:szCs w:val="14"/>
                  </w:rPr>
                </w:rPrChange>
              </w:rPr>
              <w:t>The Bid is based on the assumption that any Electrical 3D Modeling activities will be performed during Phase 2.</w:t>
            </w:r>
          </w:p>
          <w:p w14:paraId="2BA92D87" w14:textId="77777777" w:rsidR="0041008F" w:rsidRPr="00346674" w:rsidRDefault="0041008F" w:rsidP="0041008F">
            <w:pPr>
              <w:pStyle w:val="ListParagraph"/>
              <w:widowControl w:val="0"/>
              <w:numPr>
                <w:ilvl w:val="0"/>
                <w:numId w:val="21"/>
              </w:numPr>
              <w:autoSpaceDE w:val="0"/>
              <w:autoSpaceDN w:val="0"/>
              <w:spacing w:line="160" w:lineRule="exact"/>
              <w:ind w:leftChars="0" w:left="317" w:rightChars="50" w:right="100" w:hanging="144"/>
              <w:contextualSpacing/>
              <w:rPr>
                <w:rFonts w:eastAsia="Malgun Gothic" w:cs="Arial"/>
                <w:kern w:val="0"/>
                <w:sz w:val="14"/>
                <w:szCs w:val="14"/>
              </w:rPr>
            </w:pPr>
            <w:r w:rsidRPr="00346674">
              <w:rPr>
                <w:rFonts w:eastAsia="Malgun Gothic" w:cs="Arial"/>
                <w:kern w:val="0"/>
                <w:sz w:val="14"/>
                <w:szCs w:val="14"/>
              </w:rPr>
              <w:t>Develop and issue for the following Security Reports have not been considered within the Phase 1 scope.</w:t>
            </w:r>
          </w:p>
          <w:p w14:paraId="14444BF1"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346674">
              <w:rPr>
                <w:rFonts w:eastAsia="Malgun Gothic" w:cs="Arial"/>
                <w:kern w:val="0"/>
                <w:sz w:val="14"/>
                <w:szCs w:val="14"/>
              </w:rPr>
              <w:t>* Security lighting calculation</w:t>
            </w:r>
          </w:p>
          <w:p w14:paraId="1B22235C"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346674">
              <w:rPr>
                <w:rFonts w:eastAsia="Malgun Gothic" w:cs="Arial"/>
                <w:kern w:val="0"/>
                <w:sz w:val="14"/>
                <w:szCs w:val="14"/>
              </w:rPr>
              <w:t>* Security camera field of view calculation</w:t>
            </w:r>
          </w:p>
          <w:p w14:paraId="07B34CDA"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346674">
              <w:rPr>
                <w:rFonts w:eastAsia="Malgun Gothic" w:cs="Arial"/>
                <w:kern w:val="0"/>
                <w:sz w:val="14"/>
                <w:szCs w:val="14"/>
              </w:rPr>
              <w:t>* Security system electrical load calculation</w:t>
            </w:r>
          </w:p>
          <w:p w14:paraId="0498052A" w14:textId="77777777" w:rsidR="0041008F" w:rsidRPr="00CA0390" w:rsidRDefault="0041008F" w:rsidP="0041008F">
            <w:pPr>
              <w:pStyle w:val="ListParagraph"/>
              <w:widowControl w:val="0"/>
              <w:numPr>
                <w:ilvl w:val="0"/>
                <w:numId w:val="21"/>
              </w:numPr>
              <w:autoSpaceDE w:val="0"/>
              <w:autoSpaceDN w:val="0"/>
              <w:spacing w:line="160" w:lineRule="exact"/>
              <w:ind w:leftChars="0" w:left="317" w:rightChars="50" w:right="100" w:hanging="144"/>
              <w:contextualSpacing/>
              <w:rPr>
                <w:rFonts w:eastAsia="Malgun Gothic" w:cs="Arial"/>
                <w:strike/>
                <w:color w:val="00B0F0"/>
                <w:kern w:val="0"/>
                <w:sz w:val="14"/>
                <w:szCs w:val="14"/>
                <w:rPrChange w:id="993" w:author="최준일(Junil Choi, 전기설계팀)" w:date="2026-10-23T08:05:00Z" w16du:dateUtc="2026-10-22T23:05:00Z">
                  <w:rPr>
                    <w:rFonts w:eastAsia="Malgun Gothic" w:cs="Arial"/>
                    <w:kern w:val="0"/>
                    <w:sz w:val="14"/>
                    <w:szCs w:val="14"/>
                  </w:rPr>
                </w:rPrChange>
              </w:rPr>
            </w:pPr>
            <w:r w:rsidRPr="00CA0390">
              <w:rPr>
                <w:rFonts w:eastAsia="Malgun Gothic" w:cs="Arial"/>
                <w:strike/>
                <w:color w:val="00B0F0"/>
                <w:kern w:val="0"/>
                <w:sz w:val="14"/>
                <w:szCs w:val="14"/>
                <w:rPrChange w:id="994" w:author="최준일(Junil Choi, 전기설계팀)" w:date="2026-10-23T08:05:00Z" w16du:dateUtc="2026-10-22T23:05:00Z">
                  <w:rPr>
                    <w:rFonts w:eastAsia="Malgun Gothic" w:cs="Arial"/>
                    <w:kern w:val="0"/>
                    <w:sz w:val="14"/>
                    <w:szCs w:val="14"/>
                  </w:rPr>
                </w:rPrChange>
              </w:rPr>
              <w:t>Power System Analysis has not been considered during Phase 1.</w:t>
            </w:r>
          </w:p>
          <w:p w14:paraId="570AD80D" w14:textId="77777777" w:rsidR="0041008F" w:rsidRPr="00CA0390" w:rsidRDefault="0041008F" w:rsidP="0041008F">
            <w:pPr>
              <w:pStyle w:val="ListParagraph"/>
              <w:widowControl w:val="0"/>
              <w:autoSpaceDE w:val="0"/>
              <w:autoSpaceDN w:val="0"/>
              <w:spacing w:line="160" w:lineRule="exact"/>
              <w:ind w:leftChars="0" w:left="317" w:rightChars="50" w:right="100"/>
              <w:contextualSpacing/>
              <w:rPr>
                <w:rFonts w:eastAsia="Malgun Gothic" w:cs="Arial"/>
                <w:strike/>
                <w:color w:val="00B0F0"/>
                <w:kern w:val="0"/>
                <w:sz w:val="14"/>
                <w:szCs w:val="14"/>
                <w:rPrChange w:id="995" w:author="최준일(Junil Choi, 전기설계팀)" w:date="2026-10-23T08:05:00Z" w16du:dateUtc="2026-10-22T23:05:00Z">
                  <w:rPr>
                    <w:rFonts w:eastAsia="Malgun Gothic" w:cs="Arial"/>
                    <w:kern w:val="0"/>
                    <w:sz w:val="14"/>
                    <w:szCs w:val="14"/>
                  </w:rPr>
                </w:rPrChange>
              </w:rPr>
            </w:pPr>
            <w:r w:rsidRPr="00CA0390">
              <w:rPr>
                <w:rFonts w:eastAsia="Malgun Gothic" w:cs="Arial"/>
                <w:strike/>
                <w:color w:val="00B0F0"/>
                <w:kern w:val="0"/>
                <w:sz w:val="14"/>
                <w:szCs w:val="14"/>
                <w:rPrChange w:id="996" w:author="최준일(Junil Choi, 전기설계팀)" w:date="2026-10-23T08:05:00Z" w16du:dateUtc="2026-10-22T23:05:00Z">
                  <w:rPr>
                    <w:rFonts w:eastAsia="Malgun Gothic" w:cs="Arial"/>
                    <w:kern w:val="0"/>
                    <w:sz w:val="14"/>
                    <w:szCs w:val="14"/>
                  </w:rPr>
                </w:rPrChange>
              </w:rPr>
              <w:t>The Phase 1 FEED design and material take-off for the Power System shall be based on the existing MMGP design information, equipment data, and quantities.</w:t>
            </w:r>
          </w:p>
          <w:p w14:paraId="560F429D"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CA0390">
              <w:rPr>
                <w:rFonts w:eastAsia="Malgun Gothic" w:cs="Arial"/>
                <w:strike/>
                <w:color w:val="00B0F0"/>
                <w:kern w:val="0"/>
                <w:sz w:val="14"/>
                <w:szCs w:val="14"/>
                <w:rPrChange w:id="997" w:author="최준일(Junil Choi, 전기설계팀)" w:date="2026-10-23T08:05:00Z" w16du:dateUtc="2026-10-22T23:05:00Z">
                  <w:rPr>
                    <w:rFonts w:eastAsia="Malgun Gothic" w:cs="Arial"/>
                    <w:kern w:val="0"/>
                    <w:sz w:val="14"/>
                    <w:szCs w:val="14"/>
                  </w:rPr>
                </w:rPrChange>
              </w:rPr>
              <w:t>Any project-specific Power System Analysis</w:t>
            </w:r>
            <w:r w:rsidRPr="00CA0390">
              <w:rPr>
                <w:rFonts w:eastAsia="Malgun Gothic" w:cs="Arial"/>
                <w:color w:val="00B0F0"/>
                <w:kern w:val="0"/>
                <w:sz w:val="14"/>
                <w:szCs w:val="14"/>
                <w:rPrChange w:id="998" w:author="최준일(Junil Choi, 전기설계팀)" w:date="2026-10-23T08:05:00Z" w16du:dateUtc="2026-10-22T23:05:00Z">
                  <w:rPr>
                    <w:rFonts w:eastAsia="Malgun Gothic" w:cs="Arial"/>
                    <w:kern w:val="0"/>
                    <w:sz w:val="14"/>
                    <w:szCs w:val="14"/>
                  </w:rPr>
                </w:rPrChange>
              </w:rPr>
              <w:t xml:space="preserve"> </w:t>
            </w:r>
            <w:r w:rsidRPr="00CA0390">
              <w:rPr>
                <w:rFonts w:eastAsia="Malgun Gothic" w:cs="Arial"/>
                <w:strike/>
                <w:color w:val="00B0F0"/>
                <w:kern w:val="0"/>
                <w:sz w:val="14"/>
                <w:szCs w:val="14"/>
                <w:rPrChange w:id="999" w:author="최준일(Junil Choi, 전기설계팀)" w:date="2026-10-23T08:05:00Z" w16du:dateUtc="2026-10-22T23:05:00Z">
                  <w:rPr>
                    <w:rFonts w:eastAsia="Malgun Gothic" w:cs="Arial"/>
                    <w:kern w:val="0"/>
                    <w:sz w:val="14"/>
                    <w:szCs w:val="14"/>
                  </w:rPr>
                </w:rPrChange>
              </w:rPr>
              <w:t>and incorporation of MMC Gold Project shall be performed during Phase 2.</w:t>
            </w:r>
          </w:p>
          <w:p w14:paraId="227B5D59" w14:textId="77777777" w:rsidR="0041008F" w:rsidRPr="00346674" w:rsidRDefault="0041008F" w:rsidP="0041008F">
            <w:pPr>
              <w:pStyle w:val="ListParagraph"/>
              <w:widowControl w:val="0"/>
              <w:numPr>
                <w:ilvl w:val="0"/>
                <w:numId w:val="21"/>
              </w:numPr>
              <w:autoSpaceDE w:val="0"/>
              <w:autoSpaceDN w:val="0"/>
              <w:spacing w:line="160" w:lineRule="exact"/>
              <w:ind w:leftChars="0" w:left="317" w:rightChars="50" w:right="100" w:hanging="144"/>
              <w:contextualSpacing/>
              <w:rPr>
                <w:rFonts w:eastAsia="Malgun Gothic" w:cs="Arial"/>
                <w:kern w:val="0"/>
                <w:sz w:val="14"/>
                <w:szCs w:val="14"/>
              </w:rPr>
            </w:pPr>
            <w:r w:rsidRPr="00346674">
              <w:rPr>
                <w:rFonts w:eastAsia="Malgun Gothic" w:cs="Arial"/>
                <w:kern w:val="0"/>
                <w:sz w:val="14"/>
                <w:szCs w:val="14"/>
              </w:rPr>
              <w:t>SmartPlant Electrical (SPEL) activities have not been considered during Phase 1.</w:t>
            </w:r>
          </w:p>
          <w:p w14:paraId="71B8F0C7" w14:textId="77777777" w:rsidR="0041008F" w:rsidRPr="00346674" w:rsidRDefault="0041008F" w:rsidP="0041008F">
            <w:pPr>
              <w:pStyle w:val="ListParagraph"/>
              <w:widowControl w:val="0"/>
              <w:autoSpaceDE w:val="0"/>
              <w:autoSpaceDN w:val="0"/>
              <w:spacing w:line="160" w:lineRule="exact"/>
              <w:ind w:leftChars="0" w:left="317" w:rightChars="50" w:right="100"/>
              <w:contextualSpacing/>
              <w:rPr>
                <w:rFonts w:eastAsia="Malgun Gothic" w:cs="Arial"/>
                <w:kern w:val="0"/>
                <w:sz w:val="14"/>
                <w:szCs w:val="14"/>
              </w:rPr>
            </w:pPr>
            <w:r w:rsidRPr="00346674">
              <w:rPr>
                <w:rFonts w:eastAsia="Malgun Gothic" w:cs="Arial"/>
                <w:kern w:val="0"/>
                <w:sz w:val="14"/>
                <w:szCs w:val="14"/>
              </w:rPr>
              <w:t>The Bid is based on the assumption that SmartPlant Electrical will be implemented during Phase 2.</w:t>
            </w:r>
          </w:p>
          <w:p w14:paraId="7C0514CA" w14:textId="5EF9ED24" w:rsidR="00700CDF" w:rsidRPr="00346674" w:rsidRDefault="0041008F" w:rsidP="00522984">
            <w:pPr>
              <w:widowControl w:val="0"/>
              <w:numPr>
                <w:ilvl w:val="0"/>
                <w:numId w:val="21"/>
              </w:numPr>
              <w:spacing w:line="160" w:lineRule="exact"/>
              <w:ind w:left="284" w:rightChars="50" w:right="100" w:hanging="142"/>
              <w:rPr>
                <w:rFonts w:eastAsia="Malgun Gothic" w:cs="Arial"/>
                <w:kern w:val="0"/>
                <w:sz w:val="14"/>
                <w:szCs w:val="14"/>
              </w:rPr>
            </w:pPr>
            <w:r w:rsidRPr="00346674">
              <w:rPr>
                <w:rFonts w:eastAsia="Malgun Gothic" w:cs="Arial"/>
                <w:kern w:val="0"/>
                <w:sz w:val="14"/>
                <w:szCs w:val="14"/>
              </w:rPr>
              <w:t>Review meetings for the Electrical Hazardous Area Classification shall be conducted during Phase 2. Accordingly, these activities have not been considered in the Phase 1 scope.</w:t>
            </w:r>
          </w:p>
        </w:tc>
      </w:tr>
      <w:tr w:rsidR="00700CDF" w:rsidRPr="00346674" w14:paraId="31E75E97" w14:textId="77777777" w:rsidTr="00BA1F2D">
        <w:trPr>
          <w:trHeight w:val="387"/>
        </w:trPr>
        <w:tc>
          <w:tcPr>
            <w:tcW w:w="242" w:type="pct"/>
            <w:vAlign w:val="center"/>
          </w:tcPr>
          <w:p w14:paraId="53A58154" w14:textId="1E620B2E" w:rsidR="00700CDF" w:rsidRPr="00346674" w:rsidRDefault="00EB4BB4" w:rsidP="00BA1F2D">
            <w:pPr>
              <w:ind w:left="0"/>
              <w:jc w:val="center"/>
              <w:rPr>
                <w:rFonts w:cs="Arial"/>
                <w:w w:val="105"/>
                <w:sz w:val="14"/>
                <w:szCs w:val="14"/>
              </w:rPr>
            </w:pPr>
            <w:r w:rsidRPr="00346674">
              <w:rPr>
                <w:rFonts w:cs="Arial" w:hint="eastAsia"/>
                <w:w w:val="105"/>
                <w:sz w:val="14"/>
                <w:szCs w:val="14"/>
              </w:rPr>
              <w:t>9</w:t>
            </w:r>
          </w:p>
        </w:tc>
        <w:tc>
          <w:tcPr>
            <w:tcW w:w="643" w:type="pct"/>
            <w:vAlign w:val="center"/>
          </w:tcPr>
          <w:p w14:paraId="0F5F4471" w14:textId="5E5A4D9F" w:rsidR="00700CDF" w:rsidRPr="00346674" w:rsidRDefault="0041008F" w:rsidP="00BA1F2D">
            <w:pPr>
              <w:ind w:left="0"/>
              <w:jc w:val="center"/>
              <w:rPr>
                <w:rFonts w:eastAsiaTheme="minorEastAsia" w:cs="Arial"/>
                <w:w w:val="105"/>
                <w:sz w:val="14"/>
                <w:szCs w:val="14"/>
              </w:rPr>
            </w:pPr>
            <w:r w:rsidRPr="00346674">
              <w:rPr>
                <w:rFonts w:cs="Arial"/>
                <w:w w:val="105"/>
                <w:sz w:val="14"/>
                <w:szCs w:val="14"/>
              </w:rPr>
              <w:t>Instrument</w:t>
            </w:r>
            <w:r w:rsidRPr="00346674">
              <w:rPr>
                <w:rFonts w:cs="Arial" w:hint="eastAsia"/>
                <w:w w:val="105"/>
                <w:sz w:val="14"/>
                <w:szCs w:val="14"/>
              </w:rPr>
              <w:t xml:space="preserve"> &amp; Control</w:t>
            </w:r>
          </w:p>
        </w:tc>
        <w:tc>
          <w:tcPr>
            <w:tcW w:w="2333" w:type="pct"/>
          </w:tcPr>
          <w:p w14:paraId="1EF21071"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cs="Arial"/>
                <w:sz w:val="14"/>
                <w:szCs w:val="14"/>
              </w:rPr>
              <w:t>Based on the same architecture as the existing plant, the baseline design considers a new Control Room and an adjacent Instrument Rack Room to house the Server and Network Cabinets. Meanwhile, PLCs and Remote Marshalling Panels are planned to be installed within the Substation without separate room segregation</w:t>
            </w:r>
          </w:p>
          <w:p w14:paraId="476D900C"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rPr>
              <w:t>In accordance with the R&amp;R Matrix, the engineering and supply of PCS hardware and software for ISBL fall under the OEM's scope of work, whereas the Contractor shall perform the works for OSBL and the integration between ISBL and OSBL only</w:t>
            </w:r>
          </w:p>
          <w:p w14:paraId="06691CCC" w14:textId="20D06C78"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Malgun Gothic" w:cs="Arial"/>
                <w:sz w:val="14"/>
                <w:szCs w:val="14"/>
              </w:rPr>
              <w:t xml:space="preserve">Engineering and procurement for </w:t>
            </w:r>
            <w:r w:rsidRPr="00346674">
              <w:rPr>
                <w:rFonts w:eastAsia="Arial" w:cs="Arial"/>
                <w:sz w:val="14"/>
                <w:szCs w:val="14"/>
              </w:rPr>
              <w:t xml:space="preserve">Fire and Gas (F&amp;G) detectors for both ISBL and OSBL have been considered within </w:t>
            </w:r>
            <w:r w:rsidR="00443E18" w:rsidRPr="00346674">
              <w:rPr>
                <w:rFonts w:eastAsiaTheme="minorEastAsia" w:cs="Arial"/>
                <w:sz w:val="14"/>
                <w:szCs w:val="14"/>
              </w:rPr>
              <w:t>the Bidder’s</w:t>
            </w:r>
            <w:r w:rsidRPr="00346674">
              <w:rPr>
                <w:rFonts w:eastAsia="Arial" w:cs="Arial"/>
                <w:sz w:val="14"/>
                <w:szCs w:val="14"/>
              </w:rPr>
              <w:t xml:space="preserve"> scope of work.</w:t>
            </w:r>
          </w:p>
          <w:p w14:paraId="09826021"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rPr>
              <w:t>The interface with the existing plant is based on the integration of the PCS and the Fire Alarm System, and only the interface with the existing Control Room is considered within this scope.</w:t>
            </w:r>
          </w:p>
          <w:p w14:paraId="457B26F6" w14:textId="69EF191F" w:rsidR="003613C6" w:rsidRPr="00346674" w:rsidRDefault="0041008F" w:rsidP="00306FF3">
            <w:pPr>
              <w:widowControl w:val="0"/>
              <w:numPr>
                <w:ilvl w:val="0"/>
                <w:numId w:val="21"/>
              </w:numPr>
              <w:spacing w:line="160" w:lineRule="exact"/>
              <w:ind w:left="284" w:rightChars="50" w:right="100" w:hanging="142"/>
              <w:rPr>
                <w:rFonts w:eastAsiaTheme="minorEastAsia" w:cs="Arial"/>
                <w:sz w:val="14"/>
                <w:szCs w:val="14"/>
              </w:rPr>
            </w:pPr>
            <w:r w:rsidRPr="00346674">
              <w:rPr>
                <w:rFonts w:eastAsia="Arial" w:cs="Arial"/>
                <w:sz w:val="14"/>
                <w:szCs w:val="14"/>
              </w:rPr>
              <w:t>The existing plant specifications shall be applied as the project specifications; any deviations or alternative proposals will be clarified separately and formally issued via an addendum</w:t>
            </w:r>
          </w:p>
        </w:tc>
        <w:tc>
          <w:tcPr>
            <w:tcW w:w="1782" w:type="pct"/>
          </w:tcPr>
          <w:p w14:paraId="64E25F2E"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Malgun Gothic" w:cs="Arial"/>
                <w:sz w:val="14"/>
                <w:szCs w:val="14"/>
              </w:rPr>
              <w:t>Documents required to be submitted in Smart Plant Instrumentation (SPI) format are excluded from the Phase 1 scope and are scheduled for submission during Phase 2 execution.</w:t>
            </w:r>
          </w:p>
          <w:p w14:paraId="5B6A5FAB" w14:textId="77777777" w:rsidR="0041008F" w:rsidRPr="00346674" w:rsidRDefault="0041008F" w:rsidP="0041008F">
            <w:pPr>
              <w:widowControl w:val="0"/>
              <w:numPr>
                <w:ilvl w:val="0"/>
                <w:numId w:val="21"/>
              </w:numPr>
              <w:spacing w:line="160" w:lineRule="exact"/>
              <w:ind w:left="284" w:rightChars="50" w:right="100" w:hanging="142"/>
              <w:rPr>
                <w:rFonts w:eastAsia="Arial" w:cs="Arial"/>
                <w:sz w:val="14"/>
                <w:szCs w:val="14"/>
                <w:lang w:val="en-GB"/>
              </w:rPr>
            </w:pPr>
            <w:r w:rsidRPr="00346674">
              <w:rPr>
                <w:rFonts w:eastAsia="Arial" w:cs="Arial"/>
                <w:sz w:val="14"/>
                <w:szCs w:val="14"/>
              </w:rPr>
              <w:t>The Contractor’s system supply scope is limited to the Operational Technology (OT) network up to Level 3.5 (DMZ). Furthermore, Advanced Process Control (APC) systems, including MES and OTS, shall be considered under the Employer’s scope of work.</w:t>
            </w:r>
          </w:p>
          <w:p w14:paraId="20929192" w14:textId="5D998D12" w:rsidR="00700CDF" w:rsidRPr="00346674" w:rsidRDefault="0041008F" w:rsidP="002062F3">
            <w:pPr>
              <w:widowControl w:val="0"/>
              <w:numPr>
                <w:ilvl w:val="0"/>
                <w:numId w:val="21"/>
              </w:numPr>
              <w:spacing w:line="160" w:lineRule="exact"/>
              <w:ind w:left="284" w:rightChars="50" w:right="100" w:hanging="142"/>
              <w:rPr>
                <w:rFonts w:eastAsia="Malgun Gothic" w:cs="Arial"/>
                <w:kern w:val="0"/>
                <w:sz w:val="14"/>
                <w:szCs w:val="14"/>
              </w:rPr>
            </w:pPr>
            <w:r w:rsidRPr="00346674">
              <w:rPr>
                <w:rFonts w:eastAsia="Arial" w:cs="Arial"/>
                <w:sz w:val="14"/>
                <w:szCs w:val="14"/>
              </w:rPr>
              <w:t>Development</w:t>
            </w:r>
            <w:r w:rsidRPr="00346674">
              <w:rPr>
                <w:rFonts w:eastAsia="Malgun Gothic" w:cs="Arial"/>
                <w:kern w:val="0"/>
                <w:sz w:val="14"/>
                <w:szCs w:val="14"/>
              </w:rPr>
              <w:t xml:space="preserve"> and issue for the following </w:t>
            </w:r>
            <w:r w:rsidRPr="00346674">
              <w:rPr>
                <w:rFonts w:eastAsia="Malgun Gothic" w:cs="Arial" w:hint="eastAsia"/>
                <w:kern w:val="0"/>
                <w:sz w:val="14"/>
                <w:szCs w:val="14"/>
              </w:rPr>
              <w:t xml:space="preserve">Cyber </w:t>
            </w:r>
            <w:r w:rsidRPr="00346674">
              <w:rPr>
                <w:rFonts w:eastAsia="Malgun Gothic" w:cs="Arial"/>
                <w:kern w:val="0"/>
                <w:sz w:val="14"/>
                <w:szCs w:val="14"/>
              </w:rPr>
              <w:t>Security Reports</w:t>
            </w:r>
            <w:r w:rsidRPr="00346674">
              <w:rPr>
                <w:rFonts w:eastAsia="Malgun Gothic" w:cs="Arial" w:hint="eastAsia"/>
                <w:kern w:val="0"/>
                <w:sz w:val="14"/>
                <w:szCs w:val="14"/>
              </w:rPr>
              <w:t xml:space="preserve"> (OT)</w:t>
            </w:r>
            <w:r w:rsidRPr="00346674">
              <w:rPr>
                <w:rFonts w:eastAsia="Malgun Gothic" w:cs="Arial"/>
                <w:kern w:val="0"/>
                <w:sz w:val="14"/>
                <w:szCs w:val="14"/>
              </w:rPr>
              <w:t xml:space="preserve"> have not been considered within the Phase 1 scope.</w:t>
            </w:r>
          </w:p>
        </w:tc>
      </w:tr>
      <w:tr w:rsidR="0041008F" w:rsidRPr="00346674" w14:paraId="1DAF650B" w14:textId="77777777" w:rsidTr="00BA1F2D">
        <w:trPr>
          <w:trHeight w:val="387"/>
        </w:trPr>
        <w:tc>
          <w:tcPr>
            <w:tcW w:w="242" w:type="pct"/>
            <w:vAlign w:val="center"/>
          </w:tcPr>
          <w:p w14:paraId="08D4D065" w14:textId="48C186E1" w:rsidR="0041008F" w:rsidRPr="00346674" w:rsidRDefault="0041008F" w:rsidP="0041008F">
            <w:pPr>
              <w:ind w:left="0"/>
              <w:jc w:val="center"/>
              <w:rPr>
                <w:rFonts w:cs="Arial"/>
                <w:w w:val="105"/>
                <w:sz w:val="14"/>
                <w:szCs w:val="14"/>
              </w:rPr>
            </w:pPr>
            <w:r w:rsidRPr="00346674">
              <w:rPr>
                <w:rFonts w:cs="Arial" w:hint="eastAsia"/>
                <w:w w:val="105"/>
                <w:sz w:val="14"/>
                <w:szCs w:val="14"/>
              </w:rPr>
              <w:t>1</w:t>
            </w:r>
            <w:r w:rsidR="00EB4BB4" w:rsidRPr="00346674">
              <w:rPr>
                <w:rFonts w:cs="Arial" w:hint="eastAsia"/>
                <w:w w:val="105"/>
                <w:sz w:val="14"/>
                <w:szCs w:val="14"/>
              </w:rPr>
              <w:t>0</w:t>
            </w:r>
          </w:p>
        </w:tc>
        <w:tc>
          <w:tcPr>
            <w:tcW w:w="643" w:type="pct"/>
            <w:vAlign w:val="center"/>
          </w:tcPr>
          <w:p w14:paraId="674B5B4D" w14:textId="377F3961" w:rsidR="0041008F" w:rsidRPr="00346674" w:rsidRDefault="0041008F" w:rsidP="0041008F">
            <w:pPr>
              <w:ind w:left="0"/>
              <w:jc w:val="center"/>
              <w:rPr>
                <w:rFonts w:cs="Arial"/>
                <w:w w:val="105"/>
                <w:sz w:val="14"/>
                <w:szCs w:val="14"/>
              </w:rPr>
            </w:pPr>
            <w:r w:rsidRPr="00346674">
              <w:rPr>
                <w:rFonts w:eastAsia="Arial" w:cs="Arial"/>
                <w:sz w:val="14"/>
                <w:szCs w:val="14"/>
              </w:rPr>
              <w:t>Architectur</w:t>
            </w:r>
            <w:r w:rsidRPr="00346674">
              <w:rPr>
                <w:rFonts w:eastAsiaTheme="minorEastAsia" w:cs="Arial" w:hint="eastAsia"/>
                <w:sz w:val="14"/>
                <w:szCs w:val="14"/>
              </w:rPr>
              <w:t>al</w:t>
            </w:r>
            <w:r w:rsidRPr="00346674">
              <w:rPr>
                <w:rFonts w:eastAsia="Arial" w:cs="Arial"/>
                <w:sz w:val="14"/>
                <w:szCs w:val="14"/>
              </w:rPr>
              <w:t xml:space="preserve"> &amp; Structur</w:t>
            </w:r>
            <w:r w:rsidRPr="00346674">
              <w:rPr>
                <w:rFonts w:eastAsiaTheme="minorEastAsia" w:cs="Arial" w:hint="eastAsia"/>
                <w:sz w:val="14"/>
                <w:szCs w:val="14"/>
              </w:rPr>
              <w:t>al</w:t>
            </w:r>
          </w:p>
        </w:tc>
        <w:tc>
          <w:tcPr>
            <w:tcW w:w="2333" w:type="pct"/>
          </w:tcPr>
          <w:p w14:paraId="059E70F5" w14:textId="28351F3B" w:rsidR="0041008F" w:rsidRPr="00346674" w:rsidRDefault="0041008F" w:rsidP="0041008F">
            <w:pPr>
              <w:widowControl w:val="0"/>
              <w:numPr>
                <w:ilvl w:val="0"/>
                <w:numId w:val="21"/>
              </w:numPr>
              <w:autoSpaceDE w:val="0"/>
              <w:autoSpaceDN w:val="0"/>
              <w:adjustRightInd w:val="0"/>
              <w:spacing w:line="160" w:lineRule="exact"/>
              <w:ind w:left="284" w:rightChars="50" w:right="100" w:hanging="142"/>
              <w:rPr>
                <w:rFonts w:eastAsia="Malgun Gothic" w:cs="Arial"/>
                <w:kern w:val="0"/>
                <w:sz w:val="14"/>
                <w:szCs w:val="14"/>
              </w:rPr>
            </w:pPr>
            <w:r w:rsidRPr="00346674">
              <w:rPr>
                <w:rFonts w:eastAsia="Malgun Gothic" w:cs="Arial"/>
                <w:kern w:val="0"/>
                <w:sz w:val="14"/>
                <w:szCs w:val="14"/>
              </w:rPr>
              <w:t xml:space="preserve">ISBL engineering and AACE Class 3 cost-estimating inputs developed by the nominated OEM will be reviewed and incorporated, as applicable, into the architectural and structural quantity development for the subsequent LSTK </w:t>
            </w:r>
            <w:r w:rsidR="0035708B">
              <w:rPr>
                <w:rFonts w:eastAsia="Malgun Gothic" w:cs="Arial" w:hint="eastAsia"/>
                <w:kern w:val="0"/>
                <w:sz w:val="14"/>
                <w:szCs w:val="14"/>
              </w:rPr>
              <w:t>EPC estimate</w:t>
            </w:r>
            <w:r w:rsidRPr="00346674">
              <w:rPr>
                <w:rFonts w:eastAsia="Malgun Gothic" w:cs="Arial"/>
                <w:kern w:val="0"/>
                <w:sz w:val="14"/>
                <w:szCs w:val="14"/>
              </w:rPr>
              <w:t xml:space="preserve"> development during Phase 1.</w:t>
            </w:r>
          </w:p>
          <w:p w14:paraId="50FA840B" w14:textId="77777777" w:rsidR="0041008F" w:rsidRPr="00346674" w:rsidRDefault="0041008F" w:rsidP="00EB4BB4">
            <w:pPr>
              <w:widowControl w:val="0"/>
              <w:spacing w:line="160" w:lineRule="exact"/>
              <w:ind w:left="284" w:rightChars="50" w:right="100"/>
              <w:rPr>
                <w:rFonts w:eastAsia="Arial" w:cs="Arial"/>
                <w:sz w:val="14"/>
                <w:szCs w:val="14"/>
              </w:rPr>
            </w:pPr>
          </w:p>
        </w:tc>
        <w:tc>
          <w:tcPr>
            <w:tcW w:w="1782" w:type="pct"/>
          </w:tcPr>
          <w:p w14:paraId="35A8897E" w14:textId="2A6DC4C4" w:rsidR="0041008F" w:rsidRPr="00346674" w:rsidRDefault="00AC5F75" w:rsidP="00AC5F75">
            <w:pPr>
              <w:widowControl w:val="0"/>
              <w:numPr>
                <w:ilvl w:val="0"/>
                <w:numId w:val="21"/>
              </w:numPr>
              <w:spacing w:line="160" w:lineRule="exact"/>
              <w:ind w:left="284" w:rightChars="50" w:right="100" w:hanging="142"/>
              <w:rPr>
                <w:rFonts w:eastAsia="Arial" w:cs="Arial"/>
                <w:sz w:val="14"/>
                <w:szCs w:val="14"/>
              </w:rPr>
            </w:pPr>
            <w:r w:rsidRPr="00346674">
              <w:rPr>
                <w:rFonts w:eastAsiaTheme="minorEastAsia" w:cs="Arial" w:hint="eastAsia"/>
                <w:kern w:val="0"/>
                <w:sz w:val="14"/>
                <w:szCs w:val="14"/>
              </w:rPr>
              <w:t>N/A</w:t>
            </w:r>
          </w:p>
        </w:tc>
      </w:tr>
    </w:tbl>
    <w:p w14:paraId="70FE7F14" w14:textId="77777777" w:rsidR="00354F79" w:rsidRPr="00346674" w:rsidRDefault="00354F79" w:rsidP="00C42687"/>
    <w:p w14:paraId="4030D59D" w14:textId="77777777" w:rsidR="00700CDF" w:rsidRPr="00346674" w:rsidRDefault="00700CDF" w:rsidP="00C42687"/>
    <w:p w14:paraId="6890C0C7" w14:textId="77777777" w:rsidR="003E0C01" w:rsidRPr="00346674" w:rsidRDefault="003E0C01" w:rsidP="00766B1D">
      <w:pPr>
        <w:ind w:left="0"/>
      </w:pPr>
    </w:p>
    <w:p w14:paraId="243E3110" w14:textId="77777777" w:rsidR="003E0C01" w:rsidRPr="00346674" w:rsidRDefault="003E0C01" w:rsidP="00037CB4">
      <w:pPr>
        <w:spacing w:before="120" w:after="120"/>
        <w:ind w:left="0"/>
      </w:pPr>
    </w:p>
    <w:tbl>
      <w:tblPr>
        <w:tblpPr w:leftFromText="142" w:rightFromText="142" w:vertAnchor="text" w:horzAnchor="margin" w:tblpXSpec="right" w:tblpY="1410"/>
        <w:tblW w:w="4640" w:type="pct"/>
        <w:tblBorders>
          <w:top w:val="single" w:sz="12" w:space="0" w:color="auto"/>
          <w:left w:val="single" w:sz="12" w:space="0" w:color="auto"/>
          <w:bottom w:val="single" w:sz="12" w:space="0" w:color="auto"/>
          <w:right w:val="single" w:sz="12" w:space="0" w:color="auto"/>
        </w:tblBorders>
        <w:tblCellMar>
          <w:left w:w="0" w:type="dxa"/>
          <w:right w:w="0" w:type="dxa"/>
        </w:tblCellMar>
        <w:tblLook w:val="01E0" w:firstRow="1" w:lastRow="1" w:firstColumn="1" w:lastColumn="1" w:noHBand="0" w:noVBand="0"/>
      </w:tblPr>
      <w:tblGrid>
        <w:gridCol w:w="3543"/>
        <w:gridCol w:w="5136"/>
      </w:tblGrid>
      <w:tr w:rsidR="008B2AD0" w:rsidRPr="00346674" w14:paraId="57A611C0" w14:textId="77777777" w:rsidTr="008B2AD0">
        <w:trPr>
          <w:trHeight w:val="932"/>
        </w:trPr>
        <w:tc>
          <w:tcPr>
            <w:tcW w:w="5000" w:type="pct"/>
            <w:gridSpan w:val="2"/>
          </w:tcPr>
          <w:p w14:paraId="6E70B75A" w14:textId="77777777" w:rsidR="008B2AD0" w:rsidRPr="00346674" w:rsidRDefault="008B2AD0" w:rsidP="008B2AD0">
            <w:pPr>
              <w:pStyle w:val="BodyText"/>
              <w:jc w:val="center"/>
              <w:rPr>
                <w:rFonts w:ascii="Cairo" w:hAnsi="Cairo" w:cs="Cairo"/>
                <w:b/>
                <w:bCs/>
                <w:szCs w:val="20"/>
              </w:rPr>
            </w:pPr>
            <w:r w:rsidRPr="00346674">
              <w:rPr>
                <w:rFonts w:ascii="Cairo" w:hAnsi="Cairo" w:cs="Cairo"/>
                <w:b/>
                <w:bCs/>
                <w:szCs w:val="20"/>
              </w:rPr>
              <w:t>THIS APPENDIX FORMS PART OF THE BID</w:t>
            </w:r>
          </w:p>
          <w:p w14:paraId="7536F01A" w14:textId="77777777" w:rsidR="008B2AD0" w:rsidRPr="00346674" w:rsidRDefault="008B2AD0" w:rsidP="008B2AD0">
            <w:pPr>
              <w:pStyle w:val="BodyText"/>
              <w:jc w:val="center"/>
              <w:rPr>
                <w:rFonts w:ascii="Cairo" w:hAnsi="Cairo" w:cs="Cairo"/>
                <w:szCs w:val="20"/>
              </w:rPr>
            </w:pPr>
            <w:r w:rsidRPr="00346674">
              <w:rPr>
                <w:rFonts w:ascii="Cairo" w:hAnsi="Cairo" w:cs="Cairo"/>
                <w:szCs w:val="20"/>
              </w:rPr>
              <w:t>SUBMITTED BY</w:t>
            </w:r>
          </w:p>
        </w:tc>
      </w:tr>
      <w:tr w:rsidR="008B2AD0" w:rsidRPr="00346674" w14:paraId="43C677C4" w14:textId="77777777" w:rsidTr="008B2AD0">
        <w:trPr>
          <w:trHeight w:val="355"/>
        </w:trPr>
        <w:tc>
          <w:tcPr>
            <w:tcW w:w="5000" w:type="pct"/>
            <w:gridSpan w:val="2"/>
          </w:tcPr>
          <w:p w14:paraId="1903D9C7" w14:textId="77777777" w:rsidR="008B2AD0" w:rsidRPr="00346674" w:rsidRDefault="008B2AD0" w:rsidP="008B2AD0">
            <w:pPr>
              <w:pStyle w:val="BodyText"/>
              <w:spacing w:before="120" w:after="120"/>
              <w:ind w:left="113"/>
              <w:jc w:val="lowKashida"/>
              <w:rPr>
                <w:rFonts w:ascii="Cairo" w:hAnsi="Cairo" w:cs="Cairo"/>
                <w:szCs w:val="20"/>
              </w:rPr>
            </w:pPr>
            <w:r w:rsidRPr="00346674">
              <w:rPr>
                <w:rFonts w:ascii="Cairo" w:hAnsi="Cairo" w:cs="Cairo"/>
                <w:szCs w:val="20"/>
              </w:rPr>
              <w:t>WORKS: EPC CONTRACT FOR MM Cluster PROJECT</w:t>
            </w:r>
            <w:r w:rsidRPr="00346674">
              <w:rPr>
                <w:rFonts w:ascii="Cairo" w:hAnsi="Cairo" w:cs="Cairo"/>
              </w:rPr>
              <w:t>, KSA</w:t>
            </w:r>
          </w:p>
        </w:tc>
      </w:tr>
      <w:tr w:rsidR="008B2AD0" w:rsidRPr="00346674" w14:paraId="28B327EC" w14:textId="77777777" w:rsidTr="008B2AD0">
        <w:trPr>
          <w:trHeight w:val="49"/>
        </w:trPr>
        <w:tc>
          <w:tcPr>
            <w:tcW w:w="2041" w:type="pct"/>
          </w:tcPr>
          <w:p w14:paraId="2FED7731" w14:textId="77777777" w:rsidR="008B2AD0" w:rsidRPr="00346674" w:rsidRDefault="008B2AD0" w:rsidP="008B2AD0">
            <w:pPr>
              <w:pStyle w:val="BodyText"/>
              <w:spacing w:before="120" w:after="120"/>
              <w:ind w:left="113"/>
              <w:jc w:val="lowKashida"/>
              <w:rPr>
                <w:rFonts w:ascii="Cairo" w:hAnsi="Cairo" w:cs="Cairo"/>
                <w:szCs w:val="20"/>
                <w:lang w:val="pt-BR"/>
              </w:rPr>
            </w:pPr>
            <w:r w:rsidRPr="00346674">
              <w:rPr>
                <w:rFonts w:ascii="Cairo" w:hAnsi="Cairo" w:cs="Cairo"/>
                <w:szCs w:val="20"/>
                <w:lang w:val="pt-BR"/>
              </w:rPr>
              <w:t>RFP NO.: CPP-ITB-PD&amp;E-26-101</w:t>
            </w:r>
          </w:p>
        </w:tc>
        <w:tc>
          <w:tcPr>
            <w:tcW w:w="2959" w:type="pct"/>
            <w:vAlign w:val="center"/>
          </w:tcPr>
          <w:p w14:paraId="4402563C" w14:textId="10713206" w:rsidR="008B2AD0" w:rsidRPr="00346674" w:rsidRDefault="002B09EB" w:rsidP="008B2AD0">
            <w:pPr>
              <w:pStyle w:val="BodyText"/>
              <w:spacing w:before="120" w:after="120"/>
              <w:ind w:left="113"/>
              <w:jc w:val="center"/>
              <w:rPr>
                <w:rFonts w:ascii="Cairo" w:hAnsi="Cairo" w:cs="Cairo"/>
                <w:szCs w:val="20"/>
              </w:rPr>
            </w:pPr>
            <w:r w:rsidRPr="00346674">
              <w:rPr>
                <w:noProof/>
              </w:rPr>
              <w:drawing>
                <wp:anchor distT="0" distB="0" distL="114300" distR="114300" simplePos="0" relativeHeight="251658270" behindDoc="1" locked="0" layoutInCell="1" allowOverlap="1" wp14:anchorId="04B88573" wp14:editId="738437C8">
                  <wp:simplePos x="0" y="0"/>
                  <wp:positionH relativeFrom="column">
                    <wp:posOffset>1238885</wp:posOffset>
                  </wp:positionH>
                  <wp:positionV relativeFrom="paragraph">
                    <wp:posOffset>306070</wp:posOffset>
                  </wp:positionV>
                  <wp:extent cx="543560" cy="455930"/>
                  <wp:effectExtent l="0" t="0" r="8890" b="1270"/>
                  <wp:wrapNone/>
                  <wp:docPr id="1757434656" name="그림 1">
                    <a:extLst xmlns:a="http://schemas.openxmlformats.org/drawingml/2006/main">
                      <a:ext uri="{FF2B5EF4-FFF2-40B4-BE49-F238E27FC236}">
                        <a16:creationId xmlns:a16="http://schemas.microsoft.com/office/drawing/2014/main" id="{1BFA62EE-EECE-67E4-7547-D21E5CB99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BFA62EE-EECE-67E4-7547-D21E5CB99C50}"/>
                              </a:ext>
                            </a:extLst>
                          </pic:cNvPr>
                          <pic:cNvPicPr>
                            <a:picLocks noChangeAspect="1"/>
                          </pic:cNvPicPr>
                        </pic:nvPicPr>
                        <pic:blipFill rotWithShape="1">
                          <a:blip r:embed="rId16">
                            <a:duotone>
                              <a:schemeClr val="accent1">
                                <a:shade val="45000"/>
                                <a:satMod val="135000"/>
                              </a:schemeClr>
                              <a:prstClr val="white"/>
                            </a:duotone>
                          </a:blip>
                          <a:srcRect t="16361" r="22599" b="13388"/>
                          <a:stretch>
                            <a:fillRect/>
                          </a:stretch>
                        </pic:blipFill>
                        <pic:spPr bwMode="auto">
                          <a:xfrm>
                            <a:off x="0" y="0"/>
                            <a:ext cx="543560" cy="455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AD0" w:rsidRPr="00346674">
              <w:rPr>
                <w:noProof/>
              </w:rPr>
              <w:drawing>
                <wp:anchor distT="0" distB="0" distL="114300" distR="114300" simplePos="0" relativeHeight="251658254" behindDoc="1" locked="0" layoutInCell="1" allowOverlap="1" wp14:anchorId="076DB3C2" wp14:editId="1695BFD8">
                  <wp:simplePos x="0" y="0"/>
                  <wp:positionH relativeFrom="column">
                    <wp:posOffset>2341245</wp:posOffset>
                  </wp:positionH>
                  <wp:positionV relativeFrom="paragraph">
                    <wp:posOffset>-35560</wp:posOffset>
                  </wp:positionV>
                  <wp:extent cx="782320" cy="778510"/>
                  <wp:effectExtent l="38100" t="38100" r="36830" b="40640"/>
                  <wp:wrapNone/>
                  <wp:docPr id="13977248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95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2320" cy="778510"/>
                          </a:xfrm>
                          <a:prstGeom prst="rect">
                            <a:avLst/>
                          </a:prstGeom>
                        </pic:spPr>
                      </pic:pic>
                    </a:graphicData>
                  </a:graphic>
                  <wp14:sizeRelH relativeFrom="margin">
                    <wp14:pctWidth>0</wp14:pctWidth>
                  </wp14:sizeRelH>
                  <wp14:sizeRelV relativeFrom="margin">
                    <wp14:pctHeight>0</wp14:pctHeight>
                  </wp14:sizeRelV>
                </wp:anchor>
              </w:drawing>
            </w:r>
            <w:r w:rsidR="008B2AD0" w:rsidRPr="00346674">
              <w:rPr>
                <w:rFonts w:ascii="Cairo" w:hAnsi="Cairo" w:cs="Cairo"/>
                <w:szCs w:val="20"/>
              </w:rPr>
              <w:t>DATE: ………………….……</w:t>
            </w:r>
            <w:del w:id="1000" w:author="임영훈(Younghoon Lim)" w:date="2026-10-22T18:06:00Z" w16du:dateUtc="2026-10-22T09:06:00Z">
              <w:r w:rsidR="00B32A91" w:rsidRPr="00346674" w:rsidDel="00662947">
                <w:rPr>
                  <w:rFonts w:ascii="Cairo" w:hAnsi="Cairo" w:cs="Cairo" w:hint="eastAsia"/>
                  <w:szCs w:val="20"/>
                </w:rPr>
                <w:delText>05 Sep.</w:delText>
              </w:r>
              <w:r w:rsidR="008B2AD0" w:rsidRPr="00346674" w:rsidDel="00662947">
                <w:rPr>
                  <w:rFonts w:ascii="Cairo" w:hAnsi="Cairo" w:cs="Cairo" w:hint="eastAsia"/>
                  <w:szCs w:val="20"/>
                </w:rPr>
                <w:delText xml:space="preserve"> </w:delText>
              </w:r>
            </w:del>
            <w:ins w:id="1001" w:author="임영훈(Younghoon Lim)" w:date="2026-10-22T18:06:00Z" w16du:dateUtc="2026-10-22T09:06:00Z">
              <w:r w:rsidR="00662947">
                <w:rPr>
                  <w:rFonts w:ascii="Cairo" w:hAnsi="Cairo" w:cs="Cairo" w:hint="eastAsia"/>
                  <w:szCs w:val="20"/>
                </w:rPr>
                <w:t>28 Oct.</w:t>
              </w:r>
            </w:ins>
            <w:r w:rsidR="008B2AD0" w:rsidRPr="00346674">
              <w:rPr>
                <w:rFonts w:ascii="Cairo" w:hAnsi="Cairo" w:cs="Cairo" w:hint="eastAsia"/>
                <w:szCs w:val="20"/>
              </w:rPr>
              <w:t>2026</w:t>
            </w:r>
            <w:r w:rsidR="008B2AD0" w:rsidRPr="00346674">
              <w:rPr>
                <w:rFonts w:ascii="Cairo" w:hAnsi="Cairo" w:cs="Cairo"/>
                <w:szCs w:val="20"/>
              </w:rPr>
              <w:t>……………………….</w:t>
            </w:r>
          </w:p>
        </w:tc>
      </w:tr>
      <w:tr w:rsidR="008B2AD0" w:rsidRPr="00346674" w14:paraId="28A97156" w14:textId="77777777" w:rsidTr="008B2AD0">
        <w:trPr>
          <w:trHeight w:val="407"/>
        </w:trPr>
        <w:tc>
          <w:tcPr>
            <w:tcW w:w="2041" w:type="pct"/>
            <w:vAlign w:val="center"/>
          </w:tcPr>
          <w:p w14:paraId="7C0F4054" w14:textId="77777777" w:rsidR="008B2AD0" w:rsidRPr="00346674" w:rsidRDefault="008B2AD0" w:rsidP="008B2AD0">
            <w:pPr>
              <w:pStyle w:val="BodyText"/>
              <w:spacing w:before="120" w:after="120"/>
              <w:ind w:left="113"/>
              <w:rPr>
                <w:rFonts w:ascii="Cairo" w:hAnsi="Cairo" w:cs="Cairo"/>
                <w:szCs w:val="20"/>
              </w:rPr>
            </w:pPr>
            <w:r w:rsidRPr="00346674">
              <w:rPr>
                <w:rFonts w:ascii="Cairo" w:hAnsi="Cairo" w:cs="Cairo"/>
                <w:szCs w:val="20"/>
              </w:rPr>
              <w:t>SIGNATORY OF BIDDER</w:t>
            </w:r>
          </w:p>
        </w:tc>
        <w:tc>
          <w:tcPr>
            <w:tcW w:w="2959" w:type="pct"/>
            <w:vAlign w:val="center"/>
          </w:tcPr>
          <w:p w14:paraId="7023CE2C" w14:textId="77777777" w:rsidR="008B2AD0" w:rsidRPr="00346674" w:rsidRDefault="008B2AD0" w:rsidP="008B2AD0">
            <w:pPr>
              <w:pStyle w:val="BodyText"/>
              <w:spacing w:before="120" w:after="120"/>
              <w:ind w:left="113"/>
              <w:rPr>
                <w:rFonts w:ascii="Cairo" w:hAnsi="Cairo" w:cs="Cairo"/>
                <w:szCs w:val="20"/>
              </w:rPr>
            </w:pPr>
            <w:r w:rsidRPr="00346674">
              <w:rPr>
                <w:rFonts w:ascii="Cairo" w:hAnsi="Cairo" w:cs="Cairo"/>
                <w:szCs w:val="20"/>
              </w:rPr>
              <w:t>…………………</w:t>
            </w:r>
            <w:r w:rsidRPr="00346674">
              <w:rPr>
                <w:rFonts w:ascii="Cairo" w:hAnsi="Cairo" w:cs="Cairo" w:hint="eastAsia"/>
                <w:szCs w:val="20"/>
              </w:rPr>
              <w:t>Yong Kim</w:t>
            </w:r>
            <w:r w:rsidRPr="00346674">
              <w:rPr>
                <w:rFonts w:ascii="Cairo" w:hAnsi="Cairo" w:cs="Cairo"/>
                <w:szCs w:val="20"/>
              </w:rPr>
              <w:t>………………………..………</w:t>
            </w:r>
            <w:r w:rsidRPr="00346674">
              <w:rPr>
                <w:rFonts w:ascii="Cairo" w:hAnsi="Cairo" w:cs="Cairo" w:hint="eastAsia"/>
                <w:szCs w:val="20"/>
              </w:rPr>
              <w:t>..</w:t>
            </w:r>
            <w:r w:rsidRPr="00346674">
              <w:rPr>
                <w:rFonts w:ascii="Cairo" w:hAnsi="Cairo" w:cs="Cairo"/>
                <w:szCs w:val="20"/>
              </w:rPr>
              <w:t>………….</w:t>
            </w:r>
          </w:p>
        </w:tc>
      </w:tr>
    </w:tbl>
    <w:p w14:paraId="557617BF" w14:textId="77777777" w:rsidR="003E0C01" w:rsidRPr="00037CB4" w:rsidRDefault="003E0C01" w:rsidP="00037CB4">
      <w:pPr>
        <w:pStyle w:val="X"/>
        <w:keepNext w:val="0"/>
        <w:numPr>
          <w:ilvl w:val="0"/>
          <w:numId w:val="0"/>
        </w:numPr>
        <w:outlineLvl w:val="9"/>
      </w:pPr>
      <w:bookmarkStart w:id="1002" w:name="_Toc233907535"/>
      <w:bookmarkStart w:id="1003" w:name="_Toc234485408"/>
    </w:p>
    <w:p w14:paraId="1CED5948" w14:textId="77777777" w:rsidR="00766B1D" w:rsidRPr="00346674" w:rsidRDefault="00766B1D" w:rsidP="00037CB4">
      <w:pPr>
        <w:pStyle w:val="a1"/>
      </w:pPr>
    </w:p>
    <w:p w14:paraId="4B507439" w14:textId="77777777" w:rsidR="00766B1D" w:rsidRPr="00346674" w:rsidRDefault="00766B1D" w:rsidP="00037CB4">
      <w:pPr>
        <w:pStyle w:val="a1"/>
      </w:pPr>
    </w:p>
    <w:p w14:paraId="73A5C69D" w14:textId="0AE00946" w:rsidR="002A552D" w:rsidRPr="00346674" w:rsidRDefault="00063493" w:rsidP="00354F79">
      <w:pPr>
        <w:pStyle w:val="X"/>
        <w:numPr>
          <w:ilvl w:val="0"/>
          <w:numId w:val="0"/>
        </w:numPr>
        <w:ind w:left="567"/>
      </w:pPr>
      <w:bookmarkStart w:id="1004" w:name="_Toc239456460"/>
      <w:r w:rsidRPr="00346674">
        <w:t>Appendices</w:t>
      </w:r>
      <w:bookmarkEnd w:id="1002"/>
      <w:bookmarkEnd w:id="1003"/>
      <w:bookmarkEnd w:id="1004"/>
    </w:p>
    <w:p w14:paraId="603A5F20" w14:textId="4CB2D7C9" w:rsidR="00E3554F" w:rsidRPr="00346674" w:rsidRDefault="00E3554F" w:rsidP="00BB268E">
      <w:pPr>
        <w:outlineLvl w:val="1"/>
      </w:pPr>
      <w:bookmarkStart w:id="1005" w:name="_Toc239456461"/>
      <w:r w:rsidRPr="00346674">
        <w:rPr>
          <w:rFonts w:hint="eastAsia"/>
        </w:rPr>
        <w:t>A</w:t>
      </w:r>
      <w:r w:rsidR="001C0422" w:rsidRPr="00346674">
        <w:rPr>
          <w:rFonts w:hint="eastAsia"/>
        </w:rPr>
        <w:t>ppendix</w:t>
      </w:r>
      <w:r w:rsidRPr="00346674">
        <w:rPr>
          <w:rFonts w:hint="eastAsia"/>
        </w:rPr>
        <w:t xml:space="preserve"> 1 </w:t>
      </w:r>
      <w:r w:rsidRPr="00346674">
        <w:t>–</w:t>
      </w:r>
      <w:r w:rsidR="0040651E" w:rsidRPr="00346674">
        <w:rPr>
          <w:rFonts w:hint="eastAsia"/>
        </w:rPr>
        <w:t xml:space="preserve"> </w:t>
      </w:r>
      <w:r w:rsidR="00354A88" w:rsidRPr="00346674">
        <w:rPr>
          <w:rFonts w:hint="eastAsia"/>
        </w:rPr>
        <w:t>FEED</w:t>
      </w:r>
      <w:r w:rsidR="00F76CA6" w:rsidRPr="00346674">
        <w:t xml:space="preserve"> Schedule (Preliminary)</w:t>
      </w:r>
      <w:bookmarkEnd w:id="1005"/>
    </w:p>
    <w:p w14:paraId="0CE1865B" w14:textId="57DC331D" w:rsidR="00AB48AB" w:rsidRPr="00346674" w:rsidRDefault="001C0422" w:rsidP="00BB268E">
      <w:pPr>
        <w:outlineLvl w:val="1"/>
      </w:pPr>
      <w:bookmarkStart w:id="1006" w:name="_Toc239456462"/>
      <w:r w:rsidRPr="00346674">
        <w:rPr>
          <w:rFonts w:hint="eastAsia"/>
        </w:rPr>
        <w:t>Appendix</w:t>
      </w:r>
      <w:r w:rsidR="00AB370F" w:rsidRPr="00346674">
        <w:rPr>
          <w:rFonts w:hint="eastAsia"/>
        </w:rPr>
        <w:t xml:space="preserve"> </w:t>
      </w:r>
      <w:r w:rsidR="00E3554F" w:rsidRPr="00346674">
        <w:rPr>
          <w:rFonts w:hint="eastAsia"/>
        </w:rPr>
        <w:t>2</w:t>
      </w:r>
      <w:r w:rsidR="00AB370F" w:rsidRPr="00346674">
        <w:rPr>
          <w:rFonts w:hint="eastAsia"/>
        </w:rPr>
        <w:t xml:space="preserve"> </w:t>
      </w:r>
      <w:r w:rsidR="00AB370F" w:rsidRPr="00346674">
        <w:t>–</w:t>
      </w:r>
      <w:r w:rsidR="00AB370F" w:rsidRPr="00346674">
        <w:rPr>
          <w:rFonts w:hint="eastAsia"/>
        </w:rPr>
        <w:t xml:space="preserve"> </w:t>
      </w:r>
      <w:r w:rsidR="002C65B2" w:rsidRPr="00346674">
        <w:rPr>
          <w:rFonts w:hint="eastAsia"/>
        </w:rPr>
        <w:t>QA/QC Plan</w:t>
      </w:r>
      <w:bookmarkEnd w:id="1006"/>
    </w:p>
    <w:p w14:paraId="29236A99" w14:textId="12F398FB" w:rsidR="002C65B2" w:rsidRPr="00346674" w:rsidRDefault="002C65B2" w:rsidP="00BB268E">
      <w:pPr>
        <w:outlineLvl w:val="1"/>
      </w:pPr>
      <w:bookmarkStart w:id="1007" w:name="_Toc239456463"/>
      <w:r w:rsidRPr="00346674">
        <w:rPr>
          <w:rFonts w:hint="eastAsia"/>
        </w:rPr>
        <w:t xml:space="preserve">Appendix 3 </w:t>
      </w:r>
      <w:r w:rsidRPr="00346674">
        <w:t>–</w:t>
      </w:r>
      <w:r w:rsidRPr="00346674">
        <w:rPr>
          <w:rFonts w:hint="eastAsia"/>
        </w:rPr>
        <w:t xml:space="preserve"> Quality M</w:t>
      </w:r>
      <w:r w:rsidRPr="00346674">
        <w:t>a</w:t>
      </w:r>
      <w:r w:rsidRPr="00346674">
        <w:rPr>
          <w:rFonts w:hint="eastAsia"/>
        </w:rPr>
        <w:t>nagement M</w:t>
      </w:r>
      <w:r w:rsidRPr="00346674">
        <w:t>a</w:t>
      </w:r>
      <w:r w:rsidRPr="00346674">
        <w:rPr>
          <w:rFonts w:hint="eastAsia"/>
        </w:rPr>
        <w:t>nual</w:t>
      </w:r>
      <w:bookmarkEnd w:id="1007"/>
    </w:p>
    <w:p w14:paraId="17A1AC38" w14:textId="5B3DEABC" w:rsidR="002C65B2" w:rsidRPr="00346674" w:rsidRDefault="002C65B2" w:rsidP="00BB268E">
      <w:pPr>
        <w:outlineLvl w:val="1"/>
      </w:pPr>
      <w:bookmarkStart w:id="1008" w:name="_Toc239456464"/>
      <w:r w:rsidRPr="00346674">
        <w:rPr>
          <w:rFonts w:hint="eastAsia"/>
        </w:rPr>
        <w:t xml:space="preserve">Appendix 4 </w:t>
      </w:r>
      <w:r w:rsidR="003C2A73" w:rsidRPr="00346674">
        <w:t>–</w:t>
      </w:r>
      <w:r w:rsidRPr="00346674">
        <w:rPr>
          <w:rFonts w:hint="eastAsia"/>
        </w:rPr>
        <w:t xml:space="preserve"> </w:t>
      </w:r>
      <w:r w:rsidR="003C2A73" w:rsidRPr="00346674">
        <w:rPr>
          <w:rFonts w:hint="eastAsia"/>
        </w:rPr>
        <w:t>Quality Procedure List</w:t>
      </w:r>
      <w:bookmarkEnd w:id="1008"/>
    </w:p>
    <w:p w14:paraId="7DB4B786" w14:textId="4E741CDF" w:rsidR="006F22D7" w:rsidRPr="00346674" w:rsidRDefault="001C0422" w:rsidP="00BB268E">
      <w:pPr>
        <w:outlineLvl w:val="1"/>
      </w:pPr>
      <w:bookmarkStart w:id="1009" w:name="_Toc239456465"/>
      <w:r w:rsidRPr="00346674">
        <w:rPr>
          <w:rFonts w:hint="eastAsia"/>
        </w:rPr>
        <w:t>Appendix</w:t>
      </w:r>
      <w:r w:rsidR="00AB370F" w:rsidRPr="00346674">
        <w:rPr>
          <w:rFonts w:hint="eastAsia"/>
        </w:rPr>
        <w:t xml:space="preserve"> </w:t>
      </w:r>
      <w:r w:rsidR="003C2A73" w:rsidRPr="00346674">
        <w:rPr>
          <w:rFonts w:hint="eastAsia"/>
        </w:rPr>
        <w:t>5</w:t>
      </w:r>
      <w:r w:rsidR="00AB370F" w:rsidRPr="00346674">
        <w:rPr>
          <w:rFonts w:hint="eastAsia"/>
        </w:rPr>
        <w:t xml:space="preserve"> </w:t>
      </w:r>
      <w:r w:rsidR="00AB370F" w:rsidRPr="00346674">
        <w:t>–</w:t>
      </w:r>
      <w:r w:rsidR="00AB370F" w:rsidRPr="00346674">
        <w:rPr>
          <w:rFonts w:hint="eastAsia"/>
        </w:rPr>
        <w:t xml:space="preserve"> </w:t>
      </w:r>
      <w:r w:rsidR="00CB6155" w:rsidRPr="00346674">
        <w:rPr>
          <w:rFonts w:hint="eastAsia"/>
        </w:rPr>
        <w:t xml:space="preserve">ISO </w:t>
      </w:r>
      <w:r w:rsidR="003C2A73" w:rsidRPr="00346674">
        <w:rPr>
          <w:rFonts w:hint="eastAsia"/>
        </w:rPr>
        <w:t xml:space="preserve">9001 </w:t>
      </w:r>
      <w:r w:rsidR="00CB6155" w:rsidRPr="00346674">
        <w:rPr>
          <w:rFonts w:hint="eastAsia"/>
        </w:rPr>
        <w:t>Certificate</w:t>
      </w:r>
      <w:bookmarkEnd w:id="1009"/>
    </w:p>
    <w:p w14:paraId="5B4ED7DD" w14:textId="5DABACD0" w:rsidR="006F22D7" w:rsidRPr="00346674" w:rsidRDefault="006F22D7" w:rsidP="00BB268E">
      <w:pPr>
        <w:outlineLvl w:val="1"/>
      </w:pPr>
      <w:bookmarkStart w:id="1010" w:name="_Toc239456466"/>
      <w:r w:rsidRPr="00346674">
        <w:t>Appendix</w:t>
      </w:r>
      <w:r w:rsidRPr="00346674">
        <w:rPr>
          <w:rFonts w:hint="eastAsia"/>
        </w:rPr>
        <w:t xml:space="preserve"> </w:t>
      </w:r>
      <w:r w:rsidR="003C2A73" w:rsidRPr="00346674">
        <w:rPr>
          <w:rFonts w:hint="eastAsia"/>
        </w:rPr>
        <w:t>6</w:t>
      </w:r>
      <w:r w:rsidRPr="00346674">
        <w:rPr>
          <w:rFonts w:hint="eastAsia"/>
        </w:rPr>
        <w:t xml:space="preserve"> </w:t>
      </w:r>
      <w:r w:rsidRPr="00346674">
        <w:t>–</w:t>
      </w:r>
      <w:r w:rsidRPr="00346674">
        <w:rPr>
          <w:rFonts w:hint="eastAsia"/>
        </w:rPr>
        <w:t xml:space="preserve"> </w:t>
      </w:r>
      <w:r w:rsidR="007E1047" w:rsidRPr="00346674">
        <w:rPr>
          <w:rFonts w:hint="eastAsia"/>
        </w:rPr>
        <w:t>CVs of Key Personnel</w:t>
      </w:r>
      <w:bookmarkEnd w:id="1010"/>
    </w:p>
    <w:p w14:paraId="21CDD57E" w14:textId="0C73F706" w:rsidR="00207FF0" w:rsidRDefault="001B0804" w:rsidP="00937974">
      <w:pPr>
        <w:outlineLvl w:val="1"/>
        <w:rPr>
          <w:ins w:id="1011" w:author="임영훈(Younghoon Lim)" w:date="2026-10-22T17:57:00Z" w16du:dateUtc="2026-10-22T08:57:00Z"/>
        </w:rPr>
      </w:pPr>
      <w:bookmarkStart w:id="1012" w:name="_Toc239456467"/>
      <w:r w:rsidRPr="00346674">
        <w:rPr>
          <w:rFonts w:hint="eastAsia"/>
        </w:rPr>
        <w:t xml:space="preserve">Appendix 7 </w:t>
      </w:r>
      <w:r w:rsidR="002C3951" w:rsidRPr="00346674">
        <w:t>–</w:t>
      </w:r>
      <w:r w:rsidR="002C3951" w:rsidRPr="00346674">
        <w:rPr>
          <w:rFonts w:hint="eastAsia"/>
        </w:rPr>
        <w:t xml:space="preserve"> </w:t>
      </w:r>
      <w:r w:rsidR="00562863" w:rsidRPr="00346674">
        <w:rPr>
          <w:rFonts w:hint="eastAsia"/>
        </w:rPr>
        <w:t xml:space="preserve">Pre-Bid </w:t>
      </w:r>
      <w:r w:rsidRPr="00346674">
        <w:rPr>
          <w:rFonts w:hint="eastAsia"/>
        </w:rPr>
        <w:t>Clarifications</w:t>
      </w:r>
      <w:r w:rsidR="00AF2C88" w:rsidRPr="00346674">
        <w:rPr>
          <w:rFonts w:hint="eastAsia"/>
        </w:rPr>
        <w:t xml:space="preserve"> </w:t>
      </w:r>
      <w:r w:rsidR="00562863" w:rsidRPr="00346674">
        <w:rPr>
          <w:rFonts w:hint="eastAsia"/>
        </w:rPr>
        <w:t xml:space="preserve">for </w:t>
      </w:r>
      <w:r w:rsidR="00AF2C88" w:rsidRPr="00346674">
        <w:rPr>
          <w:rFonts w:hint="eastAsia"/>
        </w:rPr>
        <w:t>Technical and Commercial</w:t>
      </w:r>
      <w:bookmarkEnd w:id="1012"/>
    </w:p>
    <w:p w14:paraId="4F8D613E" w14:textId="71E7A712" w:rsidR="00CD2A10" w:rsidRPr="00CD2A10" w:rsidRDefault="00CD2A10" w:rsidP="00937974">
      <w:pPr>
        <w:outlineLvl w:val="1"/>
        <w:rPr>
          <w:ins w:id="1013" w:author="임영훈(Younghoon Lim)" w:date="2026-10-22T17:58:00Z" w16du:dateUtc="2026-10-22T08:58:00Z"/>
          <w:color w:val="0070C0"/>
          <w:rPrChange w:id="1014" w:author="임영훈(Younghoon Lim)" w:date="2026-10-22T17:58:00Z" w16du:dateUtc="2026-10-22T08:58:00Z">
            <w:rPr>
              <w:ins w:id="1015" w:author="임영훈(Younghoon Lim)" w:date="2026-10-22T17:58:00Z" w16du:dateUtc="2026-10-22T08:58:00Z"/>
            </w:rPr>
          </w:rPrChange>
        </w:rPr>
      </w:pPr>
      <w:ins w:id="1016" w:author="임영훈(Younghoon Lim)" w:date="2026-10-22T17:57:00Z" w16du:dateUtc="2026-10-22T08:57:00Z">
        <w:r w:rsidRPr="00CD2A10">
          <w:rPr>
            <w:color w:val="0070C0"/>
            <w:rPrChange w:id="1017" w:author="임영훈(Younghoon Lim)" w:date="2026-10-22T17:58:00Z" w16du:dateUtc="2026-10-22T08:58:00Z">
              <w:rPr/>
            </w:rPrChange>
          </w:rPr>
          <w:t>Appendix 8 – Post-</w:t>
        </w:r>
      </w:ins>
      <w:ins w:id="1018" w:author="임영훈(Younghoon Lim)" w:date="2026-10-22T17:58:00Z" w16du:dateUtc="2026-10-22T08:58:00Z">
        <w:r w:rsidRPr="00CD2A10">
          <w:rPr>
            <w:color w:val="0070C0"/>
            <w:rPrChange w:id="1019" w:author="임영훈(Younghoon Lim)" w:date="2026-10-22T17:58:00Z" w16du:dateUtc="2026-10-22T08:58:00Z">
              <w:rPr/>
            </w:rPrChange>
          </w:rPr>
          <w:t>Bid Clarifications</w:t>
        </w:r>
      </w:ins>
    </w:p>
    <w:p w14:paraId="184AA31B" w14:textId="7CA9FF36" w:rsidR="00CD2A10" w:rsidRPr="00CD2A10" w:rsidRDefault="00CD2A10" w:rsidP="00937974">
      <w:pPr>
        <w:outlineLvl w:val="1"/>
        <w:rPr>
          <w:color w:val="0070C0"/>
          <w:rPrChange w:id="1020" w:author="임영훈(Younghoon Lim)" w:date="2026-10-22T17:58:00Z" w16du:dateUtc="2026-10-22T08:58:00Z">
            <w:rPr/>
          </w:rPrChange>
        </w:rPr>
      </w:pPr>
      <w:ins w:id="1021" w:author="임영훈(Younghoon Lim)" w:date="2026-10-22T17:58:00Z" w16du:dateUtc="2026-10-22T08:58:00Z">
        <w:r w:rsidRPr="00CD2A10">
          <w:rPr>
            <w:color w:val="0070C0"/>
            <w:rPrChange w:id="1022" w:author="임영훈(Younghoon Lim)" w:date="2026-10-22T17:58:00Z" w16du:dateUtc="2026-10-22T08:58:00Z">
              <w:rPr/>
            </w:rPrChange>
          </w:rPr>
          <w:t>Appendix 9 – Deliverable List</w:t>
        </w:r>
      </w:ins>
    </w:p>
    <w:sectPr w:rsidR="00CD2A10" w:rsidRPr="00CD2A10" w:rsidSect="00BA258E">
      <w:headerReference w:type="default" r:id="rId31"/>
      <w:footerReference w:type="default" r:id="rId32"/>
      <w:pgSz w:w="11906" w:h="16838" w:code="9"/>
      <w:pgMar w:top="1928" w:right="1106" w:bottom="1418" w:left="1418" w:header="567" w:footer="397"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임영훈(Younghoon Lim)" w:date="2026-10-22T17:47:00Z" w:initials="영임">
    <w:p w14:paraId="059459A5" w14:textId="77777777" w:rsidR="001910D9" w:rsidRDefault="001910D9" w:rsidP="001910D9">
      <w:pPr>
        <w:pStyle w:val="CommentText"/>
        <w:ind w:left="0"/>
        <w:jc w:val="left"/>
      </w:pPr>
      <w:r>
        <w:rPr>
          <w:rStyle w:val="CommentReference"/>
        </w:rPr>
        <w:annotationRef/>
      </w:r>
      <w:r>
        <w:rPr>
          <w:rFonts w:hint="eastAsia"/>
        </w:rPr>
        <w:t>업데이트</w:t>
      </w:r>
      <w:r>
        <w:rPr>
          <w:rFonts w:hint="eastAsia"/>
        </w:rPr>
        <w:t xml:space="preserve"> </w:t>
      </w:r>
      <w:r>
        <w:rPr>
          <w:rFonts w:hint="eastAsia"/>
        </w:rPr>
        <w:t>필요</w:t>
      </w:r>
    </w:p>
  </w:comment>
  <w:comment w:id="20" w:author="임영훈(Younghoon Lim)" w:date="2026-10-22T17:52:00Z" w:initials="영임">
    <w:p w14:paraId="4BB4D2F4" w14:textId="77777777" w:rsidR="007F7DAB" w:rsidRDefault="007F7DAB" w:rsidP="007F7DAB">
      <w:pPr>
        <w:pStyle w:val="CommentText"/>
        <w:ind w:left="0"/>
        <w:jc w:val="left"/>
      </w:pPr>
      <w:r>
        <w:rPr>
          <w:rStyle w:val="CommentReference"/>
        </w:rPr>
        <w:annotationRef/>
      </w:r>
      <w:r>
        <w:rPr>
          <w:rFonts w:hint="eastAsia"/>
        </w:rPr>
        <w:t>업데이트</w:t>
      </w:r>
      <w:r>
        <w:rPr>
          <w:rFonts w:hint="eastAsia"/>
        </w:rPr>
        <w:t xml:space="preserve"> </w:t>
      </w:r>
      <w:r>
        <w:rPr>
          <w:rFonts w:hint="eastAsia"/>
        </w:rPr>
        <w:t>필요</w:t>
      </w:r>
    </w:p>
  </w:comment>
  <w:comment w:id="430" w:author="임영훈(Younghoon Lim)" w:date="2026-10-22T18:14:00Z" w:initials="영임">
    <w:p w14:paraId="3B300434" w14:textId="77777777" w:rsidR="00127FC6" w:rsidRDefault="00127FC6" w:rsidP="00127FC6">
      <w:pPr>
        <w:pStyle w:val="CommentText"/>
        <w:ind w:left="0"/>
        <w:jc w:val="left"/>
      </w:pPr>
      <w:r>
        <w:rPr>
          <w:rStyle w:val="CommentReference"/>
        </w:rPr>
        <w:annotationRef/>
      </w:r>
      <w:r>
        <w:rPr>
          <w:rFonts w:hint="eastAsia"/>
        </w:rPr>
        <w:t>업데이트</w:t>
      </w:r>
      <w:r>
        <w:rPr>
          <w:rFonts w:hint="eastAsia"/>
        </w:rPr>
        <w:t xml:space="preserve"> </w:t>
      </w:r>
      <w:r>
        <w:rPr>
          <w:rFonts w:hint="eastAsia"/>
        </w:rPr>
        <w:t>필요</w:t>
      </w:r>
      <w:r>
        <w:rPr>
          <w:rFonts w:hint="eastAsia"/>
        </w:rPr>
        <w:t xml:space="preserve"> </w:t>
      </w:r>
      <w:r>
        <w:t>(D-HSE)</w:t>
      </w:r>
    </w:p>
  </w:comment>
  <w:comment w:id="595" w:author="임영훈(Younghoon Lim)" w:date="2026-10-22T18:03:00Z" w:initials="영임">
    <w:p w14:paraId="3EAE6219" w14:textId="77777777" w:rsidR="004714DF" w:rsidRDefault="004714DF" w:rsidP="004714DF">
      <w:pPr>
        <w:pStyle w:val="CommentText"/>
        <w:ind w:left="0"/>
        <w:jc w:val="left"/>
      </w:pPr>
      <w:r>
        <w:rPr>
          <w:rStyle w:val="CommentReference"/>
        </w:rPr>
        <w:annotationRef/>
      </w:r>
      <w:r>
        <w:rPr>
          <w:rFonts w:hint="eastAsia"/>
        </w:rPr>
        <w:t>업데이트</w:t>
      </w:r>
      <w:r>
        <w:rPr>
          <w:rFonts w:hint="eastAsia"/>
        </w:rPr>
        <w:t xml:space="preserve"> </w:t>
      </w:r>
      <w:r>
        <w:rPr>
          <w:rFonts w:hint="eastAsia"/>
        </w:rPr>
        <w:t>필요</w:t>
      </w:r>
      <w:r>
        <w:rPr>
          <w:rFonts w:hint="eastAsia"/>
        </w:rPr>
        <w:t xml:space="preserve"> </w:t>
      </w:r>
      <w:r>
        <w:t>(</w:t>
      </w:r>
      <w:r>
        <w:rPr>
          <w:rFonts w:hint="eastAsia"/>
        </w:rPr>
        <w:t>스케쥴</w:t>
      </w:r>
      <w:r>
        <w:t>)</w:t>
      </w:r>
    </w:p>
  </w:comment>
  <w:comment w:id="926" w:author="김형국(공정관리팀)" w:date="2026-10-23T10:38:00Z" w:initials="형김">
    <w:p w14:paraId="54A9EC46" w14:textId="77777777" w:rsidR="00D036EA" w:rsidRDefault="00D036EA" w:rsidP="00D036EA">
      <w:pPr>
        <w:pStyle w:val="CommentText"/>
        <w:ind w:left="0"/>
        <w:jc w:val="left"/>
      </w:pPr>
      <w:r>
        <w:rPr>
          <w:rStyle w:val="CommentReference"/>
        </w:rPr>
        <w:annotationRef/>
      </w:r>
      <w:r>
        <w:rPr>
          <w:rFonts w:hint="eastAsia"/>
        </w:rPr>
        <w:t>협의</w:t>
      </w:r>
      <w:r>
        <w:rPr>
          <w:rFonts w:hint="eastAsia"/>
        </w:rPr>
        <w:t xml:space="preserve"> </w:t>
      </w:r>
      <w:r>
        <w:rPr>
          <w:rFonts w:hint="eastAsia"/>
        </w:rPr>
        <w:t>필요</w:t>
      </w:r>
    </w:p>
  </w:comment>
  <w:comment w:id="927" w:author="김형국(공정관리팀)" w:date="2026-10-23T10:37:00Z" w:initials="형김">
    <w:p w14:paraId="647DFE0A" w14:textId="77777777" w:rsidR="00D036EA" w:rsidRDefault="00005288" w:rsidP="00D036EA">
      <w:pPr>
        <w:pStyle w:val="CommentText"/>
        <w:ind w:left="0"/>
        <w:jc w:val="left"/>
      </w:pPr>
      <w:r>
        <w:rPr>
          <w:rStyle w:val="CommentReference"/>
        </w:rPr>
        <w:annotationRef/>
      </w:r>
      <w:r w:rsidR="00D036EA">
        <w:rPr>
          <w:rFonts w:hint="eastAsia"/>
        </w:rPr>
        <w:t>협의</w:t>
      </w:r>
      <w:r w:rsidR="00D036EA">
        <w:rPr>
          <w:rFonts w:hint="eastAsia"/>
        </w:rPr>
        <w:t xml:space="preserve"> </w:t>
      </w:r>
      <w:r w:rsidR="00D036EA">
        <w:rPr>
          <w:rFonts w:hint="eastAsia"/>
        </w:rPr>
        <w:t>필요</w:t>
      </w:r>
      <w:r w:rsidR="00D036EA">
        <w:rPr>
          <w:rFonts w:hint="eastAsia"/>
        </w:rPr>
        <w:t xml:space="preserve"> </w:t>
      </w:r>
      <w:r w:rsidR="00D036EA">
        <w:t xml:space="preserve">(10/21 Annex G </w:t>
      </w:r>
      <w:r w:rsidR="00D036EA">
        <w:rPr>
          <w:rFonts w:hint="eastAsia"/>
        </w:rPr>
        <w:t>기준</w:t>
      </w:r>
      <w:r w:rsidR="00D036EA">
        <w:t>: 31M)</w:t>
      </w:r>
    </w:p>
  </w:comment>
  <w:comment w:id="947" w:author="임영훈(Younghoon Lim)" w:date="2026-10-22T18:05:00Z" w:initials="영임">
    <w:p w14:paraId="27A6B22B" w14:textId="77777777" w:rsidR="003361A0" w:rsidRDefault="009E7F77" w:rsidP="003361A0">
      <w:pPr>
        <w:pStyle w:val="CommentText"/>
        <w:ind w:left="0"/>
        <w:jc w:val="left"/>
      </w:pPr>
      <w:r>
        <w:rPr>
          <w:rStyle w:val="CommentReference"/>
        </w:rPr>
        <w:annotationRef/>
      </w:r>
      <w:r w:rsidR="003361A0">
        <w:rPr>
          <w:rFonts w:hint="eastAsia"/>
        </w:rPr>
        <w:t>수정</w:t>
      </w:r>
      <w:r w:rsidR="003361A0">
        <w:rPr>
          <w:rFonts w:hint="eastAsia"/>
        </w:rPr>
        <w:t xml:space="preserve"> </w:t>
      </w:r>
      <w:r w:rsidR="003361A0">
        <w:rPr>
          <w:rFonts w:hint="eastAsia"/>
        </w:rPr>
        <w:t>필요</w:t>
      </w:r>
      <w:r w:rsidR="003361A0">
        <w:rPr>
          <w:rFonts w:hint="eastAsia"/>
        </w:rPr>
        <w:t xml:space="preserve"> </w:t>
      </w:r>
      <w:r w:rsidR="003361A0">
        <w:t>(</w:t>
      </w:r>
      <w:r w:rsidR="003361A0">
        <w:rPr>
          <w:rFonts w:hint="eastAsia"/>
        </w:rPr>
        <w:t>계약</w:t>
      </w:r>
      <w:r w:rsidR="003361A0">
        <w:t>)</w:t>
      </w:r>
    </w:p>
  </w:comment>
  <w:comment w:id="960" w:author="임영훈(Younghoon Lim)" w:date="2026-10-22T18:06:00Z" w:initials="영임">
    <w:p w14:paraId="253D430E" w14:textId="51C8E8E8" w:rsidR="00385D61" w:rsidRDefault="00385D61" w:rsidP="00385D61">
      <w:pPr>
        <w:pStyle w:val="CommentText"/>
        <w:ind w:left="0"/>
        <w:jc w:val="left"/>
      </w:pPr>
      <w:r>
        <w:rPr>
          <w:rStyle w:val="CommentReference"/>
        </w:rPr>
        <w:annotationRef/>
      </w:r>
      <w:r>
        <w:t>Post-clarification</w:t>
      </w:r>
      <w:r>
        <w:rPr>
          <w:rFonts w:hint="eastAsia"/>
        </w:rPr>
        <w:t>으로</w:t>
      </w:r>
      <w:r>
        <w:rPr>
          <w:rFonts w:hint="eastAsia"/>
        </w:rPr>
        <w:t xml:space="preserve"> </w:t>
      </w:r>
      <w:r>
        <w:rPr>
          <w:rFonts w:hint="eastAsia"/>
        </w:rPr>
        <w:t>제출한</w:t>
      </w:r>
      <w:r>
        <w:rPr>
          <w:rFonts w:hint="eastAsia"/>
        </w:rPr>
        <w:t xml:space="preserve"> </w:t>
      </w:r>
      <w:r>
        <w:rPr>
          <w:rFonts w:hint="eastAsia"/>
        </w:rPr>
        <w:t>내용</w:t>
      </w:r>
      <w:r>
        <w:rPr>
          <w:rFonts w:hint="eastAsia"/>
        </w:rPr>
        <w:t xml:space="preserve"> </w:t>
      </w:r>
      <w:r>
        <w:rPr>
          <w:rFonts w:hint="eastAsia"/>
        </w:rPr>
        <w:t>반영</w:t>
      </w:r>
    </w:p>
  </w:comment>
  <w:comment w:id="977" w:author="임영훈(Younghoon Lim)" w:date="2026-10-22T18:07:00Z" w:initials="영임">
    <w:p w14:paraId="6AA7D740" w14:textId="77777777" w:rsidR="00127BDA" w:rsidRDefault="00127BDA" w:rsidP="00127BDA">
      <w:pPr>
        <w:pStyle w:val="CommentText"/>
        <w:ind w:left="0"/>
        <w:jc w:val="left"/>
      </w:pPr>
      <w:r>
        <w:rPr>
          <w:rStyle w:val="CommentReference"/>
        </w:rPr>
        <w:annotationRef/>
      </w:r>
      <w:r>
        <w:rPr>
          <w:rFonts w:hint="eastAsia"/>
        </w:rPr>
        <w:t>업데이트</w:t>
      </w:r>
      <w:r>
        <w:rPr>
          <w:rFonts w:hint="eastAsia"/>
        </w:rPr>
        <w:t xml:space="preserve"> </w:t>
      </w:r>
      <w:r>
        <w:rPr>
          <w:rFonts w:hint="eastAsia"/>
        </w:rPr>
        <w:t>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459A5" w15:done="0"/>
  <w15:commentEx w15:paraId="4BB4D2F4" w15:done="0"/>
  <w15:commentEx w15:paraId="3B300434" w15:done="0"/>
  <w15:commentEx w15:paraId="3EAE6219" w15:done="0"/>
  <w15:commentEx w15:paraId="54A9EC46" w15:done="0"/>
  <w15:commentEx w15:paraId="647DFE0A" w15:done="0"/>
  <w15:commentEx w15:paraId="27A6B22B" w15:done="0"/>
  <w15:commentEx w15:paraId="253D430E" w15:done="0"/>
  <w15:commentEx w15:paraId="6AA7D7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51ED1E" w16cex:dateUtc="2026-10-22T08:47:00Z"/>
  <w16cex:commentExtensible w16cex:durableId="3606F70F" w16cex:dateUtc="2026-10-22T08:52:00Z"/>
  <w16cex:commentExtensible w16cex:durableId="61934F4D" w16cex:dateUtc="2026-10-22T09:14:00Z"/>
  <w16cex:commentExtensible w16cex:durableId="794B550D" w16cex:dateUtc="2026-10-22T09:03:00Z"/>
  <w16cex:commentExtensible w16cex:durableId="6E428709" w16cex:dateUtc="2026-10-23T01:38:00Z"/>
  <w16cex:commentExtensible w16cex:durableId="112A8E92" w16cex:dateUtc="2026-10-23T01:37:00Z"/>
  <w16cex:commentExtensible w16cex:durableId="013A3CAD" w16cex:dateUtc="2026-10-22T09:05:00Z"/>
  <w16cex:commentExtensible w16cex:durableId="50750D7E" w16cex:dateUtc="2026-10-22T09:06:00Z"/>
  <w16cex:commentExtensible w16cex:durableId="77308F5F" w16cex:dateUtc="2026-10-22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459A5" w16cid:durableId="6051ED1E"/>
  <w16cid:commentId w16cid:paraId="4BB4D2F4" w16cid:durableId="3606F70F"/>
  <w16cid:commentId w16cid:paraId="3B300434" w16cid:durableId="61934F4D"/>
  <w16cid:commentId w16cid:paraId="3EAE6219" w16cid:durableId="794B550D"/>
  <w16cid:commentId w16cid:paraId="54A9EC46" w16cid:durableId="6E428709"/>
  <w16cid:commentId w16cid:paraId="647DFE0A" w16cid:durableId="112A8E92"/>
  <w16cid:commentId w16cid:paraId="27A6B22B" w16cid:durableId="013A3CAD"/>
  <w16cid:commentId w16cid:paraId="253D430E" w16cid:durableId="50750D7E"/>
  <w16cid:commentId w16cid:paraId="6AA7D740" w16cid:durableId="77308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AAD2" w14:textId="77777777" w:rsidR="00B10806" w:rsidRDefault="00B10806" w:rsidP="00010B21">
      <w:pPr>
        <w:pStyle w:val="Header"/>
      </w:pPr>
      <w:r>
        <w:separator/>
      </w:r>
    </w:p>
  </w:endnote>
  <w:endnote w:type="continuationSeparator" w:id="0">
    <w:p w14:paraId="3EF58A6F" w14:textId="77777777" w:rsidR="00B10806" w:rsidRDefault="00B10806" w:rsidP="00010B21">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Malgun Gothic"/>
    <w:panose1 w:val="02030600000101010101"/>
    <w:charset w:val="81"/>
    <w:family w:val="auto"/>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MS Mincho">
    <w:altName w:val="Yu Gothic"/>
    <w:panose1 w:val="02020609040205080304"/>
    <w:charset w:val="80"/>
    <w:family w:val="roman"/>
    <w:pitch w:val="fixed"/>
    <w:sig w:usb0="00000001" w:usb1="08070000" w:usb2="00000010" w:usb3="00000000" w:csb0="00020000" w:csb1="00000000"/>
  </w:font>
  <w:font w:name="BatangChe">
    <w:charset w:val="81"/>
    <w:family w:val="modern"/>
    <w:pitch w:val="fixed"/>
    <w:sig w:usb0="B00002AF" w:usb1="69D77CFB" w:usb2="00000030" w:usb3="00000000" w:csb0="0008009F" w:csb1="00000000"/>
  </w:font>
  <w:font w:name="Palatino">
    <w:altName w:val="Palatino Linotype"/>
    <w:charset w:val="00"/>
    <w:family w:val="roman"/>
    <w:pitch w:val="variable"/>
    <w:sig w:usb0="00000003" w:usb1="00000000" w:usb2="00000000" w:usb3="00000000" w:csb0="00000001" w:csb1="00000000"/>
  </w:font>
  <w:font w:name="Century">
    <w:panose1 w:val="020406030507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iro">
    <w:altName w:val="Tahoma"/>
    <w:panose1 w:val="00000000000000000000"/>
    <w:charset w:val="00"/>
    <w:family w:val="modern"/>
    <w:notTrueType/>
    <w:pitch w:val="variable"/>
    <w:sig w:usb0="00002007" w:usb1="00000001" w:usb2="00000008" w:usb3="00000000" w:csb0="000000D3" w:csb1="00000000"/>
  </w:font>
  <w:font w:name="??? ???">
    <w:altName w:val="Calibri"/>
    <w:panose1 w:val="00000000000000000000"/>
    <w:charset w:val="00"/>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93" w:type="dxa"/>
      <w:tblBorders>
        <w:top w:val="single" w:sz="24" w:space="0" w:color="B2A064"/>
      </w:tblBorders>
      <w:tblLook w:val="01E0" w:firstRow="1" w:lastRow="1" w:firstColumn="1" w:lastColumn="1" w:noHBand="0" w:noVBand="0"/>
    </w:tblPr>
    <w:tblGrid>
      <w:gridCol w:w="3373"/>
      <w:gridCol w:w="2135"/>
      <w:gridCol w:w="3885"/>
    </w:tblGrid>
    <w:tr w:rsidR="00AF3D16" w:rsidRPr="00451E1C" w14:paraId="5374B8A7" w14:textId="77777777" w:rsidTr="00843253">
      <w:trPr>
        <w:trHeight w:val="656"/>
      </w:trPr>
      <w:tc>
        <w:tcPr>
          <w:tcW w:w="3373" w:type="dxa"/>
        </w:tcPr>
        <w:p w14:paraId="1F51666E" w14:textId="1309F781" w:rsidR="00AF3D16" w:rsidRPr="00451E1C" w:rsidRDefault="005244EC" w:rsidP="005244EC">
          <w:pPr>
            <w:pStyle w:val="Footer"/>
            <w:ind w:left="0"/>
          </w:pPr>
          <w:r>
            <w:rPr>
              <w:rFonts w:hint="eastAsia"/>
            </w:rPr>
            <w:t>Rev.1</w:t>
          </w:r>
        </w:p>
      </w:tc>
      <w:tc>
        <w:tcPr>
          <w:tcW w:w="2135" w:type="dxa"/>
          <w:vAlign w:val="center"/>
        </w:tcPr>
        <w:p w14:paraId="10D33B7E" w14:textId="1D697A36" w:rsidR="00AF3D16" w:rsidRPr="00451E1C" w:rsidRDefault="00416005" w:rsidP="00010B21">
          <w:pPr>
            <w:pStyle w:val="Footer"/>
            <w:rPr>
              <w:sz w:val="16"/>
            </w:rPr>
          </w:pPr>
          <w:r w:rsidRPr="00416005">
            <w:rPr>
              <w:rStyle w:val="PageNumber"/>
              <w:rFonts w:cs="Arial"/>
              <w:szCs w:val="16"/>
            </w:rPr>
            <w:fldChar w:fldCharType="begin"/>
          </w:r>
          <w:r w:rsidRPr="00416005">
            <w:rPr>
              <w:rStyle w:val="PageNumber"/>
              <w:rFonts w:cs="Arial"/>
              <w:szCs w:val="16"/>
            </w:rPr>
            <w:instrText xml:space="preserve"> PAGE </w:instrText>
          </w:r>
          <w:r w:rsidRPr="00416005">
            <w:rPr>
              <w:rStyle w:val="PageNumber"/>
              <w:rFonts w:cs="Arial"/>
              <w:szCs w:val="16"/>
            </w:rPr>
            <w:fldChar w:fldCharType="separate"/>
          </w:r>
          <w:r w:rsidR="00FC0254">
            <w:rPr>
              <w:rStyle w:val="PageNumber"/>
              <w:rFonts w:cs="Arial"/>
              <w:noProof/>
              <w:szCs w:val="16"/>
            </w:rPr>
            <w:t>14</w:t>
          </w:r>
          <w:r w:rsidRPr="00416005">
            <w:rPr>
              <w:rStyle w:val="PageNumber"/>
              <w:rFonts w:cs="Arial"/>
              <w:szCs w:val="16"/>
            </w:rPr>
            <w:fldChar w:fldCharType="end"/>
          </w:r>
          <w:r w:rsidRPr="00416005">
            <w:rPr>
              <w:rStyle w:val="PageNumber"/>
              <w:rFonts w:cs="Arial"/>
              <w:szCs w:val="16"/>
            </w:rPr>
            <w:t xml:space="preserve"> of </w:t>
          </w:r>
          <w:r w:rsidRPr="00416005">
            <w:rPr>
              <w:rStyle w:val="PageNumber"/>
              <w:rFonts w:cs="Arial"/>
              <w:szCs w:val="16"/>
            </w:rPr>
            <w:fldChar w:fldCharType="begin"/>
          </w:r>
          <w:r w:rsidRPr="00416005">
            <w:rPr>
              <w:rStyle w:val="PageNumber"/>
              <w:rFonts w:cs="Arial"/>
              <w:szCs w:val="16"/>
            </w:rPr>
            <w:instrText xml:space="preserve"> NUMPAGES </w:instrText>
          </w:r>
          <w:r w:rsidRPr="00416005">
            <w:rPr>
              <w:rStyle w:val="PageNumber"/>
              <w:rFonts w:cs="Arial"/>
              <w:szCs w:val="16"/>
            </w:rPr>
            <w:fldChar w:fldCharType="separate"/>
          </w:r>
          <w:r w:rsidR="00FC0254">
            <w:rPr>
              <w:rStyle w:val="PageNumber"/>
              <w:rFonts w:cs="Arial"/>
              <w:noProof/>
              <w:szCs w:val="16"/>
            </w:rPr>
            <w:t>14</w:t>
          </w:r>
          <w:r w:rsidRPr="00416005">
            <w:rPr>
              <w:rStyle w:val="PageNumber"/>
              <w:rFonts w:cs="Arial"/>
              <w:szCs w:val="16"/>
            </w:rPr>
            <w:fldChar w:fldCharType="end"/>
          </w:r>
        </w:p>
      </w:tc>
      <w:tc>
        <w:tcPr>
          <w:tcW w:w="3885" w:type="dxa"/>
          <w:vAlign w:val="center"/>
        </w:tcPr>
        <w:p w14:paraId="129E06BA" w14:textId="70581DB5" w:rsidR="00AF3D16" w:rsidRPr="00451E1C" w:rsidRDefault="00073914" w:rsidP="00B12A44">
          <w:pPr>
            <w:pStyle w:val="Footer"/>
            <w:jc w:val="right"/>
          </w:pPr>
          <w:r>
            <w:rPr>
              <w:noProof/>
            </w:rPr>
            <w:drawing>
              <wp:inline distT="0" distB="0" distL="0" distR="0" wp14:anchorId="7F789685" wp14:editId="5807D2A3">
                <wp:extent cx="951784" cy="288777"/>
                <wp:effectExtent l="0" t="0" r="1270" b="0"/>
                <wp:docPr id="8521776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77686" name="그림 852177686"/>
                        <pic:cNvPicPr/>
                      </pic:nvPicPr>
                      <pic:blipFill>
                        <a:blip r:embed="rId1">
                          <a:extLst>
                            <a:ext uri="{28A0092B-C50C-407E-A947-70E740481C1C}">
                              <a14:useLocalDpi xmlns:a14="http://schemas.microsoft.com/office/drawing/2010/main" val="0"/>
                            </a:ext>
                          </a:extLst>
                        </a:blip>
                        <a:stretch>
                          <a:fillRect/>
                        </a:stretch>
                      </pic:blipFill>
                      <pic:spPr>
                        <a:xfrm>
                          <a:off x="0" y="0"/>
                          <a:ext cx="985152" cy="298901"/>
                        </a:xfrm>
                        <a:prstGeom prst="rect">
                          <a:avLst/>
                        </a:prstGeom>
                      </pic:spPr>
                    </pic:pic>
                  </a:graphicData>
                </a:graphic>
              </wp:inline>
            </w:drawing>
          </w:r>
        </w:p>
      </w:tc>
    </w:tr>
  </w:tbl>
  <w:p w14:paraId="3FDCC984" w14:textId="77777777" w:rsidR="0043732E" w:rsidRPr="00AF3D16" w:rsidRDefault="0043732E" w:rsidP="00010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35F0" w14:textId="77777777" w:rsidR="00B10806" w:rsidRDefault="00B10806" w:rsidP="00010B21">
      <w:pPr>
        <w:pStyle w:val="Header"/>
      </w:pPr>
      <w:r>
        <w:separator/>
      </w:r>
    </w:p>
  </w:footnote>
  <w:footnote w:type="continuationSeparator" w:id="0">
    <w:p w14:paraId="67A7D2E4" w14:textId="77777777" w:rsidR="00B10806" w:rsidRDefault="00B10806" w:rsidP="00010B21">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93" w:type="dxa"/>
      <w:tblBorders>
        <w:bottom w:val="single" w:sz="24" w:space="0" w:color="B2A064"/>
      </w:tblBorders>
      <w:tblLook w:val="01E0" w:firstRow="1" w:lastRow="1" w:firstColumn="1" w:lastColumn="1" w:noHBand="0" w:noVBand="0"/>
    </w:tblPr>
    <w:tblGrid>
      <w:gridCol w:w="1593"/>
      <w:gridCol w:w="7800"/>
    </w:tblGrid>
    <w:tr w:rsidR="00E52CC0" w:rsidRPr="009A7DA3" w14:paraId="46696049" w14:textId="77777777" w:rsidTr="548FA67E">
      <w:trPr>
        <w:trHeight w:val="1292"/>
      </w:trPr>
      <w:tc>
        <w:tcPr>
          <w:tcW w:w="1593" w:type="dxa"/>
          <w:vAlign w:val="bottom"/>
        </w:tcPr>
        <w:p w14:paraId="63D33AD4" w14:textId="4D9EFDE6" w:rsidR="00E52CC0" w:rsidRPr="009A7DA3" w:rsidRDefault="00E52CC0" w:rsidP="00010B21">
          <w:pPr>
            <w:pStyle w:val="Header"/>
            <w:rPr>
              <w:rFonts w:ascii="Arial" w:eastAsia="Malgun Gothic" w:cs="Arial"/>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58240" behindDoc="0" locked="0" layoutInCell="1" allowOverlap="1" wp14:anchorId="6609E1C1" wp14:editId="64EA456E">
                <wp:simplePos x="0" y="0"/>
                <wp:positionH relativeFrom="margin">
                  <wp:posOffset>-36830</wp:posOffset>
                </wp:positionH>
                <wp:positionV relativeFrom="paragraph">
                  <wp:posOffset>-55245</wp:posOffset>
                </wp:positionV>
                <wp:extent cx="1012190" cy="531495"/>
                <wp:effectExtent l="0" t="0" r="0" b="1905"/>
                <wp:wrapNone/>
                <wp:docPr id="1640392861" name="Picture 7" descr="A yellow logo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77781" name="Picture 7" descr="A yellow logo on a black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2190" cy="531495"/>
                        </a:xfrm>
                        <a:prstGeom prst="rect">
                          <a:avLst/>
                        </a:prstGeom>
                      </pic:spPr>
                    </pic:pic>
                  </a:graphicData>
                </a:graphic>
                <wp14:sizeRelH relativeFrom="margin">
                  <wp14:pctWidth>0</wp14:pctWidth>
                </wp14:sizeRelH>
                <wp14:sizeRelV relativeFrom="margin">
                  <wp14:pctHeight>0</wp14:pctHeight>
                </wp14:sizeRelV>
              </wp:anchor>
            </w:drawing>
          </w:r>
        </w:p>
        <w:p w14:paraId="3984D186" w14:textId="56928256" w:rsidR="00E52CC0" w:rsidRPr="009A7DA3" w:rsidRDefault="00E52CC0" w:rsidP="00010B21">
          <w:pPr>
            <w:pStyle w:val="Header"/>
            <w:rPr>
              <w14:shadow w14:blurRad="50800" w14:dist="38100" w14:dir="2700000" w14:sx="100000" w14:sy="100000" w14:kx="0" w14:ky="0" w14:algn="tl">
                <w14:srgbClr w14:val="000000">
                  <w14:alpha w14:val="60000"/>
                </w14:srgbClr>
              </w14:shadow>
            </w:rPr>
          </w:pPr>
        </w:p>
        <w:p w14:paraId="3766DAD8" w14:textId="20CC4BF8" w:rsidR="00E52CC0" w:rsidRPr="009A7DA3" w:rsidRDefault="00E52CC0" w:rsidP="00010B21">
          <w:pPr>
            <w:pStyle w:val="Header"/>
            <w:rPr>
              <w14:shadow w14:blurRad="50800" w14:dist="38100" w14:dir="2700000" w14:sx="100000" w14:sy="100000" w14:kx="0" w14:ky="0" w14:algn="tl">
                <w14:srgbClr w14:val="000000">
                  <w14:alpha w14:val="60000"/>
                </w14:srgbClr>
              </w14:shadow>
            </w:rPr>
          </w:pPr>
        </w:p>
      </w:tc>
      <w:tc>
        <w:tcPr>
          <w:tcW w:w="7800" w:type="dxa"/>
          <w:vAlign w:val="bottom"/>
        </w:tcPr>
        <w:p w14:paraId="54541027" w14:textId="7A28E0D7" w:rsidR="00E52CC0" w:rsidRPr="00BB1F19" w:rsidRDefault="548FA67E" w:rsidP="00BA258E">
          <w:pPr>
            <w:jc w:val="right"/>
          </w:pPr>
          <w:r>
            <w:t>Technical Proposal for MM Cluster Gold Project - Phase 1</w:t>
          </w:r>
        </w:p>
      </w:tc>
    </w:tr>
  </w:tbl>
  <w:p w14:paraId="2703A63C" w14:textId="33F36F91" w:rsidR="0043732E" w:rsidRPr="004D358E" w:rsidRDefault="0043732E" w:rsidP="00010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B4"/>
    <w:multiLevelType w:val="hybridMultilevel"/>
    <w:tmpl w:val="4C50170C"/>
    <w:lvl w:ilvl="0" w:tplc="2B2C87A4">
      <w:start w:val="1"/>
      <w:numFmt w:val="decimal"/>
      <w:lvlText w:val="Figure 2.%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9A35679"/>
    <w:multiLevelType w:val="multilevel"/>
    <w:tmpl w:val="BAB2D23E"/>
    <w:styleLink w:val="CAP2"/>
    <w:lvl w:ilvl="0">
      <w:start w:val="1"/>
      <w:numFmt w:val="decimal"/>
      <w:lvlText w:val="%1"/>
      <w:lvlJc w:val="left"/>
      <w:pPr>
        <w:ind w:left="794" w:hanging="454"/>
      </w:pPr>
      <w:rPr>
        <w:rFonts w:ascii="Times New Roman" w:eastAsia="Batang" w:hAnsi="Times New Roman" w:hint="default"/>
        <w:b/>
        <w:color w:val="auto"/>
        <w:sz w:val="22"/>
      </w:rPr>
    </w:lvl>
    <w:lvl w:ilvl="1">
      <w:start w:val="1"/>
      <w:numFmt w:val="decimal"/>
      <w:isLgl/>
      <w:lvlText w:val="%1.%2"/>
      <w:lvlJc w:val="left"/>
      <w:pPr>
        <w:ind w:left="760" w:hanging="420"/>
      </w:pPr>
      <w:rPr>
        <w:rFonts w:eastAsia="Times New Roman" w:hint="default"/>
        <w:b/>
        <w:sz w:val="22"/>
      </w:rPr>
    </w:lvl>
    <w:lvl w:ilvl="2">
      <w:start w:val="1"/>
      <w:numFmt w:val="decimal"/>
      <w:isLgl/>
      <w:lvlText w:val="%1.%2.%3"/>
      <w:lvlJc w:val="left"/>
      <w:pPr>
        <w:ind w:left="1120" w:hanging="78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1840" w:hanging="1440"/>
      </w:pPr>
      <w:rPr>
        <w:rFonts w:hint="default"/>
      </w:rPr>
    </w:lvl>
  </w:abstractNum>
  <w:abstractNum w:abstractNumId="2" w15:restartNumberingAfterBreak="0">
    <w:nsid w:val="0DFA5052"/>
    <w:multiLevelType w:val="hybridMultilevel"/>
    <w:tmpl w:val="234C75C6"/>
    <w:lvl w:ilvl="0" w:tplc="FFFFFFFF">
      <w:start w:val="1"/>
      <w:numFmt w:val="decimal"/>
      <w:lvlText w:val="%1)"/>
      <w:lvlJc w:val="left"/>
      <w:pPr>
        <w:ind w:left="560" w:hanging="360"/>
      </w:pPr>
      <w:rPr>
        <w:rFonts w:eastAsiaTheme="minorEastAsia" w:hint="default"/>
      </w:rPr>
    </w:lvl>
    <w:lvl w:ilvl="1" w:tplc="FFFFFFFF" w:tentative="1">
      <w:start w:val="1"/>
      <w:numFmt w:val="upp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upp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upperLetter"/>
      <w:lvlText w:val="%8."/>
      <w:lvlJc w:val="left"/>
      <w:pPr>
        <w:ind w:left="3720" w:hanging="440"/>
      </w:pPr>
    </w:lvl>
    <w:lvl w:ilvl="8" w:tplc="FFFFFFFF" w:tentative="1">
      <w:start w:val="1"/>
      <w:numFmt w:val="lowerRoman"/>
      <w:lvlText w:val="%9."/>
      <w:lvlJc w:val="right"/>
      <w:pPr>
        <w:ind w:left="4160" w:hanging="440"/>
      </w:pPr>
    </w:lvl>
  </w:abstractNum>
  <w:abstractNum w:abstractNumId="3" w15:restartNumberingAfterBreak="0">
    <w:nsid w:val="0EFB87DE"/>
    <w:multiLevelType w:val="hybridMultilevel"/>
    <w:tmpl w:val="FFFFFFFF"/>
    <w:lvl w:ilvl="0" w:tplc="9C387868">
      <w:start w:val="1"/>
      <w:numFmt w:val="decimal"/>
      <w:lvlText w:val="%1."/>
      <w:lvlJc w:val="left"/>
      <w:pPr>
        <w:ind w:left="1287" w:hanging="400"/>
      </w:pPr>
    </w:lvl>
    <w:lvl w:ilvl="1" w:tplc="CE0AD746">
      <w:start w:val="1"/>
      <w:numFmt w:val="lowerLetter"/>
      <w:lvlText w:val="%2."/>
      <w:lvlJc w:val="left"/>
      <w:pPr>
        <w:ind w:left="2007" w:hanging="400"/>
      </w:pPr>
    </w:lvl>
    <w:lvl w:ilvl="2" w:tplc="2BACF16A">
      <w:start w:val="1"/>
      <w:numFmt w:val="lowerRoman"/>
      <w:lvlText w:val="%3."/>
      <w:lvlJc w:val="right"/>
      <w:pPr>
        <w:ind w:left="2727" w:hanging="400"/>
      </w:pPr>
    </w:lvl>
    <w:lvl w:ilvl="3" w:tplc="04CEBDA0">
      <w:start w:val="1"/>
      <w:numFmt w:val="decimal"/>
      <w:lvlText w:val="%4."/>
      <w:lvlJc w:val="left"/>
      <w:pPr>
        <w:ind w:left="3447" w:hanging="400"/>
      </w:pPr>
    </w:lvl>
    <w:lvl w:ilvl="4" w:tplc="169E1104">
      <w:start w:val="1"/>
      <w:numFmt w:val="lowerLetter"/>
      <w:lvlText w:val="%5."/>
      <w:lvlJc w:val="left"/>
      <w:pPr>
        <w:ind w:left="4167" w:hanging="400"/>
      </w:pPr>
    </w:lvl>
    <w:lvl w:ilvl="5" w:tplc="40A6791E">
      <w:start w:val="1"/>
      <w:numFmt w:val="lowerRoman"/>
      <w:lvlText w:val="%6."/>
      <w:lvlJc w:val="right"/>
      <w:pPr>
        <w:ind w:left="4887" w:hanging="400"/>
      </w:pPr>
    </w:lvl>
    <w:lvl w:ilvl="6" w:tplc="FB10564E">
      <w:start w:val="1"/>
      <w:numFmt w:val="decimal"/>
      <w:lvlText w:val="%7."/>
      <w:lvlJc w:val="left"/>
      <w:pPr>
        <w:ind w:left="5607" w:hanging="400"/>
      </w:pPr>
    </w:lvl>
    <w:lvl w:ilvl="7" w:tplc="8826790C">
      <w:start w:val="1"/>
      <w:numFmt w:val="lowerLetter"/>
      <w:lvlText w:val="%8."/>
      <w:lvlJc w:val="left"/>
      <w:pPr>
        <w:ind w:left="6327" w:hanging="400"/>
      </w:pPr>
    </w:lvl>
    <w:lvl w:ilvl="8" w:tplc="5BE48DA2">
      <w:start w:val="1"/>
      <w:numFmt w:val="lowerRoman"/>
      <w:lvlText w:val="%9."/>
      <w:lvlJc w:val="right"/>
      <w:pPr>
        <w:ind w:left="7047" w:hanging="400"/>
      </w:pPr>
    </w:lvl>
  </w:abstractNum>
  <w:abstractNum w:abstractNumId="4" w15:restartNumberingAfterBreak="0">
    <w:nsid w:val="0F991CB1"/>
    <w:multiLevelType w:val="hybridMultilevel"/>
    <w:tmpl w:val="0EA8B732"/>
    <w:lvl w:ilvl="0" w:tplc="885C9636">
      <w:start w:val="4"/>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5201720"/>
    <w:multiLevelType w:val="multilevel"/>
    <w:tmpl w:val="A0125474"/>
    <w:styleLink w:val="2"/>
    <w:lvl w:ilvl="0">
      <w:start w:val="1"/>
      <w:numFmt w:val="decimal"/>
      <w:lvlText w:val="T%1."/>
      <w:lvlJc w:val="left"/>
      <w:pPr>
        <w:ind w:left="425" w:hanging="425"/>
      </w:pPr>
      <w:rPr>
        <w:rFonts w:hint="eastAsia"/>
        <w:b/>
        <w:bCs w:val="0"/>
      </w:rPr>
    </w:lvl>
    <w:lvl w:ilvl="1">
      <w:start w:val="1"/>
      <w:numFmt w:val="decimal"/>
      <w:lvlText w:val="%1.%2."/>
      <w:lvlJc w:val="left"/>
      <w:pPr>
        <w:ind w:left="767" w:hanging="567"/>
      </w:pPr>
      <w:rPr>
        <w:rFonts w:hint="eastAsia"/>
        <w:b w:val="0"/>
        <w:bCs w:val="0"/>
      </w:rPr>
    </w:lvl>
    <w:lvl w:ilvl="2">
      <w:start w:val="1"/>
      <w:numFmt w:val="decimal"/>
      <w:lvlText w:val="%1.%2.%3."/>
      <w:lvlJc w:val="left"/>
      <w:pPr>
        <w:ind w:left="709" w:hanging="709"/>
      </w:pPr>
      <w:rPr>
        <w:rFonts w:ascii="Arial" w:hAnsi="Arial" w:cs="Arial" w:hint="default"/>
        <w:b/>
        <w:bCs w:val="0"/>
      </w:rPr>
    </w:lvl>
    <w:lvl w:ilvl="3">
      <w:start w:val="1"/>
      <w:numFmt w:val="decimal"/>
      <w:lvlText w:val="%1.%2.%3.%4."/>
      <w:lvlJc w:val="left"/>
      <w:pPr>
        <w:ind w:left="851" w:hanging="851"/>
      </w:pPr>
      <w:rPr>
        <w:rFonts w:hint="eastAsia"/>
        <w:b w:val="0"/>
        <w:bCs/>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52571DE"/>
    <w:multiLevelType w:val="hybridMultilevel"/>
    <w:tmpl w:val="542EF122"/>
    <w:lvl w:ilvl="0" w:tplc="4BDCC4FA">
      <w:start w:val="1"/>
      <w:numFmt w:val="bullet"/>
      <w:pStyle w:val="Dot"/>
      <w:lvlText w:val="•"/>
      <w:lvlJc w:val="left"/>
      <w:pPr>
        <w:ind w:left="1007" w:hanging="440"/>
      </w:pPr>
      <w:rPr>
        <w:rFonts w:ascii="Malgun Gothic" w:eastAsia="Malgun Gothic" w:hAnsi="Malgun Gothic" w:hint="eastAsia"/>
      </w:rPr>
    </w:lvl>
    <w:lvl w:ilvl="1" w:tplc="04090003">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7" w15:restartNumberingAfterBreak="0">
    <w:nsid w:val="1CF46CFD"/>
    <w:multiLevelType w:val="multilevel"/>
    <w:tmpl w:val="DC566B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01D2859"/>
    <w:multiLevelType w:val="hybridMultilevel"/>
    <w:tmpl w:val="F5403DB2"/>
    <w:lvl w:ilvl="0" w:tplc="2806D1B4">
      <w:start w:val="1"/>
      <w:numFmt w:val="decimal"/>
      <w:pStyle w:val="XMainSubject"/>
      <w:lvlText w:val="%1"/>
      <w:lvlJc w:val="left"/>
      <w:pPr>
        <w:ind w:left="425" w:hanging="425"/>
      </w:pPr>
      <w:rPr>
        <w:b/>
        <w:bCs/>
      </w:rPr>
    </w:lvl>
    <w:lvl w:ilvl="1" w:tplc="2F1467DE">
      <w:start w:val="1"/>
      <w:numFmt w:val="lowerLetter"/>
      <w:lvlText w:val="%2."/>
      <w:lvlJc w:val="left"/>
      <w:pPr>
        <w:ind w:left="1506" w:hanging="400"/>
      </w:pPr>
    </w:lvl>
    <w:lvl w:ilvl="2" w:tplc="26109FD6">
      <w:start w:val="1"/>
      <w:numFmt w:val="lowerRoman"/>
      <w:lvlText w:val="%3."/>
      <w:lvlJc w:val="right"/>
      <w:pPr>
        <w:ind w:left="2226" w:hanging="400"/>
      </w:pPr>
    </w:lvl>
    <w:lvl w:ilvl="3" w:tplc="74D0CB6A">
      <w:start w:val="1"/>
      <w:numFmt w:val="decimal"/>
      <w:lvlText w:val="%4."/>
      <w:lvlJc w:val="left"/>
      <w:pPr>
        <w:ind w:left="2946" w:hanging="400"/>
      </w:pPr>
    </w:lvl>
    <w:lvl w:ilvl="4" w:tplc="5F42F364">
      <w:start w:val="1"/>
      <w:numFmt w:val="lowerLetter"/>
      <w:lvlText w:val="%5."/>
      <w:lvlJc w:val="left"/>
      <w:pPr>
        <w:ind w:left="3666" w:hanging="400"/>
      </w:pPr>
    </w:lvl>
    <w:lvl w:ilvl="5" w:tplc="CD0243AA">
      <w:start w:val="1"/>
      <w:numFmt w:val="lowerRoman"/>
      <w:lvlText w:val="%6."/>
      <w:lvlJc w:val="right"/>
      <w:pPr>
        <w:ind w:left="4386" w:hanging="400"/>
      </w:pPr>
    </w:lvl>
    <w:lvl w:ilvl="6" w:tplc="4DC873BC">
      <w:start w:val="1"/>
      <w:numFmt w:val="decimal"/>
      <w:lvlText w:val="%7."/>
      <w:lvlJc w:val="left"/>
      <w:pPr>
        <w:ind w:left="5106" w:hanging="400"/>
      </w:pPr>
    </w:lvl>
    <w:lvl w:ilvl="7" w:tplc="981CF230">
      <w:start w:val="1"/>
      <w:numFmt w:val="lowerLetter"/>
      <w:lvlText w:val="%8."/>
      <w:lvlJc w:val="left"/>
      <w:pPr>
        <w:ind w:left="5826" w:hanging="400"/>
      </w:pPr>
    </w:lvl>
    <w:lvl w:ilvl="8" w:tplc="C9A2C330">
      <w:start w:val="1"/>
      <w:numFmt w:val="lowerRoman"/>
      <w:lvlText w:val="%9."/>
      <w:lvlJc w:val="right"/>
      <w:pPr>
        <w:ind w:left="6546" w:hanging="400"/>
      </w:pPr>
    </w:lvl>
  </w:abstractNum>
  <w:abstractNum w:abstractNumId="9" w15:restartNumberingAfterBreak="0">
    <w:nsid w:val="22FA16DE"/>
    <w:multiLevelType w:val="hybridMultilevel"/>
    <w:tmpl w:val="10A2978A"/>
    <w:lvl w:ilvl="0" w:tplc="10C0122C">
      <w:start w:val="1"/>
      <w:numFmt w:val="bullet"/>
      <w:pStyle w:val="a"/>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0" w15:restartNumberingAfterBreak="0">
    <w:nsid w:val="27F51107"/>
    <w:multiLevelType w:val="hybridMultilevel"/>
    <w:tmpl w:val="234C75C6"/>
    <w:lvl w:ilvl="0" w:tplc="FFFFFFFF">
      <w:start w:val="1"/>
      <w:numFmt w:val="decimal"/>
      <w:lvlText w:val="%1)"/>
      <w:lvlJc w:val="left"/>
      <w:pPr>
        <w:ind w:left="560" w:hanging="360"/>
      </w:pPr>
      <w:rPr>
        <w:rFonts w:eastAsiaTheme="minorEastAsia" w:hint="default"/>
      </w:rPr>
    </w:lvl>
    <w:lvl w:ilvl="1" w:tplc="FFFFFFFF" w:tentative="1">
      <w:start w:val="1"/>
      <w:numFmt w:val="upp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upp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upperLetter"/>
      <w:lvlText w:val="%8."/>
      <w:lvlJc w:val="left"/>
      <w:pPr>
        <w:ind w:left="3720" w:hanging="440"/>
      </w:pPr>
    </w:lvl>
    <w:lvl w:ilvl="8" w:tplc="FFFFFFFF" w:tentative="1">
      <w:start w:val="1"/>
      <w:numFmt w:val="lowerRoman"/>
      <w:lvlText w:val="%9."/>
      <w:lvlJc w:val="right"/>
      <w:pPr>
        <w:ind w:left="4160" w:hanging="440"/>
      </w:pPr>
    </w:lvl>
  </w:abstractNum>
  <w:abstractNum w:abstractNumId="11" w15:restartNumberingAfterBreak="0">
    <w:nsid w:val="36B502AF"/>
    <w:multiLevelType w:val="hybridMultilevel"/>
    <w:tmpl w:val="20E431A8"/>
    <w:lvl w:ilvl="0" w:tplc="3CEA2BEA">
      <w:start w:val="5"/>
      <w:numFmt w:val="decimal"/>
      <w:lvlText w:val="Figure 2.%1"/>
      <w:lvlJc w:val="left"/>
      <w:pPr>
        <w:ind w:left="1007"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D905932"/>
    <w:multiLevelType w:val="hybridMultilevel"/>
    <w:tmpl w:val="89A4C55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B7305F"/>
    <w:multiLevelType w:val="multilevel"/>
    <w:tmpl w:val="3D263E4A"/>
    <w:lvl w:ilvl="0">
      <w:start w:val="1"/>
      <w:numFmt w:val="decimal"/>
      <w:pStyle w:val="X"/>
      <w:lvlText w:val="T%1."/>
      <w:lvlJc w:val="left"/>
      <w:pPr>
        <w:ind w:left="425" w:hanging="425"/>
      </w:pPr>
      <w:rPr>
        <w:rFonts w:hint="eastAsia"/>
        <w:color w:val="auto"/>
      </w:rPr>
    </w:lvl>
    <w:lvl w:ilvl="1">
      <w:start w:val="1"/>
      <w:numFmt w:val="decimal"/>
      <w:pStyle w:val="Heading2"/>
      <w:lvlText w:val="%1.%2."/>
      <w:lvlJc w:val="left"/>
      <w:pPr>
        <w:ind w:left="567" w:hanging="567"/>
      </w:pPr>
      <w:rPr>
        <w:rFonts w:hint="eastAsia"/>
      </w:rPr>
    </w:lvl>
    <w:lvl w:ilvl="2">
      <w:start w:val="1"/>
      <w:numFmt w:val="decimal"/>
      <w:pStyle w:val="XXX"/>
      <w:lvlText w:val="%1.%2.%3."/>
      <w:lvlJc w:val="left"/>
      <w:pPr>
        <w:ind w:left="709" w:hanging="709"/>
      </w:pPr>
      <w:rPr>
        <w:rFonts w:hint="eastAsia"/>
        <w:b w:val="0"/>
        <w:bCs/>
      </w:rPr>
    </w:lvl>
    <w:lvl w:ilvl="3">
      <w:start w:val="1"/>
      <w:numFmt w:val="decimal"/>
      <w:lvlText w:val="%1.%2.%3.%4."/>
      <w:lvlJc w:val="left"/>
      <w:pPr>
        <w:ind w:left="851" w:hanging="851"/>
      </w:pPr>
      <w:rPr>
        <w:rFonts w:hint="eastAsia"/>
        <w:b w:val="0"/>
        <w:bCs/>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5990290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10E2F33"/>
    <w:multiLevelType w:val="multilevel"/>
    <w:tmpl w:val="8DBCE1B6"/>
    <w:lvl w:ilvl="0">
      <w:start w:val="1"/>
      <w:numFmt w:val="decimal"/>
      <w:pStyle w:val="Figure"/>
      <w:lvlText w:val="Figure 2.%1"/>
      <w:lvlJc w:val="left"/>
      <w:pPr>
        <w:tabs>
          <w:tab w:val="num" w:pos="851"/>
        </w:tabs>
        <w:ind w:left="851" w:hanging="851"/>
      </w:pPr>
      <w:rPr>
        <w:b w:val="0"/>
        <w:bCs w:val="0"/>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665D4332"/>
    <w:multiLevelType w:val="hybridMultilevel"/>
    <w:tmpl w:val="2BC8E892"/>
    <w:lvl w:ilvl="0" w:tplc="AE86D41A">
      <w:start w:val="1"/>
      <w:numFmt w:val="decimal"/>
      <w:lvlText w:val="%1."/>
      <w:lvlJc w:val="left"/>
      <w:pPr>
        <w:ind w:left="1020" w:hanging="360"/>
      </w:pPr>
    </w:lvl>
    <w:lvl w:ilvl="1" w:tplc="649E7654">
      <w:start w:val="1"/>
      <w:numFmt w:val="decimal"/>
      <w:lvlText w:val="%2."/>
      <w:lvlJc w:val="left"/>
      <w:pPr>
        <w:ind w:left="1020" w:hanging="360"/>
      </w:pPr>
    </w:lvl>
    <w:lvl w:ilvl="2" w:tplc="E7FAE6CA">
      <w:start w:val="1"/>
      <w:numFmt w:val="decimal"/>
      <w:lvlText w:val="%3."/>
      <w:lvlJc w:val="left"/>
      <w:pPr>
        <w:ind w:left="1020" w:hanging="360"/>
      </w:pPr>
    </w:lvl>
    <w:lvl w:ilvl="3" w:tplc="8F760BDE">
      <w:start w:val="1"/>
      <w:numFmt w:val="decimal"/>
      <w:lvlText w:val="%4."/>
      <w:lvlJc w:val="left"/>
      <w:pPr>
        <w:ind w:left="1020" w:hanging="360"/>
      </w:pPr>
    </w:lvl>
    <w:lvl w:ilvl="4" w:tplc="BB1A728E">
      <w:start w:val="1"/>
      <w:numFmt w:val="decimal"/>
      <w:lvlText w:val="%5."/>
      <w:lvlJc w:val="left"/>
      <w:pPr>
        <w:ind w:left="1020" w:hanging="360"/>
      </w:pPr>
    </w:lvl>
    <w:lvl w:ilvl="5" w:tplc="305C99E6">
      <w:start w:val="1"/>
      <w:numFmt w:val="decimal"/>
      <w:lvlText w:val="%6."/>
      <w:lvlJc w:val="left"/>
      <w:pPr>
        <w:ind w:left="1020" w:hanging="360"/>
      </w:pPr>
    </w:lvl>
    <w:lvl w:ilvl="6" w:tplc="8208E72C">
      <w:start w:val="1"/>
      <w:numFmt w:val="decimal"/>
      <w:lvlText w:val="%7."/>
      <w:lvlJc w:val="left"/>
      <w:pPr>
        <w:ind w:left="1020" w:hanging="360"/>
      </w:pPr>
    </w:lvl>
    <w:lvl w:ilvl="7" w:tplc="00762DB2">
      <w:start w:val="1"/>
      <w:numFmt w:val="decimal"/>
      <w:lvlText w:val="%8."/>
      <w:lvlJc w:val="left"/>
      <w:pPr>
        <w:ind w:left="1020" w:hanging="360"/>
      </w:pPr>
    </w:lvl>
    <w:lvl w:ilvl="8" w:tplc="94A4F32E">
      <w:start w:val="1"/>
      <w:numFmt w:val="decimal"/>
      <w:lvlText w:val="%9."/>
      <w:lvlJc w:val="left"/>
      <w:pPr>
        <w:ind w:left="1020" w:hanging="360"/>
      </w:pPr>
    </w:lvl>
  </w:abstractNum>
  <w:abstractNum w:abstractNumId="17" w15:restartNumberingAfterBreak="0">
    <w:nsid w:val="6BC660E5"/>
    <w:multiLevelType w:val="multilevel"/>
    <w:tmpl w:val="A0125474"/>
    <w:styleLink w:val="3"/>
    <w:lvl w:ilvl="0">
      <w:start w:val="1"/>
      <w:numFmt w:val="decimal"/>
      <w:lvlText w:val="T%1."/>
      <w:lvlJc w:val="left"/>
      <w:pPr>
        <w:ind w:left="425" w:hanging="425"/>
      </w:pPr>
      <w:rPr>
        <w:rFonts w:hint="eastAsia"/>
        <w:b w:val="0"/>
        <w:bCs w:val="0"/>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ascii="Arial" w:hAnsi="Arial" w:cs="Arial" w:hint="default"/>
        <w:b/>
        <w:bCs w:val="0"/>
      </w:rPr>
    </w:lvl>
    <w:lvl w:ilvl="3">
      <w:start w:val="1"/>
      <w:numFmt w:val="decimal"/>
      <w:lvlText w:val="%1.%2.%3.%4."/>
      <w:lvlJc w:val="left"/>
      <w:pPr>
        <w:ind w:left="851" w:hanging="851"/>
      </w:pPr>
      <w:rPr>
        <w:rFonts w:hint="eastAsia"/>
        <w:b w:val="0"/>
        <w:bCs/>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3444BD7"/>
    <w:multiLevelType w:val="hybridMultilevel"/>
    <w:tmpl w:val="6E7C0DCA"/>
    <w:lvl w:ilvl="0" w:tplc="DA3E07B4">
      <w:start w:val="1"/>
      <w:numFmt w:val="bullet"/>
      <w:lvlText w:val=""/>
      <w:lvlJc w:val="left"/>
      <w:pPr>
        <w:ind w:left="608" w:hanging="440"/>
      </w:pPr>
      <w:rPr>
        <w:rFonts w:ascii="Wingdings" w:hAnsi="Wingdings" w:hint="default"/>
      </w:rPr>
    </w:lvl>
    <w:lvl w:ilvl="1" w:tplc="04090003" w:tentative="1">
      <w:start w:val="1"/>
      <w:numFmt w:val="bullet"/>
      <w:lvlText w:val=""/>
      <w:lvlJc w:val="left"/>
      <w:pPr>
        <w:ind w:left="1048" w:hanging="440"/>
      </w:pPr>
      <w:rPr>
        <w:rFonts w:ascii="Wingdings" w:hAnsi="Wingdings" w:hint="default"/>
      </w:rPr>
    </w:lvl>
    <w:lvl w:ilvl="2" w:tplc="04090005" w:tentative="1">
      <w:start w:val="1"/>
      <w:numFmt w:val="bullet"/>
      <w:lvlText w:val=""/>
      <w:lvlJc w:val="left"/>
      <w:pPr>
        <w:ind w:left="1488" w:hanging="440"/>
      </w:pPr>
      <w:rPr>
        <w:rFonts w:ascii="Wingdings" w:hAnsi="Wingdings" w:hint="default"/>
      </w:rPr>
    </w:lvl>
    <w:lvl w:ilvl="3" w:tplc="04090001" w:tentative="1">
      <w:start w:val="1"/>
      <w:numFmt w:val="bullet"/>
      <w:lvlText w:val=""/>
      <w:lvlJc w:val="left"/>
      <w:pPr>
        <w:ind w:left="1928" w:hanging="440"/>
      </w:pPr>
      <w:rPr>
        <w:rFonts w:ascii="Wingdings" w:hAnsi="Wingdings" w:hint="default"/>
      </w:rPr>
    </w:lvl>
    <w:lvl w:ilvl="4" w:tplc="04090003" w:tentative="1">
      <w:start w:val="1"/>
      <w:numFmt w:val="bullet"/>
      <w:lvlText w:val=""/>
      <w:lvlJc w:val="left"/>
      <w:pPr>
        <w:ind w:left="2368" w:hanging="440"/>
      </w:pPr>
      <w:rPr>
        <w:rFonts w:ascii="Wingdings" w:hAnsi="Wingdings" w:hint="default"/>
      </w:rPr>
    </w:lvl>
    <w:lvl w:ilvl="5" w:tplc="04090005" w:tentative="1">
      <w:start w:val="1"/>
      <w:numFmt w:val="bullet"/>
      <w:lvlText w:val=""/>
      <w:lvlJc w:val="left"/>
      <w:pPr>
        <w:ind w:left="2808" w:hanging="440"/>
      </w:pPr>
      <w:rPr>
        <w:rFonts w:ascii="Wingdings" w:hAnsi="Wingdings" w:hint="default"/>
      </w:rPr>
    </w:lvl>
    <w:lvl w:ilvl="6" w:tplc="04090001" w:tentative="1">
      <w:start w:val="1"/>
      <w:numFmt w:val="bullet"/>
      <w:lvlText w:val=""/>
      <w:lvlJc w:val="left"/>
      <w:pPr>
        <w:ind w:left="3248" w:hanging="440"/>
      </w:pPr>
      <w:rPr>
        <w:rFonts w:ascii="Wingdings" w:hAnsi="Wingdings" w:hint="default"/>
      </w:rPr>
    </w:lvl>
    <w:lvl w:ilvl="7" w:tplc="04090003" w:tentative="1">
      <w:start w:val="1"/>
      <w:numFmt w:val="bullet"/>
      <w:lvlText w:val=""/>
      <w:lvlJc w:val="left"/>
      <w:pPr>
        <w:ind w:left="3688" w:hanging="440"/>
      </w:pPr>
      <w:rPr>
        <w:rFonts w:ascii="Wingdings" w:hAnsi="Wingdings" w:hint="default"/>
      </w:rPr>
    </w:lvl>
    <w:lvl w:ilvl="8" w:tplc="04090005" w:tentative="1">
      <w:start w:val="1"/>
      <w:numFmt w:val="bullet"/>
      <w:lvlText w:val=""/>
      <w:lvlJc w:val="left"/>
      <w:pPr>
        <w:ind w:left="4128" w:hanging="440"/>
      </w:pPr>
      <w:rPr>
        <w:rFonts w:ascii="Wingdings" w:hAnsi="Wingdings" w:hint="default"/>
      </w:rPr>
    </w:lvl>
  </w:abstractNum>
  <w:abstractNum w:abstractNumId="19" w15:restartNumberingAfterBreak="0">
    <w:nsid w:val="7BEE3D85"/>
    <w:multiLevelType w:val="hybridMultilevel"/>
    <w:tmpl w:val="234C75C6"/>
    <w:lvl w:ilvl="0" w:tplc="60CABD48">
      <w:start w:val="1"/>
      <w:numFmt w:val="decimal"/>
      <w:lvlText w:val="%1)"/>
      <w:lvlJc w:val="left"/>
      <w:pPr>
        <w:ind w:left="560" w:hanging="360"/>
      </w:pPr>
      <w:rPr>
        <w:rFonts w:eastAsiaTheme="minorEastAsia"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0" w15:restartNumberingAfterBreak="0">
    <w:nsid w:val="7C5108F8"/>
    <w:multiLevelType w:val="hybridMultilevel"/>
    <w:tmpl w:val="DAD83F2A"/>
    <w:name w:val="UnnamedList28306"/>
    <w:lvl w:ilvl="0" w:tplc="8E746DBE">
      <w:start w:val="1"/>
      <w:numFmt w:val="lowerLetter"/>
      <w:lvlText w:val="%1."/>
      <w:lvlJc w:val="left"/>
      <w:pPr>
        <w:ind w:left="788" w:hanging="235"/>
      </w:pPr>
      <w:rPr>
        <w:rFonts w:ascii="Arial" w:eastAsiaTheme="minorEastAsia" w:hAnsi="Arial" w:cs="Arial"/>
        <w:b w:val="0"/>
        <w:bCs w:val="0"/>
        <w:i w:val="0"/>
        <w:iCs w:val="0"/>
        <w:spacing w:val="-2"/>
        <w:w w:val="99"/>
        <w:sz w:val="20"/>
        <w:szCs w:val="20"/>
        <w:lang w:val="en-US" w:eastAsia="en-US" w:bidi="ar-SA"/>
      </w:rPr>
    </w:lvl>
    <w:lvl w:ilvl="1" w:tplc="3AF6835C">
      <w:numFmt w:val="bullet"/>
      <w:lvlText w:val="•"/>
      <w:lvlJc w:val="left"/>
      <w:pPr>
        <w:ind w:left="1731" w:hanging="235"/>
      </w:pPr>
      <w:rPr>
        <w:rFonts w:hint="default"/>
        <w:lang w:val="en-US" w:eastAsia="en-US" w:bidi="ar-SA"/>
      </w:rPr>
    </w:lvl>
    <w:lvl w:ilvl="2" w:tplc="D2162342">
      <w:numFmt w:val="bullet"/>
      <w:lvlText w:val="•"/>
      <w:lvlJc w:val="left"/>
      <w:pPr>
        <w:ind w:left="2666" w:hanging="235"/>
      </w:pPr>
      <w:rPr>
        <w:rFonts w:hint="default"/>
        <w:lang w:val="en-US" w:eastAsia="en-US" w:bidi="ar-SA"/>
      </w:rPr>
    </w:lvl>
    <w:lvl w:ilvl="3" w:tplc="0400B692">
      <w:numFmt w:val="bullet"/>
      <w:lvlText w:val="•"/>
      <w:lvlJc w:val="left"/>
      <w:pPr>
        <w:ind w:left="3600" w:hanging="235"/>
      </w:pPr>
      <w:rPr>
        <w:rFonts w:hint="default"/>
        <w:lang w:val="en-US" w:eastAsia="en-US" w:bidi="ar-SA"/>
      </w:rPr>
    </w:lvl>
    <w:lvl w:ilvl="4" w:tplc="854A10C6">
      <w:numFmt w:val="bullet"/>
      <w:lvlText w:val="•"/>
      <w:lvlJc w:val="left"/>
      <w:pPr>
        <w:ind w:left="4535" w:hanging="235"/>
      </w:pPr>
      <w:rPr>
        <w:rFonts w:hint="default"/>
        <w:lang w:val="en-US" w:eastAsia="en-US" w:bidi="ar-SA"/>
      </w:rPr>
    </w:lvl>
    <w:lvl w:ilvl="5" w:tplc="E2B4A6FC">
      <w:numFmt w:val="bullet"/>
      <w:lvlText w:val="•"/>
      <w:lvlJc w:val="left"/>
      <w:pPr>
        <w:ind w:left="5470" w:hanging="235"/>
      </w:pPr>
      <w:rPr>
        <w:rFonts w:hint="default"/>
        <w:lang w:val="en-US" w:eastAsia="en-US" w:bidi="ar-SA"/>
      </w:rPr>
    </w:lvl>
    <w:lvl w:ilvl="6" w:tplc="8F486788">
      <w:numFmt w:val="bullet"/>
      <w:lvlText w:val="•"/>
      <w:lvlJc w:val="left"/>
      <w:pPr>
        <w:ind w:left="6404" w:hanging="235"/>
      </w:pPr>
      <w:rPr>
        <w:rFonts w:hint="default"/>
        <w:lang w:val="en-US" w:eastAsia="en-US" w:bidi="ar-SA"/>
      </w:rPr>
    </w:lvl>
    <w:lvl w:ilvl="7" w:tplc="69C64E1C">
      <w:numFmt w:val="bullet"/>
      <w:lvlText w:val="•"/>
      <w:lvlJc w:val="left"/>
      <w:pPr>
        <w:ind w:left="7339" w:hanging="235"/>
      </w:pPr>
      <w:rPr>
        <w:rFonts w:hint="default"/>
        <w:lang w:val="en-US" w:eastAsia="en-US" w:bidi="ar-SA"/>
      </w:rPr>
    </w:lvl>
    <w:lvl w:ilvl="8" w:tplc="E910877A">
      <w:numFmt w:val="bullet"/>
      <w:lvlText w:val="•"/>
      <w:lvlJc w:val="left"/>
      <w:pPr>
        <w:ind w:left="8274" w:hanging="235"/>
      </w:pPr>
      <w:rPr>
        <w:rFonts w:hint="default"/>
        <w:lang w:val="en-US" w:eastAsia="en-US" w:bidi="ar-SA"/>
      </w:rPr>
    </w:lvl>
  </w:abstractNum>
  <w:abstractNum w:abstractNumId="21" w15:restartNumberingAfterBreak="0">
    <w:nsid w:val="7D4A623C"/>
    <w:multiLevelType w:val="hybridMultilevel"/>
    <w:tmpl w:val="FC003150"/>
    <w:lvl w:ilvl="0" w:tplc="3E9A2970">
      <w:start w:val="1"/>
      <w:numFmt w:val="decimal"/>
      <w:pStyle w:val="x0"/>
      <w:lvlText w:val="%1)"/>
      <w:lvlJc w:val="left"/>
      <w:pPr>
        <w:ind w:left="1007" w:hanging="44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num w:numId="1" w16cid:durableId="1142507453">
    <w:abstractNumId w:val="15"/>
  </w:num>
  <w:num w:numId="2" w16cid:durableId="702293326">
    <w:abstractNumId w:val="13"/>
  </w:num>
  <w:num w:numId="3" w16cid:durableId="369653863">
    <w:abstractNumId w:val="8"/>
  </w:num>
  <w:num w:numId="4" w16cid:durableId="159275551">
    <w:abstractNumId w:val="6"/>
  </w:num>
  <w:num w:numId="5" w16cid:durableId="605387743">
    <w:abstractNumId w:val="12"/>
  </w:num>
  <w:num w:numId="6" w16cid:durableId="1359355298">
    <w:abstractNumId w:val="5"/>
  </w:num>
  <w:num w:numId="7" w16cid:durableId="1949703619">
    <w:abstractNumId w:val="17"/>
  </w:num>
  <w:num w:numId="8" w16cid:durableId="1686441721">
    <w:abstractNumId w:val="9"/>
  </w:num>
  <w:num w:numId="9" w16cid:durableId="730889527">
    <w:abstractNumId w:val="21"/>
  </w:num>
  <w:num w:numId="10" w16cid:durableId="502431303">
    <w:abstractNumId w:val="21"/>
    <w:lvlOverride w:ilvl="0">
      <w:startOverride w:val="1"/>
    </w:lvlOverride>
  </w:num>
  <w:num w:numId="11" w16cid:durableId="1777484838">
    <w:abstractNumId w:val="21"/>
    <w:lvlOverride w:ilvl="0">
      <w:startOverride w:val="1"/>
    </w:lvlOverride>
  </w:num>
  <w:num w:numId="12" w16cid:durableId="712581113">
    <w:abstractNumId w:val="1"/>
  </w:num>
  <w:num w:numId="13" w16cid:durableId="735932469">
    <w:abstractNumId w:val="21"/>
    <w:lvlOverride w:ilvl="0">
      <w:startOverride w:val="1"/>
    </w:lvlOverride>
  </w:num>
  <w:num w:numId="14" w16cid:durableId="456989930">
    <w:abstractNumId w:val="21"/>
    <w:lvlOverride w:ilvl="0">
      <w:startOverride w:val="1"/>
    </w:lvlOverride>
  </w:num>
  <w:num w:numId="15" w16cid:durableId="1507861931">
    <w:abstractNumId w:val="21"/>
    <w:lvlOverride w:ilvl="0">
      <w:startOverride w:val="1"/>
    </w:lvlOverride>
  </w:num>
  <w:num w:numId="16" w16cid:durableId="1520587428">
    <w:abstractNumId w:val="16"/>
  </w:num>
  <w:num w:numId="17" w16cid:durableId="1612128024">
    <w:abstractNumId w:val="0"/>
  </w:num>
  <w:num w:numId="18" w16cid:durableId="433942076">
    <w:abstractNumId w:val="11"/>
  </w:num>
  <w:num w:numId="19" w16cid:durableId="1202132859">
    <w:abstractNumId w:val="18"/>
  </w:num>
  <w:num w:numId="20" w16cid:durableId="1933662241">
    <w:abstractNumId w:val="19"/>
  </w:num>
  <w:num w:numId="21" w16cid:durableId="932127630">
    <w:abstractNumId w:val="4"/>
  </w:num>
  <w:num w:numId="22" w16cid:durableId="582909380">
    <w:abstractNumId w:val="2"/>
  </w:num>
  <w:num w:numId="23" w16cid:durableId="1609658094">
    <w:abstractNumId w:val="10"/>
  </w:num>
  <w:num w:numId="24" w16cid:durableId="1991589219">
    <w:abstractNumId w:val="3"/>
  </w:num>
  <w:num w:numId="25" w16cid:durableId="1933050278">
    <w:abstractNumId w:val="14"/>
  </w:num>
  <w:num w:numId="26" w16cid:durableId="191722470">
    <w:abstractNumId w:val="7"/>
  </w:num>
  <w:num w:numId="27" w16cid:durableId="199242213">
    <w:abstractNumId w:val="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임영훈(Younghoon Lim)">
    <w15:presenceInfo w15:providerId="AD" w15:userId="S::20120189@dlenc.co.kr::8959b736-84ed-493c-affc-ae72e88935ee"/>
  </w15:person>
  <w15:person w15:author="김형국(공정관리팀)">
    <w15:presenceInfo w15:providerId="AD" w15:userId="S::20130032@dlenc.co.kr::e7235a80-6c1a-4336-ab79-8cc46cb812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F3"/>
    <w:rsid w:val="000000D7"/>
    <w:rsid w:val="000003C7"/>
    <w:rsid w:val="000005CB"/>
    <w:rsid w:val="0000084A"/>
    <w:rsid w:val="000009CF"/>
    <w:rsid w:val="000011DE"/>
    <w:rsid w:val="000016CE"/>
    <w:rsid w:val="000017A1"/>
    <w:rsid w:val="00001ABA"/>
    <w:rsid w:val="00001ABE"/>
    <w:rsid w:val="000020DA"/>
    <w:rsid w:val="000021F7"/>
    <w:rsid w:val="00002F43"/>
    <w:rsid w:val="000032C3"/>
    <w:rsid w:val="00003563"/>
    <w:rsid w:val="00003627"/>
    <w:rsid w:val="00003D26"/>
    <w:rsid w:val="00003D58"/>
    <w:rsid w:val="000043DC"/>
    <w:rsid w:val="0000453A"/>
    <w:rsid w:val="0000471B"/>
    <w:rsid w:val="000047FE"/>
    <w:rsid w:val="00004C4B"/>
    <w:rsid w:val="00005068"/>
    <w:rsid w:val="00005288"/>
    <w:rsid w:val="000052DA"/>
    <w:rsid w:val="000052E7"/>
    <w:rsid w:val="0000564C"/>
    <w:rsid w:val="000058D3"/>
    <w:rsid w:val="00005CAD"/>
    <w:rsid w:val="0000611B"/>
    <w:rsid w:val="000062A2"/>
    <w:rsid w:val="000065F8"/>
    <w:rsid w:val="000075E1"/>
    <w:rsid w:val="0000766F"/>
    <w:rsid w:val="000077EE"/>
    <w:rsid w:val="00007ACE"/>
    <w:rsid w:val="00007B0A"/>
    <w:rsid w:val="00007C0A"/>
    <w:rsid w:val="00007D44"/>
    <w:rsid w:val="00010509"/>
    <w:rsid w:val="00010A21"/>
    <w:rsid w:val="00010B21"/>
    <w:rsid w:val="00010C80"/>
    <w:rsid w:val="00010D61"/>
    <w:rsid w:val="00010F22"/>
    <w:rsid w:val="0001118B"/>
    <w:rsid w:val="000112B8"/>
    <w:rsid w:val="000113EF"/>
    <w:rsid w:val="000122F3"/>
    <w:rsid w:val="00012834"/>
    <w:rsid w:val="00012A0E"/>
    <w:rsid w:val="00013496"/>
    <w:rsid w:val="0001359C"/>
    <w:rsid w:val="000137FF"/>
    <w:rsid w:val="00013B7F"/>
    <w:rsid w:val="00013D75"/>
    <w:rsid w:val="00013E1A"/>
    <w:rsid w:val="00014132"/>
    <w:rsid w:val="0001424B"/>
    <w:rsid w:val="0001441F"/>
    <w:rsid w:val="000144BF"/>
    <w:rsid w:val="00014677"/>
    <w:rsid w:val="00014871"/>
    <w:rsid w:val="00014BC0"/>
    <w:rsid w:val="00014DF8"/>
    <w:rsid w:val="00014E79"/>
    <w:rsid w:val="00015074"/>
    <w:rsid w:val="00015207"/>
    <w:rsid w:val="0001529F"/>
    <w:rsid w:val="000158C7"/>
    <w:rsid w:val="000159A3"/>
    <w:rsid w:val="000159EE"/>
    <w:rsid w:val="00015A3E"/>
    <w:rsid w:val="00015D29"/>
    <w:rsid w:val="000161F3"/>
    <w:rsid w:val="00016F48"/>
    <w:rsid w:val="0001712E"/>
    <w:rsid w:val="00017199"/>
    <w:rsid w:val="000172F3"/>
    <w:rsid w:val="00017700"/>
    <w:rsid w:val="00017927"/>
    <w:rsid w:val="0002094C"/>
    <w:rsid w:val="00020C9E"/>
    <w:rsid w:val="00020D3F"/>
    <w:rsid w:val="00020DB4"/>
    <w:rsid w:val="00021221"/>
    <w:rsid w:val="00021394"/>
    <w:rsid w:val="00021855"/>
    <w:rsid w:val="00021A56"/>
    <w:rsid w:val="00021B6A"/>
    <w:rsid w:val="00021C2D"/>
    <w:rsid w:val="000224D4"/>
    <w:rsid w:val="000228DB"/>
    <w:rsid w:val="00022B5B"/>
    <w:rsid w:val="00022C25"/>
    <w:rsid w:val="0002305D"/>
    <w:rsid w:val="000230CD"/>
    <w:rsid w:val="00023884"/>
    <w:rsid w:val="000239FD"/>
    <w:rsid w:val="000245A2"/>
    <w:rsid w:val="00024F42"/>
    <w:rsid w:val="000250C9"/>
    <w:rsid w:val="00025286"/>
    <w:rsid w:val="0002583A"/>
    <w:rsid w:val="00025D18"/>
    <w:rsid w:val="00026527"/>
    <w:rsid w:val="000267AF"/>
    <w:rsid w:val="00026A72"/>
    <w:rsid w:val="0002712B"/>
    <w:rsid w:val="00027281"/>
    <w:rsid w:val="00027A02"/>
    <w:rsid w:val="00027AF3"/>
    <w:rsid w:val="0003023A"/>
    <w:rsid w:val="00030CDB"/>
    <w:rsid w:val="000310DD"/>
    <w:rsid w:val="000314C7"/>
    <w:rsid w:val="0003176B"/>
    <w:rsid w:val="000323DE"/>
    <w:rsid w:val="00032611"/>
    <w:rsid w:val="00032F1A"/>
    <w:rsid w:val="00033698"/>
    <w:rsid w:val="000337AB"/>
    <w:rsid w:val="00034492"/>
    <w:rsid w:val="00034A9B"/>
    <w:rsid w:val="00034DCF"/>
    <w:rsid w:val="00035221"/>
    <w:rsid w:val="00035839"/>
    <w:rsid w:val="000366F1"/>
    <w:rsid w:val="000372CC"/>
    <w:rsid w:val="000377CF"/>
    <w:rsid w:val="000378FF"/>
    <w:rsid w:val="00037CB4"/>
    <w:rsid w:val="0004015E"/>
    <w:rsid w:val="0004045A"/>
    <w:rsid w:val="0004068F"/>
    <w:rsid w:val="00040DD4"/>
    <w:rsid w:val="00040F03"/>
    <w:rsid w:val="00041605"/>
    <w:rsid w:val="0004187D"/>
    <w:rsid w:val="00041CFB"/>
    <w:rsid w:val="00041E3A"/>
    <w:rsid w:val="00042729"/>
    <w:rsid w:val="00042AD1"/>
    <w:rsid w:val="00042C50"/>
    <w:rsid w:val="00042FC1"/>
    <w:rsid w:val="000436C7"/>
    <w:rsid w:val="00043832"/>
    <w:rsid w:val="00043E7F"/>
    <w:rsid w:val="00044167"/>
    <w:rsid w:val="00044B78"/>
    <w:rsid w:val="000452BB"/>
    <w:rsid w:val="00045408"/>
    <w:rsid w:val="0004541C"/>
    <w:rsid w:val="00045849"/>
    <w:rsid w:val="0004638E"/>
    <w:rsid w:val="00046416"/>
    <w:rsid w:val="00047227"/>
    <w:rsid w:val="000479AA"/>
    <w:rsid w:val="00047E47"/>
    <w:rsid w:val="0005030D"/>
    <w:rsid w:val="0005054B"/>
    <w:rsid w:val="000512B8"/>
    <w:rsid w:val="00052701"/>
    <w:rsid w:val="000528EB"/>
    <w:rsid w:val="00052B7B"/>
    <w:rsid w:val="00053787"/>
    <w:rsid w:val="00053888"/>
    <w:rsid w:val="0005468D"/>
    <w:rsid w:val="00054A4C"/>
    <w:rsid w:val="00054BAB"/>
    <w:rsid w:val="00054CD6"/>
    <w:rsid w:val="00054E06"/>
    <w:rsid w:val="000557A8"/>
    <w:rsid w:val="00055CF7"/>
    <w:rsid w:val="00055FB5"/>
    <w:rsid w:val="00056284"/>
    <w:rsid w:val="00056A31"/>
    <w:rsid w:val="00056B28"/>
    <w:rsid w:val="00056B86"/>
    <w:rsid w:val="00056E63"/>
    <w:rsid w:val="000570D7"/>
    <w:rsid w:val="00060F00"/>
    <w:rsid w:val="00061413"/>
    <w:rsid w:val="00061862"/>
    <w:rsid w:val="00061A19"/>
    <w:rsid w:val="00061D90"/>
    <w:rsid w:val="000622BF"/>
    <w:rsid w:val="000623AB"/>
    <w:rsid w:val="00062451"/>
    <w:rsid w:val="0006269E"/>
    <w:rsid w:val="00062A5B"/>
    <w:rsid w:val="00062FA0"/>
    <w:rsid w:val="00062FC0"/>
    <w:rsid w:val="000630E1"/>
    <w:rsid w:val="00063187"/>
    <w:rsid w:val="000632AE"/>
    <w:rsid w:val="00063493"/>
    <w:rsid w:val="000638C8"/>
    <w:rsid w:val="000639A1"/>
    <w:rsid w:val="000643DD"/>
    <w:rsid w:val="000648A6"/>
    <w:rsid w:val="00064A76"/>
    <w:rsid w:val="00064B98"/>
    <w:rsid w:val="00065234"/>
    <w:rsid w:val="00065473"/>
    <w:rsid w:val="000654DA"/>
    <w:rsid w:val="000655CB"/>
    <w:rsid w:val="00065DFE"/>
    <w:rsid w:val="000660D8"/>
    <w:rsid w:val="00066176"/>
    <w:rsid w:val="00066CAE"/>
    <w:rsid w:val="00066D45"/>
    <w:rsid w:val="0006765A"/>
    <w:rsid w:val="00067AF1"/>
    <w:rsid w:val="00067BB3"/>
    <w:rsid w:val="000702E6"/>
    <w:rsid w:val="00070BA1"/>
    <w:rsid w:val="00071161"/>
    <w:rsid w:val="0007155B"/>
    <w:rsid w:val="00071A44"/>
    <w:rsid w:val="00071ADD"/>
    <w:rsid w:val="00071D86"/>
    <w:rsid w:val="00071F7C"/>
    <w:rsid w:val="0007203B"/>
    <w:rsid w:val="0007216A"/>
    <w:rsid w:val="000726E1"/>
    <w:rsid w:val="00072A33"/>
    <w:rsid w:val="00072B7E"/>
    <w:rsid w:val="00072B98"/>
    <w:rsid w:val="00072DBF"/>
    <w:rsid w:val="00073622"/>
    <w:rsid w:val="00073914"/>
    <w:rsid w:val="00073B80"/>
    <w:rsid w:val="000744D2"/>
    <w:rsid w:val="00074851"/>
    <w:rsid w:val="000752AA"/>
    <w:rsid w:val="00075823"/>
    <w:rsid w:val="00075A93"/>
    <w:rsid w:val="00075AAE"/>
    <w:rsid w:val="00075AE3"/>
    <w:rsid w:val="00075E8B"/>
    <w:rsid w:val="0007740B"/>
    <w:rsid w:val="000774C9"/>
    <w:rsid w:val="00077C03"/>
    <w:rsid w:val="000803D6"/>
    <w:rsid w:val="000807F5"/>
    <w:rsid w:val="00080BE2"/>
    <w:rsid w:val="000811BE"/>
    <w:rsid w:val="000815D0"/>
    <w:rsid w:val="000815F3"/>
    <w:rsid w:val="000815F5"/>
    <w:rsid w:val="00081992"/>
    <w:rsid w:val="00081A5B"/>
    <w:rsid w:val="00082382"/>
    <w:rsid w:val="000829AD"/>
    <w:rsid w:val="00083176"/>
    <w:rsid w:val="000836C1"/>
    <w:rsid w:val="00083A1E"/>
    <w:rsid w:val="00083FD5"/>
    <w:rsid w:val="00085090"/>
    <w:rsid w:val="00085105"/>
    <w:rsid w:val="0008528D"/>
    <w:rsid w:val="000852CD"/>
    <w:rsid w:val="000853BF"/>
    <w:rsid w:val="00085739"/>
    <w:rsid w:val="00085AFC"/>
    <w:rsid w:val="000867FE"/>
    <w:rsid w:val="00086C7F"/>
    <w:rsid w:val="00086D38"/>
    <w:rsid w:val="00086ED5"/>
    <w:rsid w:val="00087250"/>
    <w:rsid w:val="00087770"/>
    <w:rsid w:val="00090638"/>
    <w:rsid w:val="00090BF0"/>
    <w:rsid w:val="00090CC6"/>
    <w:rsid w:val="00091280"/>
    <w:rsid w:val="00091542"/>
    <w:rsid w:val="0009160B"/>
    <w:rsid w:val="00091648"/>
    <w:rsid w:val="00091784"/>
    <w:rsid w:val="00091998"/>
    <w:rsid w:val="00091E0A"/>
    <w:rsid w:val="00091F01"/>
    <w:rsid w:val="00091F10"/>
    <w:rsid w:val="000922BD"/>
    <w:rsid w:val="000923E7"/>
    <w:rsid w:val="00092A9C"/>
    <w:rsid w:val="00092BF5"/>
    <w:rsid w:val="0009301E"/>
    <w:rsid w:val="00093567"/>
    <w:rsid w:val="000935C7"/>
    <w:rsid w:val="00093BB8"/>
    <w:rsid w:val="00094002"/>
    <w:rsid w:val="000941AE"/>
    <w:rsid w:val="000942BE"/>
    <w:rsid w:val="00094D85"/>
    <w:rsid w:val="0009502F"/>
    <w:rsid w:val="0009654B"/>
    <w:rsid w:val="00096638"/>
    <w:rsid w:val="00096E98"/>
    <w:rsid w:val="00097099"/>
    <w:rsid w:val="000970A8"/>
    <w:rsid w:val="0009729F"/>
    <w:rsid w:val="000A022C"/>
    <w:rsid w:val="000A0628"/>
    <w:rsid w:val="000A0906"/>
    <w:rsid w:val="000A0E84"/>
    <w:rsid w:val="000A1722"/>
    <w:rsid w:val="000A1AFC"/>
    <w:rsid w:val="000A24FF"/>
    <w:rsid w:val="000A27B1"/>
    <w:rsid w:val="000A2921"/>
    <w:rsid w:val="000A29FF"/>
    <w:rsid w:val="000A2C01"/>
    <w:rsid w:val="000A353B"/>
    <w:rsid w:val="000A3697"/>
    <w:rsid w:val="000A379C"/>
    <w:rsid w:val="000A3F51"/>
    <w:rsid w:val="000A41E1"/>
    <w:rsid w:val="000A4A61"/>
    <w:rsid w:val="000A4F89"/>
    <w:rsid w:val="000A4FEF"/>
    <w:rsid w:val="000A510D"/>
    <w:rsid w:val="000A547B"/>
    <w:rsid w:val="000A564E"/>
    <w:rsid w:val="000A57CF"/>
    <w:rsid w:val="000A5A1F"/>
    <w:rsid w:val="000A5D23"/>
    <w:rsid w:val="000A66FD"/>
    <w:rsid w:val="000A6EB9"/>
    <w:rsid w:val="000A71EF"/>
    <w:rsid w:val="000A74EE"/>
    <w:rsid w:val="000A7909"/>
    <w:rsid w:val="000A79A3"/>
    <w:rsid w:val="000A7AE4"/>
    <w:rsid w:val="000A7D22"/>
    <w:rsid w:val="000B0046"/>
    <w:rsid w:val="000B0182"/>
    <w:rsid w:val="000B0197"/>
    <w:rsid w:val="000B02D9"/>
    <w:rsid w:val="000B0702"/>
    <w:rsid w:val="000B0D61"/>
    <w:rsid w:val="000B0E90"/>
    <w:rsid w:val="000B0F6A"/>
    <w:rsid w:val="000B0FE6"/>
    <w:rsid w:val="000B111B"/>
    <w:rsid w:val="000B1670"/>
    <w:rsid w:val="000B1818"/>
    <w:rsid w:val="000B1A94"/>
    <w:rsid w:val="000B1B53"/>
    <w:rsid w:val="000B1F75"/>
    <w:rsid w:val="000B2473"/>
    <w:rsid w:val="000B29DA"/>
    <w:rsid w:val="000B3755"/>
    <w:rsid w:val="000B394E"/>
    <w:rsid w:val="000B39AE"/>
    <w:rsid w:val="000B4020"/>
    <w:rsid w:val="000B427A"/>
    <w:rsid w:val="000B42DC"/>
    <w:rsid w:val="000B43AC"/>
    <w:rsid w:val="000B4805"/>
    <w:rsid w:val="000B4C5D"/>
    <w:rsid w:val="000B50B4"/>
    <w:rsid w:val="000B563A"/>
    <w:rsid w:val="000B68A9"/>
    <w:rsid w:val="000B6C20"/>
    <w:rsid w:val="000B6C29"/>
    <w:rsid w:val="000B7220"/>
    <w:rsid w:val="000C0092"/>
    <w:rsid w:val="000C0167"/>
    <w:rsid w:val="000C049A"/>
    <w:rsid w:val="000C04A1"/>
    <w:rsid w:val="000C0CFC"/>
    <w:rsid w:val="000C12AB"/>
    <w:rsid w:val="000C1FF8"/>
    <w:rsid w:val="000C2268"/>
    <w:rsid w:val="000C2BE3"/>
    <w:rsid w:val="000C2C93"/>
    <w:rsid w:val="000C30B1"/>
    <w:rsid w:val="000C3326"/>
    <w:rsid w:val="000C3717"/>
    <w:rsid w:val="000C3CB7"/>
    <w:rsid w:val="000C4277"/>
    <w:rsid w:val="000C46BF"/>
    <w:rsid w:val="000C4711"/>
    <w:rsid w:val="000C4722"/>
    <w:rsid w:val="000C4775"/>
    <w:rsid w:val="000C4910"/>
    <w:rsid w:val="000C4D72"/>
    <w:rsid w:val="000C5010"/>
    <w:rsid w:val="000C51AB"/>
    <w:rsid w:val="000C538D"/>
    <w:rsid w:val="000C54F4"/>
    <w:rsid w:val="000C5EF7"/>
    <w:rsid w:val="000C60C2"/>
    <w:rsid w:val="000C60D3"/>
    <w:rsid w:val="000C6243"/>
    <w:rsid w:val="000C686E"/>
    <w:rsid w:val="000C6BDA"/>
    <w:rsid w:val="000C7188"/>
    <w:rsid w:val="000C7269"/>
    <w:rsid w:val="000C729E"/>
    <w:rsid w:val="000C72D8"/>
    <w:rsid w:val="000C7857"/>
    <w:rsid w:val="000C7C49"/>
    <w:rsid w:val="000C7CCF"/>
    <w:rsid w:val="000D00E8"/>
    <w:rsid w:val="000D0E1D"/>
    <w:rsid w:val="000D116D"/>
    <w:rsid w:val="000D11C2"/>
    <w:rsid w:val="000D1B8D"/>
    <w:rsid w:val="000D2242"/>
    <w:rsid w:val="000D27FD"/>
    <w:rsid w:val="000D2B6A"/>
    <w:rsid w:val="000D2C2C"/>
    <w:rsid w:val="000D3222"/>
    <w:rsid w:val="000D34EE"/>
    <w:rsid w:val="000D36D1"/>
    <w:rsid w:val="000D44A9"/>
    <w:rsid w:val="000D4B4C"/>
    <w:rsid w:val="000D4CD8"/>
    <w:rsid w:val="000D51ED"/>
    <w:rsid w:val="000D51F2"/>
    <w:rsid w:val="000D5DB8"/>
    <w:rsid w:val="000D6277"/>
    <w:rsid w:val="000D637E"/>
    <w:rsid w:val="000D66EA"/>
    <w:rsid w:val="000D6B4A"/>
    <w:rsid w:val="000D79E3"/>
    <w:rsid w:val="000E047A"/>
    <w:rsid w:val="000E0487"/>
    <w:rsid w:val="000E05F0"/>
    <w:rsid w:val="000E0A7F"/>
    <w:rsid w:val="000E20E8"/>
    <w:rsid w:val="000E267F"/>
    <w:rsid w:val="000E31D1"/>
    <w:rsid w:val="000E35F5"/>
    <w:rsid w:val="000E3F77"/>
    <w:rsid w:val="000E43AF"/>
    <w:rsid w:val="000E442A"/>
    <w:rsid w:val="000E44C9"/>
    <w:rsid w:val="000E46A5"/>
    <w:rsid w:val="000E47FA"/>
    <w:rsid w:val="000E48B3"/>
    <w:rsid w:val="000E4B4A"/>
    <w:rsid w:val="000E53A6"/>
    <w:rsid w:val="000E5935"/>
    <w:rsid w:val="000E5C43"/>
    <w:rsid w:val="000E5D3C"/>
    <w:rsid w:val="000E5D96"/>
    <w:rsid w:val="000E6127"/>
    <w:rsid w:val="000E684A"/>
    <w:rsid w:val="000E6877"/>
    <w:rsid w:val="000E692E"/>
    <w:rsid w:val="000E6AC6"/>
    <w:rsid w:val="000E79FD"/>
    <w:rsid w:val="000E7F6E"/>
    <w:rsid w:val="000F0350"/>
    <w:rsid w:val="000F0949"/>
    <w:rsid w:val="000F0FDC"/>
    <w:rsid w:val="000F0FF3"/>
    <w:rsid w:val="000F106E"/>
    <w:rsid w:val="000F1190"/>
    <w:rsid w:val="000F1414"/>
    <w:rsid w:val="000F159A"/>
    <w:rsid w:val="000F15D8"/>
    <w:rsid w:val="000F15ED"/>
    <w:rsid w:val="000F1803"/>
    <w:rsid w:val="000F1E49"/>
    <w:rsid w:val="000F2C4B"/>
    <w:rsid w:val="000F2D40"/>
    <w:rsid w:val="000F3370"/>
    <w:rsid w:val="000F34CD"/>
    <w:rsid w:val="000F3949"/>
    <w:rsid w:val="000F3F81"/>
    <w:rsid w:val="000F42B8"/>
    <w:rsid w:val="000F474F"/>
    <w:rsid w:val="000F486C"/>
    <w:rsid w:val="000F5062"/>
    <w:rsid w:val="000F5066"/>
    <w:rsid w:val="000F5342"/>
    <w:rsid w:val="000F5533"/>
    <w:rsid w:val="000F58C3"/>
    <w:rsid w:val="000F5A71"/>
    <w:rsid w:val="000F5A7D"/>
    <w:rsid w:val="000F5D0A"/>
    <w:rsid w:val="000F5DF0"/>
    <w:rsid w:val="000F5E28"/>
    <w:rsid w:val="000F62BA"/>
    <w:rsid w:val="000F657E"/>
    <w:rsid w:val="000F69E5"/>
    <w:rsid w:val="000F6A38"/>
    <w:rsid w:val="000F6DB9"/>
    <w:rsid w:val="000F6E93"/>
    <w:rsid w:val="000F768A"/>
    <w:rsid w:val="000F7CDC"/>
    <w:rsid w:val="001004B3"/>
    <w:rsid w:val="00100D87"/>
    <w:rsid w:val="00100FCA"/>
    <w:rsid w:val="001010FE"/>
    <w:rsid w:val="00103456"/>
    <w:rsid w:val="00103B70"/>
    <w:rsid w:val="00103CA9"/>
    <w:rsid w:val="00103E28"/>
    <w:rsid w:val="001047D2"/>
    <w:rsid w:val="00104E3C"/>
    <w:rsid w:val="00104F9A"/>
    <w:rsid w:val="001050ED"/>
    <w:rsid w:val="0010561F"/>
    <w:rsid w:val="001056C3"/>
    <w:rsid w:val="00105C47"/>
    <w:rsid w:val="00106866"/>
    <w:rsid w:val="00106DB8"/>
    <w:rsid w:val="001077CF"/>
    <w:rsid w:val="001078A8"/>
    <w:rsid w:val="001079F5"/>
    <w:rsid w:val="001100C8"/>
    <w:rsid w:val="001101DD"/>
    <w:rsid w:val="00110827"/>
    <w:rsid w:val="00110908"/>
    <w:rsid w:val="00111580"/>
    <w:rsid w:val="001116E5"/>
    <w:rsid w:val="00111EE7"/>
    <w:rsid w:val="00112B4E"/>
    <w:rsid w:val="00112F32"/>
    <w:rsid w:val="00113AD7"/>
    <w:rsid w:val="00114683"/>
    <w:rsid w:val="0011492F"/>
    <w:rsid w:val="00115518"/>
    <w:rsid w:val="00115B64"/>
    <w:rsid w:val="00115D35"/>
    <w:rsid w:val="001162A9"/>
    <w:rsid w:val="00116541"/>
    <w:rsid w:val="001170D6"/>
    <w:rsid w:val="001172C4"/>
    <w:rsid w:val="0011795B"/>
    <w:rsid w:val="00117FA6"/>
    <w:rsid w:val="0012009C"/>
    <w:rsid w:val="00120406"/>
    <w:rsid w:val="00120712"/>
    <w:rsid w:val="00120887"/>
    <w:rsid w:val="0012176C"/>
    <w:rsid w:val="001218ED"/>
    <w:rsid w:val="00121A8F"/>
    <w:rsid w:val="00121CCB"/>
    <w:rsid w:val="00121CFB"/>
    <w:rsid w:val="00121D98"/>
    <w:rsid w:val="001220DD"/>
    <w:rsid w:val="00122176"/>
    <w:rsid w:val="00122395"/>
    <w:rsid w:val="00122875"/>
    <w:rsid w:val="00123442"/>
    <w:rsid w:val="00123BC4"/>
    <w:rsid w:val="00124BD4"/>
    <w:rsid w:val="00125183"/>
    <w:rsid w:val="00125631"/>
    <w:rsid w:val="00125FD0"/>
    <w:rsid w:val="00126BAF"/>
    <w:rsid w:val="00126C47"/>
    <w:rsid w:val="00127293"/>
    <w:rsid w:val="001275D9"/>
    <w:rsid w:val="00127A67"/>
    <w:rsid w:val="00127BDA"/>
    <w:rsid w:val="00127E5D"/>
    <w:rsid w:val="00127FC6"/>
    <w:rsid w:val="0013019E"/>
    <w:rsid w:val="001306CE"/>
    <w:rsid w:val="00130939"/>
    <w:rsid w:val="001309AB"/>
    <w:rsid w:val="00130BF8"/>
    <w:rsid w:val="001313B9"/>
    <w:rsid w:val="001321CD"/>
    <w:rsid w:val="001329BD"/>
    <w:rsid w:val="00132DAB"/>
    <w:rsid w:val="00132F1A"/>
    <w:rsid w:val="00133B15"/>
    <w:rsid w:val="00133CD5"/>
    <w:rsid w:val="00133ED3"/>
    <w:rsid w:val="00134254"/>
    <w:rsid w:val="00134427"/>
    <w:rsid w:val="00134432"/>
    <w:rsid w:val="001344A5"/>
    <w:rsid w:val="0013469A"/>
    <w:rsid w:val="00134A5E"/>
    <w:rsid w:val="00134FAC"/>
    <w:rsid w:val="0013504E"/>
    <w:rsid w:val="001359A3"/>
    <w:rsid w:val="00135D7F"/>
    <w:rsid w:val="00135DB2"/>
    <w:rsid w:val="00135EBC"/>
    <w:rsid w:val="00136091"/>
    <w:rsid w:val="0013652F"/>
    <w:rsid w:val="00136560"/>
    <w:rsid w:val="0013658C"/>
    <w:rsid w:val="00137748"/>
    <w:rsid w:val="001379B2"/>
    <w:rsid w:val="00137A17"/>
    <w:rsid w:val="00137A3D"/>
    <w:rsid w:val="00137F69"/>
    <w:rsid w:val="001402C3"/>
    <w:rsid w:val="001408BA"/>
    <w:rsid w:val="00140DDB"/>
    <w:rsid w:val="00140DF0"/>
    <w:rsid w:val="00140E93"/>
    <w:rsid w:val="001417BD"/>
    <w:rsid w:val="00141A65"/>
    <w:rsid w:val="00141C38"/>
    <w:rsid w:val="00141DB3"/>
    <w:rsid w:val="00141F6C"/>
    <w:rsid w:val="00142087"/>
    <w:rsid w:val="00142162"/>
    <w:rsid w:val="0014270A"/>
    <w:rsid w:val="0014272D"/>
    <w:rsid w:val="00143027"/>
    <w:rsid w:val="0014310F"/>
    <w:rsid w:val="0014353E"/>
    <w:rsid w:val="001437B8"/>
    <w:rsid w:val="0014412A"/>
    <w:rsid w:val="001443E1"/>
    <w:rsid w:val="0014464A"/>
    <w:rsid w:val="00144677"/>
    <w:rsid w:val="00144804"/>
    <w:rsid w:val="00144A49"/>
    <w:rsid w:val="00144B1F"/>
    <w:rsid w:val="00145A27"/>
    <w:rsid w:val="00146032"/>
    <w:rsid w:val="00146208"/>
    <w:rsid w:val="00146257"/>
    <w:rsid w:val="001467BE"/>
    <w:rsid w:val="00146EFA"/>
    <w:rsid w:val="001471A4"/>
    <w:rsid w:val="00147969"/>
    <w:rsid w:val="0014797A"/>
    <w:rsid w:val="00147D66"/>
    <w:rsid w:val="00147F5D"/>
    <w:rsid w:val="001502F7"/>
    <w:rsid w:val="001504C2"/>
    <w:rsid w:val="00150620"/>
    <w:rsid w:val="00150633"/>
    <w:rsid w:val="00150696"/>
    <w:rsid w:val="00150C44"/>
    <w:rsid w:val="00150CDC"/>
    <w:rsid w:val="00150D66"/>
    <w:rsid w:val="00150E53"/>
    <w:rsid w:val="001513A3"/>
    <w:rsid w:val="00151440"/>
    <w:rsid w:val="0015163D"/>
    <w:rsid w:val="00151680"/>
    <w:rsid w:val="001518B4"/>
    <w:rsid w:val="00151B9F"/>
    <w:rsid w:val="00151D0B"/>
    <w:rsid w:val="00152C9E"/>
    <w:rsid w:val="00153055"/>
    <w:rsid w:val="001535D9"/>
    <w:rsid w:val="001539C0"/>
    <w:rsid w:val="00153E44"/>
    <w:rsid w:val="00154185"/>
    <w:rsid w:val="00154A69"/>
    <w:rsid w:val="00154B3A"/>
    <w:rsid w:val="00154DDC"/>
    <w:rsid w:val="0015521A"/>
    <w:rsid w:val="0015535C"/>
    <w:rsid w:val="001553BE"/>
    <w:rsid w:val="00155415"/>
    <w:rsid w:val="00155958"/>
    <w:rsid w:val="00155F7A"/>
    <w:rsid w:val="0015632F"/>
    <w:rsid w:val="00156A59"/>
    <w:rsid w:val="00156CBB"/>
    <w:rsid w:val="001570D6"/>
    <w:rsid w:val="00157605"/>
    <w:rsid w:val="0015771F"/>
    <w:rsid w:val="00157947"/>
    <w:rsid w:val="00157E57"/>
    <w:rsid w:val="00157F62"/>
    <w:rsid w:val="00160010"/>
    <w:rsid w:val="0016019B"/>
    <w:rsid w:val="00160368"/>
    <w:rsid w:val="00160D0B"/>
    <w:rsid w:val="001610BD"/>
    <w:rsid w:val="001613EC"/>
    <w:rsid w:val="0016172D"/>
    <w:rsid w:val="00161741"/>
    <w:rsid w:val="00161B69"/>
    <w:rsid w:val="00161E70"/>
    <w:rsid w:val="00162333"/>
    <w:rsid w:val="0016270A"/>
    <w:rsid w:val="00162A5F"/>
    <w:rsid w:val="00162BEB"/>
    <w:rsid w:val="00162F09"/>
    <w:rsid w:val="001632F0"/>
    <w:rsid w:val="0016334D"/>
    <w:rsid w:val="00163A5C"/>
    <w:rsid w:val="00164058"/>
    <w:rsid w:val="00164633"/>
    <w:rsid w:val="001646D8"/>
    <w:rsid w:val="00164B86"/>
    <w:rsid w:val="00164F34"/>
    <w:rsid w:val="00164F95"/>
    <w:rsid w:val="00165085"/>
    <w:rsid w:val="001650B6"/>
    <w:rsid w:val="00165E73"/>
    <w:rsid w:val="00166235"/>
    <w:rsid w:val="001666F2"/>
    <w:rsid w:val="00166AE8"/>
    <w:rsid w:val="0016741E"/>
    <w:rsid w:val="001675AC"/>
    <w:rsid w:val="00167B29"/>
    <w:rsid w:val="00167BC0"/>
    <w:rsid w:val="001707AF"/>
    <w:rsid w:val="001713EE"/>
    <w:rsid w:val="001716AE"/>
    <w:rsid w:val="00171C0C"/>
    <w:rsid w:val="0017246B"/>
    <w:rsid w:val="0017268B"/>
    <w:rsid w:val="00172A01"/>
    <w:rsid w:val="00172E6E"/>
    <w:rsid w:val="00172F23"/>
    <w:rsid w:val="00174512"/>
    <w:rsid w:val="00174554"/>
    <w:rsid w:val="001751D1"/>
    <w:rsid w:val="0017542A"/>
    <w:rsid w:val="00175AE0"/>
    <w:rsid w:val="001764F5"/>
    <w:rsid w:val="0017666C"/>
    <w:rsid w:val="001766A4"/>
    <w:rsid w:val="00176A25"/>
    <w:rsid w:val="00176F13"/>
    <w:rsid w:val="00176F26"/>
    <w:rsid w:val="0017788B"/>
    <w:rsid w:val="00177C71"/>
    <w:rsid w:val="00180557"/>
    <w:rsid w:val="00180C05"/>
    <w:rsid w:val="00180CC2"/>
    <w:rsid w:val="0018104E"/>
    <w:rsid w:val="001816BD"/>
    <w:rsid w:val="00182245"/>
    <w:rsid w:val="0018224C"/>
    <w:rsid w:val="0018225E"/>
    <w:rsid w:val="00182293"/>
    <w:rsid w:val="00182414"/>
    <w:rsid w:val="00182565"/>
    <w:rsid w:val="00182A95"/>
    <w:rsid w:val="00182B6F"/>
    <w:rsid w:val="00182FF0"/>
    <w:rsid w:val="0018309D"/>
    <w:rsid w:val="00183440"/>
    <w:rsid w:val="0018372D"/>
    <w:rsid w:val="00183AC6"/>
    <w:rsid w:val="00183D2F"/>
    <w:rsid w:val="001854AC"/>
    <w:rsid w:val="001855BF"/>
    <w:rsid w:val="0018569C"/>
    <w:rsid w:val="00185CAC"/>
    <w:rsid w:val="00186802"/>
    <w:rsid w:val="00186899"/>
    <w:rsid w:val="00186D17"/>
    <w:rsid w:val="00186EBF"/>
    <w:rsid w:val="00186F56"/>
    <w:rsid w:val="00186FAF"/>
    <w:rsid w:val="0018721A"/>
    <w:rsid w:val="00187686"/>
    <w:rsid w:val="001877AA"/>
    <w:rsid w:val="00187ABB"/>
    <w:rsid w:val="00187CCD"/>
    <w:rsid w:val="00187CDE"/>
    <w:rsid w:val="0019046B"/>
    <w:rsid w:val="00190B2B"/>
    <w:rsid w:val="00190D33"/>
    <w:rsid w:val="00190D5E"/>
    <w:rsid w:val="00190DEC"/>
    <w:rsid w:val="00190F3F"/>
    <w:rsid w:val="001910D9"/>
    <w:rsid w:val="001917BB"/>
    <w:rsid w:val="00191814"/>
    <w:rsid w:val="001919AA"/>
    <w:rsid w:val="00191E83"/>
    <w:rsid w:val="00192256"/>
    <w:rsid w:val="00192BBF"/>
    <w:rsid w:val="0019300E"/>
    <w:rsid w:val="001930F0"/>
    <w:rsid w:val="00193342"/>
    <w:rsid w:val="0019349E"/>
    <w:rsid w:val="00193860"/>
    <w:rsid w:val="0019386E"/>
    <w:rsid w:val="00193871"/>
    <w:rsid w:val="00193B85"/>
    <w:rsid w:val="00193D35"/>
    <w:rsid w:val="00193F88"/>
    <w:rsid w:val="0019441E"/>
    <w:rsid w:val="001945B4"/>
    <w:rsid w:val="00194717"/>
    <w:rsid w:val="0019498E"/>
    <w:rsid w:val="00194CE5"/>
    <w:rsid w:val="00195B8F"/>
    <w:rsid w:val="001960CB"/>
    <w:rsid w:val="001965D8"/>
    <w:rsid w:val="00196896"/>
    <w:rsid w:val="00196912"/>
    <w:rsid w:val="00196EDC"/>
    <w:rsid w:val="00197145"/>
    <w:rsid w:val="00197161"/>
    <w:rsid w:val="001971AD"/>
    <w:rsid w:val="001974C4"/>
    <w:rsid w:val="00197A29"/>
    <w:rsid w:val="00197BE0"/>
    <w:rsid w:val="001A05E9"/>
    <w:rsid w:val="001A0EB2"/>
    <w:rsid w:val="001A14DE"/>
    <w:rsid w:val="001A17B6"/>
    <w:rsid w:val="001A2033"/>
    <w:rsid w:val="001A27F9"/>
    <w:rsid w:val="001A28B4"/>
    <w:rsid w:val="001A2A86"/>
    <w:rsid w:val="001A305C"/>
    <w:rsid w:val="001A31CD"/>
    <w:rsid w:val="001A36EE"/>
    <w:rsid w:val="001A3A2A"/>
    <w:rsid w:val="001A427A"/>
    <w:rsid w:val="001A42F7"/>
    <w:rsid w:val="001A42FB"/>
    <w:rsid w:val="001A43C5"/>
    <w:rsid w:val="001A4918"/>
    <w:rsid w:val="001A4B9F"/>
    <w:rsid w:val="001A4C8C"/>
    <w:rsid w:val="001A50A2"/>
    <w:rsid w:val="001A50C0"/>
    <w:rsid w:val="001A5617"/>
    <w:rsid w:val="001A56CC"/>
    <w:rsid w:val="001A58AD"/>
    <w:rsid w:val="001A5E24"/>
    <w:rsid w:val="001A61A3"/>
    <w:rsid w:val="001A6287"/>
    <w:rsid w:val="001A644E"/>
    <w:rsid w:val="001A6620"/>
    <w:rsid w:val="001A6694"/>
    <w:rsid w:val="001A6CE2"/>
    <w:rsid w:val="001A6D6F"/>
    <w:rsid w:val="001A6F0E"/>
    <w:rsid w:val="001A704A"/>
    <w:rsid w:val="001B00F1"/>
    <w:rsid w:val="001B0134"/>
    <w:rsid w:val="001B0171"/>
    <w:rsid w:val="001B0804"/>
    <w:rsid w:val="001B0EC9"/>
    <w:rsid w:val="001B18A1"/>
    <w:rsid w:val="001B1BD6"/>
    <w:rsid w:val="001B1BDD"/>
    <w:rsid w:val="001B1CE3"/>
    <w:rsid w:val="001B2062"/>
    <w:rsid w:val="001B21C7"/>
    <w:rsid w:val="001B221B"/>
    <w:rsid w:val="001B2404"/>
    <w:rsid w:val="001B285B"/>
    <w:rsid w:val="001B2BEE"/>
    <w:rsid w:val="001B32E0"/>
    <w:rsid w:val="001B3EC0"/>
    <w:rsid w:val="001B4980"/>
    <w:rsid w:val="001B5797"/>
    <w:rsid w:val="001B5C9F"/>
    <w:rsid w:val="001B62E9"/>
    <w:rsid w:val="001B6942"/>
    <w:rsid w:val="001B6DF9"/>
    <w:rsid w:val="001B78EC"/>
    <w:rsid w:val="001B7C9F"/>
    <w:rsid w:val="001C0422"/>
    <w:rsid w:val="001C087D"/>
    <w:rsid w:val="001C0A94"/>
    <w:rsid w:val="001C0E4D"/>
    <w:rsid w:val="001C0EF0"/>
    <w:rsid w:val="001C192D"/>
    <w:rsid w:val="001C1B33"/>
    <w:rsid w:val="001C1F6B"/>
    <w:rsid w:val="001C23B6"/>
    <w:rsid w:val="001C28BE"/>
    <w:rsid w:val="001C2B8A"/>
    <w:rsid w:val="001C3868"/>
    <w:rsid w:val="001C3AAE"/>
    <w:rsid w:val="001C4661"/>
    <w:rsid w:val="001C4858"/>
    <w:rsid w:val="001C5057"/>
    <w:rsid w:val="001C511A"/>
    <w:rsid w:val="001C6F79"/>
    <w:rsid w:val="001C71FB"/>
    <w:rsid w:val="001C73F4"/>
    <w:rsid w:val="001C7E79"/>
    <w:rsid w:val="001D02E7"/>
    <w:rsid w:val="001D065D"/>
    <w:rsid w:val="001D15A5"/>
    <w:rsid w:val="001D1877"/>
    <w:rsid w:val="001D1973"/>
    <w:rsid w:val="001D1D56"/>
    <w:rsid w:val="001D23EB"/>
    <w:rsid w:val="001D2593"/>
    <w:rsid w:val="001D26DD"/>
    <w:rsid w:val="001D2876"/>
    <w:rsid w:val="001D2BBA"/>
    <w:rsid w:val="001D2EF3"/>
    <w:rsid w:val="001D3907"/>
    <w:rsid w:val="001D3A05"/>
    <w:rsid w:val="001D3A1E"/>
    <w:rsid w:val="001D3E21"/>
    <w:rsid w:val="001D4832"/>
    <w:rsid w:val="001D491D"/>
    <w:rsid w:val="001D4967"/>
    <w:rsid w:val="001D49B9"/>
    <w:rsid w:val="001D49DD"/>
    <w:rsid w:val="001D4AE7"/>
    <w:rsid w:val="001D4FDD"/>
    <w:rsid w:val="001D50D0"/>
    <w:rsid w:val="001D5178"/>
    <w:rsid w:val="001D559D"/>
    <w:rsid w:val="001D59A2"/>
    <w:rsid w:val="001D5E41"/>
    <w:rsid w:val="001D5EF2"/>
    <w:rsid w:val="001D5F48"/>
    <w:rsid w:val="001D62B7"/>
    <w:rsid w:val="001D63A2"/>
    <w:rsid w:val="001D653A"/>
    <w:rsid w:val="001D6E36"/>
    <w:rsid w:val="001D7002"/>
    <w:rsid w:val="001D706A"/>
    <w:rsid w:val="001D7089"/>
    <w:rsid w:val="001D70E5"/>
    <w:rsid w:val="001D7E3F"/>
    <w:rsid w:val="001E0520"/>
    <w:rsid w:val="001E0834"/>
    <w:rsid w:val="001E08DA"/>
    <w:rsid w:val="001E0C3B"/>
    <w:rsid w:val="001E0C9C"/>
    <w:rsid w:val="001E0D74"/>
    <w:rsid w:val="001E0E26"/>
    <w:rsid w:val="001E12EF"/>
    <w:rsid w:val="001E170E"/>
    <w:rsid w:val="001E1ABE"/>
    <w:rsid w:val="001E2256"/>
    <w:rsid w:val="001E2370"/>
    <w:rsid w:val="001E25AC"/>
    <w:rsid w:val="001E2C33"/>
    <w:rsid w:val="001E3015"/>
    <w:rsid w:val="001E39C3"/>
    <w:rsid w:val="001E3F0A"/>
    <w:rsid w:val="001E49AC"/>
    <w:rsid w:val="001E4A21"/>
    <w:rsid w:val="001E59FD"/>
    <w:rsid w:val="001E5C81"/>
    <w:rsid w:val="001E5CEC"/>
    <w:rsid w:val="001E61E4"/>
    <w:rsid w:val="001E7021"/>
    <w:rsid w:val="001E76E3"/>
    <w:rsid w:val="001E78AF"/>
    <w:rsid w:val="001E7F6B"/>
    <w:rsid w:val="001F05E9"/>
    <w:rsid w:val="001F0A54"/>
    <w:rsid w:val="001F0B05"/>
    <w:rsid w:val="001F10C2"/>
    <w:rsid w:val="001F1369"/>
    <w:rsid w:val="001F1455"/>
    <w:rsid w:val="001F169F"/>
    <w:rsid w:val="001F1D44"/>
    <w:rsid w:val="001F1E2E"/>
    <w:rsid w:val="001F234C"/>
    <w:rsid w:val="001F25FC"/>
    <w:rsid w:val="001F27BF"/>
    <w:rsid w:val="001F2A65"/>
    <w:rsid w:val="001F2CA6"/>
    <w:rsid w:val="001F2ED9"/>
    <w:rsid w:val="001F3B71"/>
    <w:rsid w:val="001F3F95"/>
    <w:rsid w:val="001F4815"/>
    <w:rsid w:val="001F4CDF"/>
    <w:rsid w:val="001F517B"/>
    <w:rsid w:val="001F520E"/>
    <w:rsid w:val="001F5390"/>
    <w:rsid w:val="001F6077"/>
    <w:rsid w:val="001F6229"/>
    <w:rsid w:val="001F660B"/>
    <w:rsid w:val="001F6AA2"/>
    <w:rsid w:val="001F6FB9"/>
    <w:rsid w:val="001F7CD4"/>
    <w:rsid w:val="001F7DF4"/>
    <w:rsid w:val="0020008E"/>
    <w:rsid w:val="002001C4"/>
    <w:rsid w:val="00200591"/>
    <w:rsid w:val="0020081F"/>
    <w:rsid w:val="0020087E"/>
    <w:rsid w:val="0020088A"/>
    <w:rsid w:val="00200AF1"/>
    <w:rsid w:val="002017CE"/>
    <w:rsid w:val="00201DB1"/>
    <w:rsid w:val="00201E1B"/>
    <w:rsid w:val="00201FBD"/>
    <w:rsid w:val="0020225C"/>
    <w:rsid w:val="0020245A"/>
    <w:rsid w:val="002038FB"/>
    <w:rsid w:val="00203D55"/>
    <w:rsid w:val="00203F48"/>
    <w:rsid w:val="0020461D"/>
    <w:rsid w:val="00204C24"/>
    <w:rsid w:val="00204C83"/>
    <w:rsid w:val="00204DCB"/>
    <w:rsid w:val="00205086"/>
    <w:rsid w:val="002053EF"/>
    <w:rsid w:val="00205422"/>
    <w:rsid w:val="00205989"/>
    <w:rsid w:val="0020599D"/>
    <w:rsid w:val="00205C77"/>
    <w:rsid w:val="00205C79"/>
    <w:rsid w:val="002062F3"/>
    <w:rsid w:val="00206D43"/>
    <w:rsid w:val="002074A7"/>
    <w:rsid w:val="00207FF0"/>
    <w:rsid w:val="00207FFD"/>
    <w:rsid w:val="0021049F"/>
    <w:rsid w:val="0021051E"/>
    <w:rsid w:val="002105EF"/>
    <w:rsid w:val="002108A7"/>
    <w:rsid w:val="00210BB4"/>
    <w:rsid w:val="00210D90"/>
    <w:rsid w:val="002110CB"/>
    <w:rsid w:val="002113CA"/>
    <w:rsid w:val="0021190C"/>
    <w:rsid w:val="00211982"/>
    <w:rsid w:val="002119AB"/>
    <w:rsid w:val="00211CC1"/>
    <w:rsid w:val="00211D06"/>
    <w:rsid w:val="00211DF7"/>
    <w:rsid w:val="00212229"/>
    <w:rsid w:val="002128E5"/>
    <w:rsid w:val="00212EBC"/>
    <w:rsid w:val="00213067"/>
    <w:rsid w:val="002130F1"/>
    <w:rsid w:val="00213255"/>
    <w:rsid w:val="002136EE"/>
    <w:rsid w:val="00213944"/>
    <w:rsid w:val="002139BF"/>
    <w:rsid w:val="00213BF4"/>
    <w:rsid w:val="00213F56"/>
    <w:rsid w:val="0021434C"/>
    <w:rsid w:val="00214777"/>
    <w:rsid w:val="00214FBD"/>
    <w:rsid w:val="00215359"/>
    <w:rsid w:val="002159A3"/>
    <w:rsid w:val="00215D8E"/>
    <w:rsid w:val="00216100"/>
    <w:rsid w:val="00216E06"/>
    <w:rsid w:val="00217561"/>
    <w:rsid w:val="002177B8"/>
    <w:rsid w:val="002179A3"/>
    <w:rsid w:val="00217A07"/>
    <w:rsid w:val="00217F28"/>
    <w:rsid w:val="00220008"/>
    <w:rsid w:val="0022000C"/>
    <w:rsid w:val="002201E8"/>
    <w:rsid w:val="002202F1"/>
    <w:rsid w:val="002203EA"/>
    <w:rsid w:val="002209A2"/>
    <w:rsid w:val="00220F3C"/>
    <w:rsid w:val="0022151F"/>
    <w:rsid w:val="002216BC"/>
    <w:rsid w:val="00221F16"/>
    <w:rsid w:val="0022215A"/>
    <w:rsid w:val="002222C4"/>
    <w:rsid w:val="00222326"/>
    <w:rsid w:val="0022237D"/>
    <w:rsid w:val="002223FD"/>
    <w:rsid w:val="00222753"/>
    <w:rsid w:val="002227E1"/>
    <w:rsid w:val="00222AC7"/>
    <w:rsid w:val="0022301E"/>
    <w:rsid w:val="00223A72"/>
    <w:rsid w:val="00224437"/>
    <w:rsid w:val="002248D9"/>
    <w:rsid w:val="00224EE3"/>
    <w:rsid w:val="00225277"/>
    <w:rsid w:val="00225441"/>
    <w:rsid w:val="0022546B"/>
    <w:rsid w:val="002257A6"/>
    <w:rsid w:val="00225925"/>
    <w:rsid w:val="00225EE6"/>
    <w:rsid w:val="00226327"/>
    <w:rsid w:val="002264A5"/>
    <w:rsid w:val="0022670D"/>
    <w:rsid w:val="00226DF0"/>
    <w:rsid w:val="00227502"/>
    <w:rsid w:val="00227985"/>
    <w:rsid w:val="00227FAE"/>
    <w:rsid w:val="002309FB"/>
    <w:rsid w:val="00230D5F"/>
    <w:rsid w:val="00230F39"/>
    <w:rsid w:val="00231221"/>
    <w:rsid w:val="00231320"/>
    <w:rsid w:val="00231A1E"/>
    <w:rsid w:val="00231DA5"/>
    <w:rsid w:val="002321CB"/>
    <w:rsid w:val="00232448"/>
    <w:rsid w:val="0023253D"/>
    <w:rsid w:val="00233C76"/>
    <w:rsid w:val="00234450"/>
    <w:rsid w:val="002345AA"/>
    <w:rsid w:val="00234A15"/>
    <w:rsid w:val="00235451"/>
    <w:rsid w:val="002360B4"/>
    <w:rsid w:val="002360E4"/>
    <w:rsid w:val="00236500"/>
    <w:rsid w:val="0023676F"/>
    <w:rsid w:val="00236F68"/>
    <w:rsid w:val="0023736E"/>
    <w:rsid w:val="0023799B"/>
    <w:rsid w:val="002379F8"/>
    <w:rsid w:val="00237CEC"/>
    <w:rsid w:val="00237D2F"/>
    <w:rsid w:val="00237D33"/>
    <w:rsid w:val="00237EAE"/>
    <w:rsid w:val="002400D3"/>
    <w:rsid w:val="002401CE"/>
    <w:rsid w:val="00240285"/>
    <w:rsid w:val="0024056F"/>
    <w:rsid w:val="0024094E"/>
    <w:rsid w:val="00241119"/>
    <w:rsid w:val="002413CC"/>
    <w:rsid w:val="00241BB2"/>
    <w:rsid w:val="00241CAA"/>
    <w:rsid w:val="00241EDF"/>
    <w:rsid w:val="002421F1"/>
    <w:rsid w:val="00242612"/>
    <w:rsid w:val="002426CD"/>
    <w:rsid w:val="002427FE"/>
    <w:rsid w:val="002428DC"/>
    <w:rsid w:val="00242B5E"/>
    <w:rsid w:val="00243D9D"/>
    <w:rsid w:val="00244A52"/>
    <w:rsid w:val="00244AF6"/>
    <w:rsid w:val="00244C44"/>
    <w:rsid w:val="00244C65"/>
    <w:rsid w:val="00245218"/>
    <w:rsid w:val="00245691"/>
    <w:rsid w:val="00245940"/>
    <w:rsid w:val="00245984"/>
    <w:rsid w:val="00245A92"/>
    <w:rsid w:val="00245AB8"/>
    <w:rsid w:val="00245F64"/>
    <w:rsid w:val="00246023"/>
    <w:rsid w:val="00246231"/>
    <w:rsid w:val="002465D4"/>
    <w:rsid w:val="002467E6"/>
    <w:rsid w:val="00246B41"/>
    <w:rsid w:val="00246D57"/>
    <w:rsid w:val="002474C6"/>
    <w:rsid w:val="0024787F"/>
    <w:rsid w:val="00247AEA"/>
    <w:rsid w:val="00247F3F"/>
    <w:rsid w:val="00250A6B"/>
    <w:rsid w:val="0025117C"/>
    <w:rsid w:val="0025136A"/>
    <w:rsid w:val="002513D9"/>
    <w:rsid w:val="002517AB"/>
    <w:rsid w:val="00251E46"/>
    <w:rsid w:val="0025200B"/>
    <w:rsid w:val="002524EA"/>
    <w:rsid w:val="00252AC9"/>
    <w:rsid w:val="002531A1"/>
    <w:rsid w:val="002532D5"/>
    <w:rsid w:val="0025354A"/>
    <w:rsid w:val="002537FA"/>
    <w:rsid w:val="00254911"/>
    <w:rsid w:val="00254AFE"/>
    <w:rsid w:val="00254D11"/>
    <w:rsid w:val="00254EFF"/>
    <w:rsid w:val="00255300"/>
    <w:rsid w:val="0025554D"/>
    <w:rsid w:val="0025630B"/>
    <w:rsid w:val="0025663D"/>
    <w:rsid w:val="00256A84"/>
    <w:rsid w:val="00256E31"/>
    <w:rsid w:val="002571E7"/>
    <w:rsid w:val="00257638"/>
    <w:rsid w:val="00257721"/>
    <w:rsid w:val="0025773A"/>
    <w:rsid w:val="00257AE5"/>
    <w:rsid w:val="00257D62"/>
    <w:rsid w:val="00257D9D"/>
    <w:rsid w:val="00257EEB"/>
    <w:rsid w:val="00260000"/>
    <w:rsid w:val="00260FDA"/>
    <w:rsid w:val="002613E3"/>
    <w:rsid w:val="0026174F"/>
    <w:rsid w:val="002617FD"/>
    <w:rsid w:val="00261B54"/>
    <w:rsid w:val="00261C6C"/>
    <w:rsid w:val="00261E3B"/>
    <w:rsid w:val="00262606"/>
    <w:rsid w:val="00263118"/>
    <w:rsid w:val="002631E9"/>
    <w:rsid w:val="002635F3"/>
    <w:rsid w:val="0026387B"/>
    <w:rsid w:val="00263BC2"/>
    <w:rsid w:val="00263BDB"/>
    <w:rsid w:val="00264276"/>
    <w:rsid w:val="002644FC"/>
    <w:rsid w:val="00265030"/>
    <w:rsid w:val="002654A9"/>
    <w:rsid w:val="002654D4"/>
    <w:rsid w:val="00265BB0"/>
    <w:rsid w:val="0026613A"/>
    <w:rsid w:val="0026662A"/>
    <w:rsid w:val="00266ECD"/>
    <w:rsid w:val="002677F4"/>
    <w:rsid w:val="00270023"/>
    <w:rsid w:val="00270A97"/>
    <w:rsid w:val="0027153F"/>
    <w:rsid w:val="002715B2"/>
    <w:rsid w:val="002716EB"/>
    <w:rsid w:val="002718F2"/>
    <w:rsid w:val="00271AD0"/>
    <w:rsid w:val="0027226A"/>
    <w:rsid w:val="0027248B"/>
    <w:rsid w:val="00273054"/>
    <w:rsid w:val="002737DB"/>
    <w:rsid w:val="00273A10"/>
    <w:rsid w:val="00274501"/>
    <w:rsid w:val="00274885"/>
    <w:rsid w:val="00274A2B"/>
    <w:rsid w:val="00274A30"/>
    <w:rsid w:val="00274C6E"/>
    <w:rsid w:val="00274D7F"/>
    <w:rsid w:val="0027545F"/>
    <w:rsid w:val="00275EDE"/>
    <w:rsid w:val="0027683D"/>
    <w:rsid w:val="00276BB8"/>
    <w:rsid w:val="00276FBB"/>
    <w:rsid w:val="00277C53"/>
    <w:rsid w:val="0028032A"/>
    <w:rsid w:val="002809E6"/>
    <w:rsid w:val="00280BF3"/>
    <w:rsid w:val="00280C08"/>
    <w:rsid w:val="00280E1C"/>
    <w:rsid w:val="00280FC9"/>
    <w:rsid w:val="00281C01"/>
    <w:rsid w:val="00281D2D"/>
    <w:rsid w:val="00281FEC"/>
    <w:rsid w:val="00282FD3"/>
    <w:rsid w:val="002830DB"/>
    <w:rsid w:val="0028310A"/>
    <w:rsid w:val="00283180"/>
    <w:rsid w:val="002832CD"/>
    <w:rsid w:val="00283422"/>
    <w:rsid w:val="00283F48"/>
    <w:rsid w:val="002841B5"/>
    <w:rsid w:val="0028437C"/>
    <w:rsid w:val="002843D2"/>
    <w:rsid w:val="00285270"/>
    <w:rsid w:val="00285621"/>
    <w:rsid w:val="00286990"/>
    <w:rsid w:val="00286AE7"/>
    <w:rsid w:val="0028749B"/>
    <w:rsid w:val="00287A73"/>
    <w:rsid w:val="00287C15"/>
    <w:rsid w:val="00287E62"/>
    <w:rsid w:val="00290009"/>
    <w:rsid w:val="002917CE"/>
    <w:rsid w:val="00291A32"/>
    <w:rsid w:val="00291BC9"/>
    <w:rsid w:val="00292285"/>
    <w:rsid w:val="00292519"/>
    <w:rsid w:val="002927D3"/>
    <w:rsid w:val="00292A0E"/>
    <w:rsid w:val="00293F36"/>
    <w:rsid w:val="00294182"/>
    <w:rsid w:val="00294348"/>
    <w:rsid w:val="0029436E"/>
    <w:rsid w:val="00294447"/>
    <w:rsid w:val="0029455E"/>
    <w:rsid w:val="00294809"/>
    <w:rsid w:val="00294ED3"/>
    <w:rsid w:val="00294F8D"/>
    <w:rsid w:val="00295021"/>
    <w:rsid w:val="00295199"/>
    <w:rsid w:val="00295790"/>
    <w:rsid w:val="00295B13"/>
    <w:rsid w:val="00295CA0"/>
    <w:rsid w:val="002969EE"/>
    <w:rsid w:val="00296B1D"/>
    <w:rsid w:val="0029740C"/>
    <w:rsid w:val="00297449"/>
    <w:rsid w:val="00297592"/>
    <w:rsid w:val="00297A1A"/>
    <w:rsid w:val="00297B1C"/>
    <w:rsid w:val="00297BCA"/>
    <w:rsid w:val="00297E19"/>
    <w:rsid w:val="002A035A"/>
    <w:rsid w:val="002A05AB"/>
    <w:rsid w:val="002A0881"/>
    <w:rsid w:val="002A0FCD"/>
    <w:rsid w:val="002A1248"/>
    <w:rsid w:val="002A16D9"/>
    <w:rsid w:val="002A1A7E"/>
    <w:rsid w:val="002A28F0"/>
    <w:rsid w:val="002A2936"/>
    <w:rsid w:val="002A2ADB"/>
    <w:rsid w:val="002A2D4E"/>
    <w:rsid w:val="002A301E"/>
    <w:rsid w:val="002A37ED"/>
    <w:rsid w:val="002A3811"/>
    <w:rsid w:val="002A3AAA"/>
    <w:rsid w:val="002A3B74"/>
    <w:rsid w:val="002A3C21"/>
    <w:rsid w:val="002A3C9A"/>
    <w:rsid w:val="002A4396"/>
    <w:rsid w:val="002A45F6"/>
    <w:rsid w:val="002A4C0E"/>
    <w:rsid w:val="002A4D99"/>
    <w:rsid w:val="002A5220"/>
    <w:rsid w:val="002A552D"/>
    <w:rsid w:val="002A568A"/>
    <w:rsid w:val="002A57CA"/>
    <w:rsid w:val="002A5C48"/>
    <w:rsid w:val="002A5FE3"/>
    <w:rsid w:val="002A6073"/>
    <w:rsid w:val="002A6269"/>
    <w:rsid w:val="002A6D76"/>
    <w:rsid w:val="002A6E08"/>
    <w:rsid w:val="002A7A3F"/>
    <w:rsid w:val="002B09EB"/>
    <w:rsid w:val="002B13A9"/>
    <w:rsid w:val="002B143F"/>
    <w:rsid w:val="002B1565"/>
    <w:rsid w:val="002B1857"/>
    <w:rsid w:val="002B1A64"/>
    <w:rsid w:val="002B1C6A"/>
    <w:rsid w:val="002B1E40"/>
    <w:rsid w:val="002B20DF"/>
    <w:rsid w:val="002B250C"/>
    <w:rsid w:val="002B25C4"/>
    <w:rsid w:val="002B2898"/>
    <w:rsid w:val="002B299E"/>
    <w:rsid w:val="002B2AEF"/>
    <w:rsid w:val="002B2BB1"/>
    <w:rsid w:val="002B2CD5"/>
    <w:rsid w:val="002B2DA6"/>
    <w:rsid w:val="002B37CF"/>
    <w:rsid w:val="002B38BB"/>
    <w:rsid w:val="002B3A85"/>
    <w:rsid w:val="002B3ED7"/>
    <w:rsid w:val="002B4059"/>
    <w:rsid w:val="002B41BD"/>
    <w:rsid w:val="002B41D7"/>
    <w:rsid w:val="002B47B8"/>
    <w:rsid w:val="002B494F"/>
    <w:rsid w:val="002B4B58"/>
    <w:rsid w:val="002B4DEE"/>
    <w:rsid w:val="002B53E9"/>
    <w:rsid w:val="002B60AA"/>
    <w:rsid w:val="002B6129"/>
    <w:rsid w:val="002B6190"/>
    <w:rsid w:val="002B6224"/>
    <w:rsid w:val="002B6613"/>
    <w:rsid w:val="002B698E"/>
    <w:rsid w:val="002B6D10"/>
    <w:rsid w:val="002B7346"/>
    <w:rsid w:val="002B748A"/>
    <w:rsid w:val="002B74BD"/>
    <w:rsid w:val="002B765D"/>
    <w:rsid w:val="002B7D58"/>
    <w:rsid w:val="002C1196"/>
    <w:rsid w:val="002C23F7"/>
    <w:rsid w:val="002C25B4"/>
    <w:rsid w:val="002C2719"/>
    <w:rsid w:val="002C2FF3"/>
    <w:rsid w:val="002C3710"/>
    <w:rsid w:val="002C3951"/>
    <w:rsid w:val="002C3BE2"/>
    <w:rsid w:val="002C3C54"/>
    <w:rsid w:val="002C4101"/>
    <w:rsid w:val="002C4208"/>
    <w:rsid w:val="002C4299"/>
    <w:rsid w:val="002C46CA"/>
    <w:rsid w:val="002C5289"/>
    <w:rsid w:val="002C5828"/>
    <w:rsid w:val="002C5888"/>
    <w:rsid w:val="002C58B7"/>
    <w:rsid w:val="002C5A19"/>
    <w:rsid w:val="002C5A25"/>
    <w:rsid w:val="002C63E0"/>
    <w:rsid w:val="002C65B2"/>
    <w:rsid w:val="002C6696"/>
    <w:rsid w:val="002C6E9A"/>
    <w:rsid w:val="002C70EE"/>
    <w:rsid w:val="002C71BC"/>
    <w:rsid w:val="002C730D"/>
    <w:rsid w:val="002C731B"/>
    <w:rsid w:val="002C7477"/>
    <w:rsid w:val="002C7985"/>
    <w:rsid w:val="002C7A9C"/>
    <w:rsid w:val="002C7D58"/>
    <w:rsid w:val="002D0261"/>
    <w:rsid w:val="002D16E9"/>
    <w:rsid w:val="002D1786"/>
    <w:rsid w:val="002D1B8E"/>
    <w:rsid w:val="002D2196"/>
    <w:rsid w:val="002D2516"/>
    <w:rsid w:val="002D2D34"/>
    <w:rsid w:val="002D2F25"/>
    <w:rsid w:val="002D31BC"/>
    <w:rsid w:val="002D35A7"/>
    <w:rsid w:val="002D3620"/>
    <w:rsid w:val="002D38EF"/>
    <w:rsid w:val="002D3986"/>
    <w:rsid w:val="002D3C2E"/>
    <w:rsid w:val="002D3EB8"/>
    <w:rsid w:val="002D4094"/>
    <w:rsid w:val="002D44F5"/>
    <w:rsid w:val="002D4722"/>
    <w:rsid w:val="002D492D"/>
    <w:rsid w:val="002D5097"/>
    <w:rsid w:val="002D53F4"/>
    <w:rsid w:val="002D5791"/>
    <w:rsid w:val="002D5969"/>
    <w:rsid w:val="002D5E43"/>
    <w:rsid w:val="002D5E5B"/>
    <w:rsid w:val="002D5F08"/>
    <w:rsid w:val="002D6941"/>
    <w:rsid w:val="002D69DB"/>
    <w:rsid w:val="002D6A23"/>
    <w:rsid w:val="002D6CF0"/>
    <w:rsid w:val="002D6F1D"/>
    <w:rsid w:val="002D747B"/>
    <w:rsid w:val="002D7E4F"/>
    <w:rsid w:val="002E01EF"/>
    <w:rsid w:val="002E06BF"/>
    <w:rsid w:val="002E0B62"/>
    <w:rsid w:val="002E0CA0"/>
    <w:rsid w:val="002E1598"/>
    <w:rsid w:val="002E1A00"/>
    <w:rsid w:val="002E1F4D"/>
    <w:rsid w:val="002E254F"/>
    <w:rsid w:val="002E2922"/>
    <w:rsid w:val="002E2969"/>
    <w:rsid w:val="002E29C9"/>
    <w:rsid w:val="002E2BE9"/>
    <w:rsid w:val="002E2E09"/>
    <w:rsid w:val="002E3249"/>
    <w:rsid w:val="002E35F6"/>
    <w:rsid w:val="002E3AB5"/>
    <w:rsid w:val="002E3DD8"/>
    <w:rsid w:val="002E42A2"/>
    <w:rsid w:val="002E4532"/>
    <w:rsid w:val="002E46C3"/>
    <w:rsid w:val="002E4E71"/>
    <w:rsid w:val="002E4EFF"/>
    <w:rsid w:val="002E51AA"/>
    <w:rsid w:val="002E53BB"/>
    <w:rsid w:val="002E53CA"/>
    <w:rsid w:val="002E5561"/>
    <w:rsid w:val="002E55D3"/>
    <w:rsid w:val="002E5843"/>
    <w:rsid w:val="002E657B"/>
    <w:rsid w:val="002E6950"/>
    <w:rsid w:val="002E6A4F"/>
    <w:rsid w:val="002E6C1E"/>
    <w:rsid w:val="002E7773"/>
    <w:rsid w:val="002E7C5A"/>
    <w:rsid w:val="002F0213"/>
    <w:rsid w:val="002F06DD"/>
    <w:rsid w:val="002F073D"/>
    <w:rsid w:val="002F0740"/>
    <w:rsid w:val="002F075E"/>
    <w:rsid w:val="002F15C0"/>
    <w:rsid w:val="002F177C"/>
    <w:rsid w:val="002F1790"/>
    <w:rsid w:val="002F180D"/>
    <w:rsid w:val="002F1842"/>
    <w:rsid w:val="002F1AB0"/>
    <w:rsid w:val="002F1CA5"/>
    <w:rsid w:val="002F2319"/>
    <w:rsid w:val="002F295C"/>
    <w:rsid w:val="002F2B53"/>
    <w:rsid w:val="002F2E46"/>
    <w:rsid w:val="002F30E4"/>
    <w:rsid w:val="002F317A"/>
    <w:rsid w:val="002F3699"/>
    <w:rsid w:val="002F52A8"/>
    <w:rsid w:val="002F58AB"/>
    <w:rsid w:val="002F5D35"/>
    <w:rsid w:val="002F6001"/>
    <w:rsid w:val="002F605D"/>
    <w:rsid w:val="002F62AF"/>
    <w:rsid w:val="002F647A"/>
    <w:rsid w:val="002F65E8"/>
    <w:rsid w:val="002F6864"/>
    <w:rsid w:val="002F6CDE"/>
    <w:rsid w:val="002F6D94"/>
    <w:rsid w:val="002F6D9C"/>
    <w:rsid w:val="002F7099"/>
    <w:rsid w:val="002F752A"/>
    <w:rsid w:val="002F76B6"/>
    <w:rsid w:val="002F7BAC"/>
    <w:rsid w:val="002F7BCF"/>
    <w:rsid w:val="002F7F63"/>
    <w:rsid w:val="00300790"/>
    <w:rsid w:val="00300B19"/>
    <w:rsid w:val="0030200D"/>
    <w:rsid w:val="00302755"/>
    <w:rsid w:val="00302F54"/>
    <w:rsid w:val="0030310D"/>
    <w:rsid w:val="00303159"/>
    <w:rsid w:val="00303693"/>
    <w:rsid w:val="00303B95"/>
    <w:rsid w:val="00303BDC"/>
    <w:rsid w:val="00304011"/>
    <w:rsid w:val="0030413A"/>
    <w:rsid w:val="00304797"/>
    <w:rsid w:val="00304E57"/>
    <w:rsid w:val="003052F6"/>
    <w:rsid w:val="003054DD"/>
    <w:rsid w:val="0030592F"/>
    <w:rsid w:val="00305E9C"/>
    <w:rsid w:val="0030663D"/>
    <w:rsid w:val="00306745"/>
    <w:rsid w:val="00306BA5"/>
    <w:rsid w:val="00306FF3"/>
    <w:rsid w:val="00307056"/>
    <w:rsid w:val="0030734A"/>
    <w:rsid w:val="003075FB"/>
    <w:rsid w:val="003076D2"/>
    <w:rsid w:val="00307847"/>
    <w:rsid w:val="00307BFB"/>
    <w:rsid w:val="0031000B"/>
    <w:rsid w:val="00310C85"/>
    <w:rsid w:val="003113AD"/>
    <w:rsid w:val="003114E3"/>
    <w:rsid w:val="0031181B"/>
    <w:rsid w:val="00311B8B"/>
    <w:rsid w:val="003126D7"/>
    <w:rsid w:val="003127C9"/>
    <w:rsid w:val="00313587"/>
    <w:rsid w:val="003139EF"/>
    <w:rsid w:val="00313C7B"/>
    <w:rsid w:val="00314129"/>
    <w:rsid w:val="00314C5B"/>
    <w:rsid w:val="003157F9"/>
    <w:rsid w:val="00315A6A"/>
    <w:rsid w:val="00316500"/>
    <w:rsid w:val="003165EA"/>
    <w:rsid w:val="003168B6"/>
    <w:rsid w:val="00316921"/>
    <w:rsid w:val="003169FE"/>
    <w:rsid w:val="003171D1"/>
    <w:rsid w:val="00317387"/>
    <w:rsid w:val="00317868"/>
    <w:rsid w:val="00317CF3"/>
    <w:rsid w:val="00317D80"/>
    <w:rsid w:val="00317F05"/>
    <w:rsid w:val="00320776"/>
    <w:rsid w:val="00320B69"/>
    <w:rsid w:val="00320C2A"/>
    <w:rsid w:val="00320E1F"/>
    <w:rsid w:val="00320E28"/>
    <w:rsid w:val="00321ACE"/>
    <w:rsid w:val="003222F7"/>
    <w:rsid w:val="00322305"/>
    <w:rsid w:val="00322329"/>
    <w:rsid w:val="00322503"/>
    <w:rsid w:val="00322A8E"/>
    <w:rsid w:val="00322AF5"/>
    <w:rsid w:val="0032331C"/>
    <w:rsid w:val="003233E5"/>
    <w:rsid w:val="00323786"/>
    <w:rsid w:val="00323AAC"/>
    <w:rsid w:val="00324248"/>
    <w:rsid w:val="00324A62"/>
    <w:rsid w:val="003254B8"/>
    <w:rsid w:val="003254CF"/>
    <w:rsid w:val="00325C01"/>
    <w:rsid w:val="00326489"/>
    <w:rsid w:val="00326E22"/>
    <w:rsid w:val="0032705F"/>
    <w:rsid w:val="00327674"/>
    <w:rsid w:val="00327BA6"/>
    <w:rsid w:val="00327ED9"/>
    <w:rsid w:val="00327FC2"/>
    <w:rsid w:val="003300F2"/>
    <w:rsid w:val="00330BCC"/>
    <w:rsid w:val="00331217"/>
    <w:rsid w:val="0033139A"/>
    <w:rsid w:val="00331481"/>
    <w:rsid w:val="00331595"/>
    <w:rsid w:val="00331957"/>
    <w:rsid w:val="00331D49"/>
    <w:rsid w:val="0033211F"/>
    <w:rsid w:val="00333086"/>
    <w:rsid w:val="00333903"/>
    <w:rsid w:val="00333DEF"/>
    <w:rsid w:val="00333F78"/>
    <w:rsid w:val="00334663"/>
    <w:rsid w:val="00334E20"/>
    <w:rsid w:val="0033540D"/>
    <w:rsid w:val="00335531"/>
    <w:rsid w:val="003359C1"/>
    <w:rsid w:val="00335CC2"/>
    <w:rsid w:val="003361A0"/>
    <w:rsid w:val="00336226"/>
    <w:rsid w:val="003364B9"/>
    <w:rsid w:val="00337549"/>
    <w:rsid w:val="00337A3F"/>
    <w:rsid w:val="00337AB8"/>
    <w:rsid w:val="00337CB3"/>
    <w:rsid w:val="00340860"/>
    <w:rsid w:val="00340A2A"/>
    <w:rsid w:val="00340CB9"/>
    <w:rsid w:val="00341676"/>
    <w:rsid w:val="0034265B"/>
    <w:rsid w:val="003427FF"/>
    <w:rsid w:val="00342828"/>
    <w:rsid w:val="00342D41"/>
    <w:rsid w:val="0034301D"/>
    <w:rsid w:val="003437FC"/>
    <w:rsid w:val="00343CBF"/>
    <w:rsid w:val="00343D34"/>
    <w:rsid w:val="00344169"/>
    <w:rsid w:val="0034421E"/>
    <w:rsid w:val="0034436F"/>
    <w:rsid w:val="003447A0"/>
    <w:rsid w:val="00344835"/>
    <w:rsid w:val="003449A7"/>
    <w:rsid w:val="00344B09"/>
    <w:rsid w:val="0034523E"/>
    <w:rsid w:val="00345A5E"/>
    <w:rsid w:val="00345DB9"/>
    <w:rsid w:val="00345F09"/>
    <w:rsid w:val="00345F24"/>
    <w:rsid w:val="00346674"/>
    <w:rsid w:val="00346843"/>
    <w:rsid w:val="00346A4A"/>
    <w:rsid w:val="00346BA3"/>
    <w:rsid w:val="00346BDD"/>
    <w:rsid w:val="00347B21"/>
    <w:rsid w:val="00347FE4"/>
    <w:rsid w:val="003507A9"/>
    <w:rsid w:val="0035099F"/>
    <w:rsid w:val="00350F82"/>
    <w:rsid w:val="00350F98"/>
    <w:rsid w:val="0035160F"/>
    <w:rsid w:val="0035178D"/>
    <w:rsid w:val="003519BE"/>
    <w:rsid w:val="003519E9"/>
    <w:rsid w:val="00351A01"/>
    <w:rsid w:val="00351B8D"/>
    <w:rsid w:val="00351FDE"/>
    <w:rsid w:val="003521CE"/>
    <w:rsid w:val="0035282F"/>
    <w:rsid w:val="003528A8"/>
    <w:rsid w:val="00352C26"/>
    <w:rsid w:val="003531FF"/>
    <w:rsid w:val="003534AF"/>
    <w:rsid w:val="00353706"/>
    <w:rsid w:val="0035424C"/>
    <w:rsid w:val="0035461A"/>
    <w:rsid w:val="00354A88"/>
    <w:rsid w:val="00354F79"/>
    <w:rsid w:val="00355F6C"/>
    <w:rsid w:val="00356152"/>
    <w:rsid w:val="00356364"/>
    <w:rsid w:val="00356624"/>
    <w:rsid w:val="00356629"/>
    <w:rsid w:val="0035708B"/>
    <w:rsid w:val="0036038F"/>
    <w:rsid w:val="003607DD"/>
    <w:rsid w:val="00360B55"/>
    <w:rsid w:val="00361090"/>
    <w:rsid w:val="003610FA"/>
    <w:rsid w:val="00361366"/>
    <w:rsid w:val="003613C6"/>
    <w:rsid w:val="00361B9D"/>
    <w:rsid w:val="00361D10"/>
    <w:rsid w:val="00361D86"/>
    <w:rsid w:val="00362068"/>
    <w:rsid w:val="003623EE"/>
    <w:rsid w:val="0036275F"/>
    <w:rsid w:val="00362D02"/>
    <w:rsid w:val="00362E53"/>
    <w:rsid w:val="00362F5B"/>
    <w:rsid w:val="00363118"/>
    <w:rsid w:val="003637EF"/>
    <w:rsid w:val="00363C1B"/>
    <w:rsid w:val="00363D89"/>
    <w:rsid w:val="00363EFC"/>
    <w:rsid w:val="0036412B"/>
    <w:rsid w:val="0036465D"/>
    <w:rsid w:val="0036466C"/>
    <w:rsid w:val="00364756"/>
    <w:rsid w:val="00364B1E"/>
    <w:rsid w:val="00364C83"/>
    <w:rsid w:val="00365B78"/>
    <w:rsid w:val="00365EEF"/>
    <w:rsid w:val="003660FD"/>
    <w:rsid w:val="0036641E"/>
    <w:rsid w:val="003666BE"/>
    <w:rsid w:val="00366937"/>
    <w:rsid w:val="0036696A"/>
    <w:rsid w:val="0036726A"/>
    <w:rsid w:val="003672F4"/>
    <w:rsid w:val="00367AFB"/>
    <w:rsid w:val="00367ED5"/>
    <w:rsid w:val="00370F57"/>
    <w:rsid w:val="0037181A"/>
    <w:rsid w:val="00371CC5"/>
    <w:rsid w:val="0037226B"/>
    <w:rsid w:val="00372949"/>
    <w:rsid w:val="00372B31"/>
    <w:rsid w:val="00372F9F"/>
    <w:rsid w:val="003730A2"/>
    <w:rsid w:val="00373E84"/>
    <w:rsid w:val="00374441"/>
    <w:rsid w:val="00374ED7"/>
    <w:rsid w:val="00375288"/>
    <w:rsid w:val="00375EBE"/>
    <w:rsid w:val="0037612A"/>
    <w:rsid w:val="00376336"/>
    <w:rsid w:val="00376367"/>
    <w:rsid w:val="003764A5"/>
    <w:rsid w:val="00376F7B"/>
    <w:rsid w:val="003778B7"/>
    <w:rsid w:val="003800BE"/>
    <w:rsid w:val="00380231"/>
    <w:rsid w:val="003804CB"/>
    <w:rsid w:val="003808E6"/>
    <w:rsid w:val="00380DA0"/>
    <w:rsid w:val="00380E14"/>
    <w:rsid w:val="00380E78"/>
    <w:rsid w:val="00380ED4"/>
    <w:rsid w:val="0038128D"/>
    <w:rsid w:val="00381755"/>
    <w:rsid w:val="00381819"/>
    <w:rsid w:val="00381C7F"/>
    <w:rsid w:val="00381C9D"/>
    <w:rsid w:val="00381DD5"/>
    <w:rsid w:val="00381E71"/>
    <w:rsid w:val="0038293B"/>
    <w:rsid w:val="003833B9"/>
    <w:rsid w:val="00383987"/>
    <w:rsid w:val="00383B2E"/>
    <w:rsid w:val="00383B98"/>
    <w:rsid w:val="00383C35"/>
    <w:rsid w:val="00383DEC"/>
    <w:rsid w:val="00384646"/>
    <w:rsid w:val="00384778"/>
    <w:rsid w:val="00384DD9"/>
    <w:rsid w:val="003850E9"/>
    <w:rsid w:val="00385933"/>
    <w:rsid w:val="00385D61"/>
    <w:rsid w:val="0038633B"/>
    <w:rsid w:val="00386877"/>
    <w:rsid w:val="00386970"/>
    <w:rsid w:val="00386992"/>
    <w:rsid w:val="00386CB5"/>
    <w:rsid w:val="00387215"/>
    <w:rsid w:val="00387800"/>
    <w:rsid w:val="00387879"/>
    <w:rsid w:val="00387E79"/>
    <w:rsid w:val="00387F5E"/>
    <w:rsid w:val="00390233"/>
    <w:rsid w:val="00390250"/>
    <w:rsid w:val="0039039A"/>
    <w:rsid w:val="00390ED5"/>
    <w:rsid w:val="0039148F"/>
    <w:rsid w:val="003916C6"/>
    <w:rsid w:val="00391B29"/>
    <w:rsid w:val="00391E0F"/>
    <w:rsid w:val="00391F03"/>
    <w:rsid w:val="00391FE2"/>
    <w:rsid w:val="003922A6"/>
    <w:rsid w:val="0039238B"/>
    <w:rsid w:val="00392CC5"/>
    <w:rsid w:val="00392FB3"/>
    <w:rsid w:val="00393135"/>
    <w:rsid w:val="00393620"/>
    <w:rsid w:val="0039390B"/>
    <w:rsid w:val="00393960"/>
    <w:rsid w:val="00393AE1"/>
    <w:rsid w:val="00393CC9"/>
    <w:rsid w:val="00393E74"/>
    <w:rsid w:val="00394150"/>
    <w:rsid w:val="00394198"/>
    <w:rsid w:val="003944EA"/>
    <w:rsid w:val="0039465B"/>
    <w:rsid w:val="00394687"/>
    <w:rsid w:val="00394A3B"/>
    <w:rsid w:val="00394F22"/>
    <w:rsid w:val="0039501B"/>
    <w:rsid w:val="00395071"/>
    <w:rsid w:val="00395318"/>
    <w:rsid w:val="003955F7"/>
    <w:rsid w:val="00395663"/>
    <w:rsid w:val="003956F4"/>
    <w:rsid w:val="0039581E"/>
    <w:rsid w:val="00395AE8"/>
    <w:rsid w:val="003962D0"/>
    <w:rsid w:val="003963A0"/>
    <w:rsid w:val="00397134"/>
    <w:rsid w:val="003972C8"/>
    <w:rsid w:val="003A05DF"/>
    <w:rsid w:val="003A10AE"/>
    <w:rsid w:val="003A1D08"/>
    <w:rsid w:val="003A2132"/>
    <w:rsid w:val="003A2394"/>
    <w:rsid w:val="003A2399"/>
    <w:rsid w:val="003A2473"/>
    <w:rsid w:val="003A24AE"/>
    <w:rsid w:val="003A256D"/>
    <w:rsid w:val="003A2CFB"/>
    <w:rsid w:val="003A2D17"/>
    <w:rsid w:val="003A2EF2"/>
    <w:rsid w:val="003A30BB"/>
    <w:rsid w:val="003A317D"/>
    <w:rsid w:val="003A3224"/>
    <w:rsid w:val="003A382B"/>
    <w:rsid w:val="003A3D89"/>
    <w:rsid w:val="003A3EBD"/>
    <w:rsid w:val="003A4146"/>
    <w:rsid w:val="003A41CF"/>
    <w:rsid w:val="003A4248"/>
    <w:rsid w:val="003A449F"/>
    <w:rsid w:val="003A4623"/>
    <w:rsid w:val="003A4AA8"/>
    <w:rsid w:val="003A50CE"/>
    <w:rsid w:val="003A5838"/>
    <w:rsid w:val="003A6A91"/>
    <w:rsid w:val="003A747C"/>
    <w:rsid w:val="003A7581"/>
    <w:rsid w:val="003A78E3"/>
    <w:rsid w:val="003A7BBE"/>
    <w:rsid w:val="003A7BF4"/>
    <w:rsid w:val="003B0006"/>
    <w:rsid w:val="003B0937"/>
    <w:rsid w:val="003B0EE4"/>
    <w:rsid w:val="003B1247"/>
    <w:rsid w:val="003B12B2"/>
    <w:rsid w:val="003B1523"/>
    <w:rsid w:val="003B1A8E"/>
    <w:rsid w:val="003B1AF4"/>
    <w:rsid w:val="003B1CEB"/>
    <w:rsid w:val="003B24DF"/>
    <w:rsid w:val="003B259B"/>
    <w:rsid w:val="003B27F2"/>
    <w:rsid w:val="003B2DF7"/>
    <w:rsid w:val="003B2EC6"/>
    <w:rsid w:val="003B30E5"/>
    <w:rsid w:val="003B3A3A"/>
    <w:rsid w:val="003B3D0F"/>
    <w:rsid w:val="003B3DDA"/>
    <w:rsid w:val="003B4465"/>
    <w:rsid w:val="003B44EB"/>
    <w:rsid w:val="003B4F97"/>
    <w:rsid w:val="003B502A"/>
    <w:rsid w:val="003B55CF"/>
    <w:rsid w:val="003B569C"/>
    <w:rsid w:val="003B57C3"/>
    <w:rsid w:val="003B5D38"/>
    <w:rsid w:val="003B71EE"/>
    <w:rsid w:val="003B7485"/>
    <w:rsid w:val="003B755A"/>
    <w:rsid w:val="003B77EC"/>
    <w:rsid w:val="003B7957"/>
    <w:rsid w:val="003B79A6"/>
    <w:rsid w:val="003B79C1"/>
    <w:rsid w:val="003B7C9B"/>
    <w:rsid w:val="003B7CF3"/>
    <w:rsid w:val="003B7DCD"/>
    <w:rsid w:val="003B7DDF"/>
    <w:rsid w:val="003C01DD"/>
    <w:rsid w:val="003C04AA"/>
    <w:rsid w:val="003C0B41"/>
    <w:rsid w:val="003C1184"/>
    <w:rsid w:val="003C11BA"/>
    <w:rsid w:val="003C1346"/>
    <w:rsid w:val="003C1A14"/>
    <w:rsid w:val="003C1D48"/>
    <w:rsid w:val="003C1EC8"/>
    <w:rsid w:val="003C215F"/>
    <w:rsid w:val="003C21CA"/>
    <w:rsid w:val="003C247A"/>
    <w:rsid w:val="003C2A73"/>
    <w:rsid w:val="003C33A7"/>
    <w:rsid w:val="003C36A3"/>
    <w:rsid w:val="003C37B3"/>
    <w:rsid w:val="003C48D8"/>
    <w:rsid w:val="003C52B5"/>
    <w:rsid w:val="003C5540"/>
    <w:rsid w:val="003C5608"/>
    <w:rsid w:val="003C5730"/>
    <w:rsid w:val="003C5A8D"/>
    <w:rsid w:val="003C5B91"/>
    <w:rsid w:val="003C5CBB"/>
    <w:rsid w:val="003C5E79"/>
    <w:rsid w:val="003C5FF9"/>
    <w:rsid w:val="003C6041"/>
    <w:rsid w:val="003C687A"/>
    <w:rsid w:val="003C6B0A"/>
    <w:rsid w:val="003C6B0E"/>
    <w:rsid w:val="003C6BBB"/>
    <w:rsid w:val="003C6CDF"/>
    <w:rsid w:val="003C7806"/>
    <w:rsid w:val="003C7A60"/>
    <w:rsid w:val="003C7C43"/>
    <w:rsid w:val="003C7F3A"/>
    <w:rsid w:val="003D039D"/>
    <w:rsid w:val="003D0BA7"/>
    <w:rsid w:val="003D0E66"/>
    <w:rsid w:val="003D0F60"/>
    <w:rsid w:val="003D15AA"/>
    <w:rsid w:val="003D1BEC"/>
    <w:rsid w:val="003D1E6E"/>
    <w:rsid w:val="003D1F2A"/>
    <w:rsid w:val="003D21CF"/>
    <w:rsid w:val="003D2224"/>
    <w:rsid w:val="003D2BFC"/>
    <w:rsid w:val="003D3116"/>
    <w:rsid w:val="003D38CF"/>
    <w:rsid w:val="003D3ADD"/>
    <w:rsid w:val="003D3F8B"/>
    <w:rsid w:val="003D4572"/>
    <w:rsid w:val="003D45D7"/>
    <w:rsid w:val="003D4A80"/>
    <w:rsid w:val="003D5068"/>
    <w:rsid w:val="003D569D"/>
    <w:rsid w:val="003D56CD"/>
    <w:rsid w:val="003D596C"/>
    <w:rsid w:val="003D5D18"/>
    <w:rsid w:val="003D5FEB"/>
    <w:rsid w:val="003D6524"/>
    <w:rsid w:val="003D6A5C"/>
    <w:rsid w:val="003D716B"/>
    <w:rsid w:val="003D7346"/>
    <w:rsid w:val="003D77CB"/>
    <w:rsid w:val="003D7DFD"/>
    <w:rsid w:val="003E0132"/>
    <w:rsid w:val="003E0C01"/>
    <w:rsid w:val="003E1BD0"/>
    <w:rsid w:val="003E1E3C"/>
    <w:rsid w:val="003E1F69"/>
    <w:rsid w:val="003E202C"/>
    <w:rsid w:val="003E2317"/>
    <w:rsid w:val="003E2458"/>
    <w:rsid w:val="003E29FB"/>
    <w:rsid w:val="003E2B18"/>
    <w:rsid w:val="003E2B94"/>
    <w:rsid w:val="003E2EE7"/>
    <w:rsid w:val="003E2F0E"/>
    <w:rsid w:val="003E33D7"/>
    <w:rsid w:val="003E3437"/>
    <w:rsid w:val="003E37ED"/>
    <w:rsid w:val="003E3F61"/>
    <w:rsid w:val="003E3FDB"/>
    <w:rsid w:val="003E4AD8"/>
    <w:rsid w:val="003E4F33"/>
    <w:rsid w:val="003E50B4"/>
    <w:rsid w:val="003E53DB"/>
    <w:rsid w:val="003E55EE"/>
    <w:rsid w:val="003E5C0A"/>
    <w:rsid w:val="003E5C2B"/>
    <w:rsid w:val="003E6D98"/>
    <w:rsid w:val="003E77BB"/>
    <w:rsid w:val="003E7917"/>
    <w:rsid w:val="003E7B17"/>
    <w:rsid w:val="003E7F42"/>
    <w:rsid w:val="003E7F71"/>
    <w:rsid w:val="003F01B1"/>
    <w:rsid w:val="003F06C0"/>
    <w:rsid w:val="003F0721"/>
    <w:rsid w:val="003F0912"/>
    <w:rsid w:val="003F0D6B"/>
    <w:rsid w:val="003F107C"/>
    <w:rsid w:val="003F181F"/>
    <w:rsid w:val="003F1A60"/>
    <w:rsid w:val="003F1EE1"/>
    <w:rsid w:val="003F22AF"/>
    <w:rsid w:val="003F2540"/>
    <w:rsid w:val="003F28B6"/>
    <w:rsid w:val="003F2A46"/>
    <w:rsid w:val="003F2B02"/>
    <w:rsid w:val="003F2C04"/>
    <w:rsid w:val="003F2C06"/>
    <w:rsid w:val="003F30D5"/>
    <w:rsid w:val="003F3900"/>
    <w:rsid w:val="003F4084"/>
    <w:rsid w:val="003F4236"/>
    <w:rsid w:val="003F4530"/>
    <w:rsid w:val="003F4DA9"/>
    <w:rsid w:val="003F523D"/>
    <w:rsid w:val="003F5CEC"/>
    <w:rsid w:val="003F6015"/>
    <w:rsid w:val="003F6070"/>
    <w:rsid w:val="003F6662"/>
    <w:rsid w:val="003F71A5"/>
    <w:rsid w:val="003F74A6"/>
    <w:rsid w:val="003F776A"/>
    <w:rsid w:val="003F78E3"/>
    <w:rsid w:val="003F7BEE"/>
    <w:rsid w:val="003F7C53"/>
    <w:rsid w:val="003F7EC0"/>
    <w:rsid w:val="004000F2"/>
    <w:rsid w:val="00400315"/>
    <w:rsid w:val="004007C5"/>
    <w:rsid w:val="00400866"/>
    <w:rsid w:val="00400A73"/>
    <w:rsid w:val="00400AF5"/>
    <w:rsid w:val="00400E54"/>
    <w:rsid w:val="004017A8"/>
    <w:rsid w:val="004018B2"/>
    <w:rsid w:val="00401B11"/>
    <w:rsid w:val="00402514"/>
    <w:rsid w:val="00402FCA"/>
    <w:rsid w:val="00403218"/>
    <w:rsid w:val="004036DA"/>
    <w:rsid w:val="00404427"/>
    <w:rsid w:val="00404573"/>
    <w:rsid w:val="004045E8"/>
    <w:rsid w:val="0040468C"/>
    <w:rsid w:val="00404D9D"/>
    <w:rsid w:val="00404E30"/>
    <w:rsid w:val="00404EAB"/>
    <w:rsid w:val="00405061"/>
    <w:rsid w:val="0040517C"/>
    <w:rsid w:val="004051F0"/>
    <w:rsid w:val="00405260"/>
    <w:rsid w:val="004053E0"/>
    <w:rsid w:val="004055DD"/>
    <w:rsid w:val="00405906"/>
    <w:rsid w:val="00405964"/>
    <w:rsid w:val="00405E05"/>
    <w:rsid w:val="0040646C"/>
    <w:rsid w:val="0040651E"/>
    <w:rsid w:val="00406B5B"/>
    <w:rsid w:val="00406D4E"/>
    <w:rsid w:val="00407C2F"/>
    <w:rsid w:val="00407F12"/>
    <w:rsid w:val="0041001B"/>
    <w:rsid w:val="0041008F"/>
    <w:rsid w:val="00410247"/>
    <w:rsid w:val="004102FD"/>
    <w:rsid w:val="0041058B"/>
    <w:rsid w:val="004105B1"/>
    <w:rsid w:val="00410BA9"/>
    <w:rsid w:val="00410EDF"/>
    <w:rsid w:val="0041119F"/>
    <w:rsid w:val="00411366"/>
    <w:rsid w:val="004114CA"/>
    <w:rsid w:val="004119A7"/>
    <w:rsid w:val="00412305"/>
    <w:rsid w:val="004123BB"/>
    <w:rsid w:val="0041240C"/>
    <w:rsid w:val="004129E0"/>
    <w:rsid w:val="00412CE6"/>
    <w:rsid w:val="00412D17"/>
    <w:rsid w:val="00412DC6"/>
    <w:rsid w:val="00412E0D"/>
    <w:rsid w:val="0041326C"/>
    <w:rsid w:val="004140A4"/>
    <w:rsid w:val="0041430F"/>
    <w:rsid w:val="0041436E"/>
    <w:rsid w:val="00414400"/>
    <w:rsid w:val="004145B5"/>
    <w:rsid w:val="00414C02"/>
    <w:rsid w:val="0041537D"/>
    <w:rsid w:val="00415BA3"/>
    <w:rsid w:val="00416005"/>
    <w:rsid w:val="00416226"/>
    <w:rsid w:val="00416635"/>
    <w:rsid w:val="00417251"/>
    <w:rsid w:val="004175D0"/>
    <w:rsid w:val="0041769B"/>
    <w:rsid w:val="004177DF"/>
    <w:rsid w:val="0042007F"/>
    <w:rsid w:val="00420246"/>
    <w:rsid w:val="00420827"/>
    <w:rsid w:val="004209E9"/>
    <w:rsid w:val="00420B27"/>
    <w:rsid w:val="00421806"/>
    <w:rsid w:val="00421AAC"/>
    <w:rsid w:val="00421AC4"/>
    <w:rsid w:val="00421C5A"/>
    <w:rsid w:val="00421DF3"/>
    <w:rsid w:val="00422592"/>
    <w:rsid w:val="004226F7"/>
    <w:rsid w:val="0042271F"/>
    <w:rsid w:val="00422949"/>
    <w:rsid w:val="00422F29"/>
    <w:rsid w:val="0042318C"/>
    <w:rsid w:val="0042326A"/>
    <w:rsid w:val="0042327B"/>
    <w:rsid w:val="00424333"/>
    <w:rsid w:val="00424419"/>
    <w:rsid w:val="00425507"/>
    <w:rsid w:val="00425733"/>
    <w:rsid w:val="00425E77"/>
    <w:rsid w:val="00426004"/>
    <w:rsid w:val="004268D8"/>
    <w:rsid w:val="0042693F"/>
    <w:rsid w:val="00426A84"/>
    <w:rsid w:val="00426B04"/>
    <w:rsid w:val="004277F6"/>
    <w:rsid w:val="00427B12"/>
    <w:rsid w:val="00427C5D"/>
    <w:rsid w:val="00427E77"/>
    <w:rsid w:val="0043011F"/>
    <w:rsid w:val="0043025E"/>
    <w:rsid w:val="00430396"/>
    <w:rsid w:val="004305B7"/>
    <w:rsid w:val="004305FD"/>
    <w:rsid w:val="00430720"/>
    <w:rsid w:val="004307CC"/>
    <w:rsid w:val="004307E4"/>
    <w:rsid w:val="00430CB5"/>
    <w:rsid w:val="00430D7B"/>
    <w:rsid w:val="004318E7"/>
    <w:rsid w:val="00431AD6"/>
    <w:rsid w:val="00431CE8"/>
    <w:rsid w:val="00432514"/>
    <w:rsid w:val="00432537"/>
    <w:rsid w:val="00432F28"/>
    <w:rsid w:val="00432FBD"/>
    <w:rsid w:val="004333A3"/>
    <w:rsid w:val="00433D62"/>
    <w:rsid w:val="00434280"/>
    <w:rsid w:val="004353E0"/>
    <w:rsid w:val="0043573D"/>
    <w:rsid w:val="00435B87"/>
    <w:rsid w:val="004362CE"/>
    <w:rsid w:val="00436392"/>
    <w:rsid w:val="004364E6"/>
    <w:rsid w:val="00436532"/>
    <w:rsid w:val="00436635"/>
    <w:rsid w:val="00436658"/>
    <w:rsid w:val="00436A2E"/>
    <w:rsid w:val="0043732E"/>
    <w:rsid w:val="00437963"/>
    <w:rsid w:val="00437A5F"/>
    <w:rsid w:val="00440006"/>
    <w:rsid w:val="0044012A"/>
    <w:rsid w:val="00440142"/>
    <w:rsid w:val="00440271"/>
    <w:rsid w:val="0044042A"/>
    <w:rsid w:val="00440735"/>
    <w:rsid w:val="00441401"/>
    <w:rsid w:val="00441C19"/>
    <w:rsid w:val="00441D11"/>
    <w:rsid w:val="0044282C"/>
    <w:rsid w:val="00443112"/>
    <w:rsid w:val="004436B0"/>
    <w:rsid w:val="004436B9"/>
    <w:rsid w:val="00443DBE"/>
    <w:rsid w:val="00443E18"/>
    <w:rsid w:val="00444AB6"/>
    <w:rsid w:val="004450EF"/>
    <w:rsid w:val="00445C08"/>
    <w:rsid w:val="00445D63"/>
    <w:rsid w:val="004467EC"/>
    <w:rsid w:val="00446C69"/>
    <w:rsid w:val="00446EF1"/>
    <w:rsid w:val="00447082"/>
    <w:rsid w:val="00447175"/>
    <w:rsid w:val="00447B96"/>
    <w:rsid w:val="00450C0F"/>
    <w:rsid w:val="00450FC3"/>
    <w:rsid w:val="00451519"/>
    <w:rsid w:val="0045171A"/>
    <w:rsid w:val="00451731"/>
    <w:rsid w:val="004518C0"/>
    <w:rsid w:val="00451E1C"/>
    <w:rsid w:val="00452256"/>
    <w:rsid w:val="0045251D"/>
    <w:rsid w:val="0045340E"/>
    <w:rsid w:val="004536FF"/>
    <w:rsid w:val="00453871"/>
    <w:rsid w:val="00453FA3"/>
    <w:rsid w:val="004545EC"/>
    <w:rsid w:val="0045468E"/>
    <w:rsid w:val="00454A12"/>
    <w:rsid w:val="00455202"/>
    <w:rsid w:val="0045523E"/>
    <w:rsid w:val="004552EF"/>
    <w:rsid w:val="004552F6"/>
    <w:rsid w:val="004556E5"/>
    <w:rsid w:val="00455993"/>
    <w:rsid w:val="004559E4"/>
    <w:rsid w:val="00455A0E"/>
    <w:rsid w:val="004567AC"/>
    <w:rsid w:val="0045695D"/>
    <w:rsid w:val="00456EFA"/>
    <w:rsid w:val="00457286"/>
    <w:rsid w:val="0045738E"/>
    <w:rsid w:val="0045745A"/>
    <w:rsid w:val="00460274"/>
    <w:rsid w:val="00460324"/>
    <w:rsid w:val="00460664"/>
    <w:rsid w:val="00460A48"/>
    <w:rsid w:val="00460B71"/>
    <w:rsid w:val="00461775"/>
    <w:rsid w:val="00461A01"/>
    <w:rsid w:val="00461AEB"/>
    <w:rsid w:val="00461E6B"/>
    <w:rsid w:val="00461EA1"/>
    <w:rsid w:val="00462C65"/>
    <w:rsid w:val="00462D5B"/>
    <w:rsid w:val="004634CE"/>
    <w:rsid w:val="00463755"/>
    <w:rsid w:val="00463D68"/>
    <w:rsid w:val="00463DD3"/>
    <w:rsid w:val="00463DEE"/>
    <w:rsid w:val="00463E51"/>
    <w:rsid w:val="00464237"/>
    <w:rsid w:val="0046445C"/>
    <w:rsid w:val="00464948"/>
    <w:rsid w:val="00464D20"/>
    <w:rsid w:val="00465367"/>
    <w:rsid w:val="00465628"/>
    <w:rsid w:val="00465F15"/>
    <w:rsid w:val="00465FF7"/>
    <w:rsid w:val="00466588"/>
    <w:rsid w:val="00466C88"/>
    <w:rsid w:val="00467631"/>
    <w:rsid w:val="00467AAC"/>
    <w:rsid w:val="00470874"/>
    <w:rsid w:val="00470C7F"/>
    <w:rsid w:val="00470CB4"/>
    <w:rsid w:val="00470DC6"/>
    <w:rsid w:val="00470EF7"/>
    <w:rsid w:val="00471172"/>
    <w:rsid w:val="004714CA"/>
    <w:rsid w:val="004714DF"/>
    <w:rsid w:val="004715AA"/>
    <w:rsid w:val="00471B91"/>
    <w:rsid w:val="00471BBC"/>
    <w:rsid w:val="00471C0C"/>
    <w:rsid w:val="00471E11"/>
    <w:rsid w:val="00472A1A"/>
    <w:rsid w:val="00472DEE"/>
    <w:rsid w:val="00472E9A"/>
    <w:rsid w:val="004732A0"/>
    <w:rsid w:val="00473722"/>
    <w:rsid w:val="004737F2"/>
    <w:rsid w:val="004743A9"/>
    <w:rsid w:val="004744A0"/>
    <w:rsid w:val="00474AA8"/>
    <w:rsid w:val="00474DDE"/>
    <w:rsid w:val="00474ED8"/>
    <w:rsid w:val="0047502E"/>
    <w:rsid w:val="00475898"/>
    <w:rsid w:val="00475D38"/>
    <w:rsid w:val="00476119"/>
    <w:rsid w:val="00476AB8"/>
    <w:rsid w:val="00476BA6"/>
    <w:rsid w:val="00476BE8"/>
    <w:rsid w:val="00476C57"/>
    <w:rsid w:val="00477866"/>
    <w:rsid w:val="004778CD"/>
    <w:rsid w:val="004779A2"/>
    <w:rsid w:val="00477D03"/>
    <w:rsid w:val="00477E34"/>
    <w:rsid w:val="00480075"/>
    <w:rsid w:val="0048024C"/>
    <w:rsid w:val="0048078D"/>
    <w:rsid w:val="004810F6"/>
    <w:rsid w:val="004824DC"/>
    <w:rsid w:val="00482CFA"/>
    <w:rsid w:val="00482D37"/>
    <w:rsid w:val="00483CD4"/>
    <w:rsid w:val="00483F50"/>
    <w:rsid w:val="00484253"/>
    <w:rsid w:val="004844C3"/>
    <w:rsid w:val="00484733"/>
    <w:rsid w:val="00484D44"/>
    <w:rsid w:val="00484FD8"/>
    <w:rsid w:val="00485E38"/>
    <w:rsid w:val="00485EF1"/>
    <w:rsid w:val="00486D11"/>
    <w:rsid w:val="004871C5"/>
    <w:rsid w:val="00487F9F"/>
    <w:rsid w:val="0049049A"/>
    <w:rsid w:val="0049092A"/>
    <w:rsid w:val="00490EE9"/>
    <w:rsid w:val="00491259"/>
    <w:rsid w:val="004913A1"/>
    <w:rsid w:val="0049151B"/>
    <w:rsid w:val="00491CBD"/>
    <w:rsid w:val="0049275A"/>
    <w:rsid w:val="00492A67"/>
    <w:rsid w:val="00492B9C"/>
    <w:rsid w:val="0049310F"/>
    <w:rsid w:val="0049369B"/>
    <w:rsid w:val="00493DB1"/>
    <w:rsid w:val="0049404C"/>
    <w:rsid w:val="00494100"/>
    <w:rsid w:val="00494239"/>
    <w:rsid w:val="0049451A"/>
    <w:rsid w:val="00494DCB"/>
    <w:rsid w:val="00494DFD"/>
    <w:rsid w:val="0049519E"/>
    <w:rsid w:val="00495337"/>
    <w:rsid w:val="00495BC3"/>
    <w:rsid w:val="00495C20"/>
    <w:rsid w:val="00496A58"/>
    <w:rsid w:val="00496EF9"/>
    <w:rsid w:val="004971A2"/>
    <w:rsid w:val="0049741C"/>
    <w:rsid w:val="00497ADC"/>
    <w:rsid w:val="00497C63"/>
    <w:rsid w:val="004A001F"/>
    <w:rsid w:val="004A05CE"/>
    <w:rsid w:val="004A08ED"/>
    <w:rsid w:val="004A0CC0"/>
    <w:rsid w:val="004A0DDE"/>
    <w:rsid w:val="004A10D4"/>
    <w:rsid w:val="004A1213"/>
    <w:rsid w:val="004A12F4"/>
    <w:rsid w:val="004A13E4"/>
    <w:rsid w:val="004A1F37"/>
    <w:rsid w:val="004A24A2"/>
    <w:rsid w:val="004A26E9"/>
    <w:rsid w:val="004A2941"/>
    <w:rsid w:val="004A2BF7"/>
    <w:rsid w:val="004A2F31"/>
    <w:rsid w:val="004A3193"/>
    <w:rsid w:val="004A3B41"/>
    <w:rsid w:val="004A3F6C"/>
    <w:rsid w:val="004A4119"/>
    <w:rsid w:val="004A4243"/>
    <w:rsid w:val="004A475E"/>
    <w:rsid w:val="004A4A3B"/>
    <w:rsid w:val="004A4CAF"/>
    <w:rsid w:val="004A4FAC"/>
    <w:rsid w:val="004A5BBF"/>
    <w:rsid w:val="004A5F80"/>
    <w:rsid w:val="004A6BAC"/>
    <w:rsid w:val="004A6F28"/>
    <w:rsid w:val="004A71C3"/>
    <w:rsid w:val="004A7A61"/>
    <w:rsid w:val="004A7D3C"/>
    <w:rsid w:val="004A7DFF"/>
    <w:rsid w:val="004A7FA8"/>
    <w:rsid w:val="004B0062"/>
    <w:rsid w:val="004B059C"/>
    <w:rsid w:val="004B0E76"/>
    <w:rsid w:val="004B0FD2"/>
    <w:rsid w:val="004B1317"/>
    <w:rsid w:val="004B1E6D"/>
    <w:rsid w:val="004B20A4"/>
    <w:rsid w:val="004B2A96"/>
    <w:rsid w:val="004B3688"/>
    <w:rsid w:val="004B3D56"/>
    <w:rsid w:val="004B3DA9"/>
    <w:rsid w:val="004B402A"/>
    <w:rsid w:val="004B4345"/>
    <w:rsid w:val="004B44E4"/>
    <w:rsid w:val="004B454E"/>
    <w:rsid w:val="004B4AA7"/>
    <w:rsid w:val="004B4D36"/>
    <w:rsid w:val="004B4DA9"/>
    <w:rsid w:val="004B4FC2"/>
    <w:rsid w:val="004B52F0"/>
    <w:rsid w:val="004B56BA"/>
    <w:rsid w:val="004B5D58"/>
    <w:rsid w:val="004B6283"/>
    <w:rsid w:val="004B62DC"/>
    <w:rsid w:val="004B6441"/>
    <w:rsid w:val="004B692C"/>
    <w:rsid w:val="004B7114"/>
    <w:rsid w:val="004B74C1"/>
    <w:rsid w:val="004B783E"/>
    <w:rsid w:val="004B7BC5"/>
    <w:rsid w:val="004C0536"/>
    <w:rsid w:val="004C0C6F"/>
    <w:rsid w:val="004C1105"/>
    <w:rsid w:val="004C1202"/>
    <w:rsid w:val="004C1644"/>
    <w:rsid w:val="004C2706"/>
    <w:rsid w:val="004C28D9"/>
    <w:rsid w:val="004C303C"/>
    <w:rsid w:val="004C37CC"/>
    <w:rsid w:val="004C3C44"/>
    <w:rsid w:val="004C3FB5"/>
    <w:rsid w:val="004C47EB"/>
    <w:rsid w:val="004C4CC9"/>
    <w:rsid w:val="004C612D"/>
    <w:rsid w:val="004C6DD1"/>
    <w:rsid w:val="004C7093"/>
    <w:rsid w:val="004C78C7"/>
    <w:rsid w:val="004D01AF"/>
    <w:rsid w:val="004D07EB"/>
    <w:rsid w:val="004D0E17"/>
    <w:rsid w:val="004D0E35"/>
    <w:rsid w:val="004D10CE"/>
    <w:rsid w:val="004D12B5"/>
    <w:rsid w:val="004D14A9"/>
    <w:rsid w:val="004D1664"/>
    <w:rsid w:val="004D1685"/>
    <w:rsid w:val="004D1F23"/>
    <w:rsid w:val="004D2211"/>
    <w:rsid w:val="004D2420"/>
    <w:rsid w:val="004D243E"/>
    <w:rsid w:val="004D2CF0"/>
    <w:rsid w:val="004D30D4"/>
    <w:rsid w:val="004D3264"/>
    <w:rsid w:val="004D358E"/>
    <w:rsid w:val="004D3F7D"/>
    <w:rsid w:val="004D414F"/>
    <w:rsid w:val="004D420A"/>
    <w:rsid w:val="004D423F"/>
    <w:rsid w:val="004D4334"/>
    <w:rsid w:val="004D4918"/>
    <w:rsid w:val="004D49FF"/>
    <w:rsid w:val="004D4D13"/>
    <w:rsid w:val="004D50A9"/>
    <w:rsid w:val="004D5201"/>
    <w:rsid w:val="004D5946"/>
    <w:rsid w:val="004D5CBF"/>
    <w:rsid w:val="004D6461"/>
    <w:rsid w:val="004D6792"/>
    <w:rsid w:val="004D72F6"/>
    <w:rsid w:val="004D781D"/>
    <w:rsid w:val="004D7857"/>
    <w:rsid w:val="004D7CEB"/>
    <w:rsid w:val="004E00F5"/>
    <w:rsid w:val="004E1139"/>
    <w:rsid w:val="004E175B"/>
    <w:rsid w:val="004E1C95"/>
    <w:rsid w:val="004E2315"/>
    <w:rsid w:val="004E2795"/>
    <w:rsid w:val="004E34CA"/>
    <w:rsid w:val="004E3CF7"/>
    <w:rsid w:val="004E3F93"/>
    <w:rsid w:val="004E416B"/>
    <w:rsid w:val="004E41DA"/>
    <w:rsid w:val="004E4868"/>
    <w:rsid w:val="004E4F32"/>
    <w:rsid w:val="004E5542"/>
    <w:rsid w:val="004E59F6"/>
    <w:rsid w:val="004E5B04"/>
    <w:rsid w:val="004E5C28"/>
    <w:rsid w:val="004E63E0"/>
    <w:rsid w:val="004E648A"/>
    <w:rsid w:val="004E65D3"/>
    <w:rsid w:val="004E669A"/>
    <w:rsid w:val="004E7035"/>
    <w:rsid w:val="004E7748"/>
    <w:rsid w:val="004E78E8"/>
    <w:rsid w:val="004E7EAD"/>
    <w:rsid w:val="004F01D3"/>
    <w:rsid w:val="004F051F"/>
    <w:rsid w:val="004F0921"/>
    <w:rsid w:val="004F103D"/>
    <w:rsid w:val="004F129A"/>
    <w:rsid w:val="004F149D"/>
    <w:rsid w:val="004F15E0"/>
    <w:rsid w:val="004F192A"/>
    <w:rsid w:val="004F1A9D"/>
    <w:rsid w:val="004F202B"/>
    <w:rsid w:val="004F2044"/>
    <w:rsid w:val="004F2887"/>
    <w:rsid w:val="004F2928"/>
    <w:rsid w:val="004F39B5"/>
    <w:rsid w:val="004F3C29"/>
    <w:rsid w:val="004F3C31"/>
    <w:rsid w:val="004F3EA7"/>
    <w:rsid w:val="004F3ED2"/>
    <w:rsid w:val="004F446B"/>
    <w:rsid w:val="004F455F"/>
    <w:rsid w:val="004F47AF"/>
    <w:rsid w:val="004F564E"/>
    <w:rsid w:val="004F5FB7"/>
    <w:rsid w:val="004F634D"/>
    <w:rsid w:val="004F67ED"/>
    <w:rsid w:val="004F697F"/>
    <w:rsid w:val="004F6CC2"/>
    <w:rsid w:val="004F7112"/>
    <w:rsid w:val="004F711A"/>
    <w:rsid w:val="004F743E"/>
    <w:rsid w:val="004F78F8"/>
    <w:rsid w:val="004F7B62"/>
    <w:rsid w:val="004F7EC7"/>
    <w:rsid w:val="004F7F93"/>
    <w:rsid w:val="00500188"/>
    <w:rsid w:val="00500425"/>
    <w:rsid w:val="00501621"/>
    <w:rsid w:val="00502223"/>
    <w:rsid w:val="0050262E"/>
    <w:rsid w:val="0050294C"/>
    <w:rsid w:val="0050308F"/>
    <w:rsid w:val="00503293"/>
    <w:rsid w:val="0050338F"/>
    <w:rsid w:val="00503650"/>
    <w:rsid w:val="005036C3"/>
    <w:rsid w:val="005049BA"/>
    <w:rsid w:val="00504DB6"/>
    <w:rsid w:val="00504E58"/>
    <w:rsid w:val="00505C3D"/>
    <w:rsid w:val="00505C52"/>
    <w:rsid w:val="00506993"/>
    <w:rsid w:val="00506D2E"/>
    <w:rsid w:val="00506E56"/>
    <w:rsid w:val="00507035"/>
    <w:rsid w:val="00507260"/>
    <w:rsid w:val="00507349"/>
    <w:rsid w:val="00507A04"/>
    <w:rsid w:val="00510196"/>
    <w:rsid w:val="005109E5"/>
    <w:rsid w:val="00510A01"/>
    <w:rsid w:val="00510B5C"/>
    <w:rsid w:val="00510C1B"/>
    <w:rsid w:val="00511381"/>
    <w:rsid w:val="005118B1"/>
    <w:rsid w:val="00511BC4"/>
    <w:rsid w:val="00512042"/>
    <w:rsid w:val="005124A9"/>
    <w:rsid w:val="005126F7"/>
    <w:rsid w:val="00512E59"/>
    <w:rsid w:val="00513100"/>
    <w:rsid w:val="0051394C"/>
    <w:rsid w:val="00514535"/>
    <w:rsid w:val="00514885"/>
    <w:rsid w:val="00514F82"/>
    <w:rsid w:val="00515DB5"/>
    <w:rsid w:val="005169D7"/>
    <w:rsid w:val="005177EF"/>
    <w:rsid w:val="00517A82"/>
    <w:rsid w:val="0052016D"/>
    <w:rsid w:val="005203BE"/>
    <w:rsid w:val="0052168F"/>
    <w:rsid w:val="00521708"/>
    <w:rsid w:val="00521F9B"/>
    <w:rsid w:val="00522094"/>
    <w:rsid w:val="00522346"/>
    <w:rsid w:val="005223A8"/>
    <w:rsid w:val="00522518"/>
    <w:rsid w:val="00522984"/>
    <w:rsid w:val="00522C8E"/>
    <w:rsid w:val="005232AE"/>
    <w:rsid w:val="00523F1E"/>
    <w:rsid w:val="00523F89"/>
    <w:rsid w:val="00523FC4"/>
    <w:rsid w:val="00524222"/>
    <w:rsid w:val="00524447"/>
    <w:rsid w:val="005244EC"/>
    <w:rsid w:val="00525439"/>
    <w:rsid w:val="00525A88"/>
    <w:rsid w:val="00525D41"/>
    <w:rsid w:val="005260BA"/>
    <w:rsid w:val="00526530"/>
    <w:rsid w:val="005267A6"/>
    <w:rsid w:val="00527579"/>
    <w:rsid w:val="00527A0E"/>
    <w:rsid w:val="00527AC6"/>
    <w:rsid w:val="00527E05"/>
    <w:rsid w:val="00530081"/>
    <w:rsid w:val="005309B0"/>
    <w:rsid w:val="00530B39"/>
    <w:rsid w:val="0053107C"/>
    <w:rsid w:val="0053123A"/>
    <w:rsid w:val="005318DC"/>
    <w:rsid w:val="00531FC0"/>
    <w:rsid w:val="0053219C"/>
    <w:rsid w:val="00533180"/>
    <w:rsid w:val="00533375"/>
    <w:rsid w:val="0053337E"/>
    <w:rsid w:val="0053458E"/>
    <w:rsid w:val="00534796"/>
    <w:rsid w:val="005349A0"/>
    <w:rsid w:val="00534AC2"/>
    <w:rsid w:val="00534D2D"/>
    <w:rsid w:val="00534DBD"/>
    <w:rsid w:val="00534E3C"/>
    <w:rsid w:val="0053507E"/>
    <w:rsid w:val="005350B6"/>
    <w:rsid w:val="005354F3"/>
    <w:rsid w:val="005356EF"/>
    <w:rsid w:val="00535A73"/>
    <w:rsid w:val="00535ED0"/>
    <w:rsid w:val="00535EFA"/>
    <w:rsid w:val="00535EFD"/>
    <w:rsid w:val="00535F86"/>
    <w:rsid w:val="00536580"/>
    <w:rsid w:val="0053669A"/>
    <w:rsid w:val="005367EE"/>
    <w:rsid w:val="005369A3"/>
    <w:rsid w:val="00536A36"/>
    <w:rsid w:val="00536B92"/>
    <w:rsid w:val="00537017"/>
    <w:rsid w:val="0053708C"/>
    <w:rsid w:val="005374F1"/>
    <w:rsid w:val="00537681"/>
    <w:rsid w:val="0053780F"/>
    <w:rsid w:val="00540D31"/>
    <w:rsid w:val="00540FE2"/>
    <w:rsid w:val="005416B7"/>
    <w:rsid w:val="0054222F"/>
    <w:rsid w:val="0054229D"/>
    <w:rsid w:val="0054243D"/>
    <w:rsid w:val="00542A01"/>
    <w:rsid w:val="00542B55"/>
    <w:rsid w:val="005434A3"/>
    <w:rsid w:val="00543641"/>
    <w:rsid w:val="00543770"/>
    <w:rsid w:val="005437A0"/>
    <w:rsid w:val="00543888"/>
    <w:rsid w:val="00543A36"/>
    <w:rsid w:val="0054410F"/>
    <w:rsid w:val="00544285"/>
    <w:rsid w:val="00544380"/>
    <w:rsid w:val="00544387"/>
    <w:rsid w:val="00544D5F"/>
    <w:rsid w:val="00544E95"/>
    <w:rsid w:val="00546936"/>
    <w:rsid w:val="00546BC1"/>
    <w:rsid w:val="0054710C"/>
    <w:rsid w:val="005478CA"/>
    <w:rsid w:val="00547E42"/>
    <w:rsid w:val="00550077"/>
    <w:rsid w:val="00550350"/>
    <w:rsid w:val="00550846"/>
    <w:rsid w:val="00550A57"/>
    <w:rsid w:val="00550DDF"/>
    <w:rsid w:val="005510E5"/>
    <w:rsid w:val="005513CB"/>
    <w:rsid w:val="0055196A"/>
    <w:rsid w:val="00552244"/>
    <w:rsid w:val="00552276"/>
    <w:rsid w:val="00552E65"/>
    <w:rsid w:val="005539A0"/>
    <w:rsid w:val="005539F6"/>
    <w:rsid w:val="00554380"/>
    <w:rsid w:val="005545FA"/>
    <w:rsid w:val="00554646"/>
    <w:rsid w:val="005549AE"/>
    <w:rsid w:val="00554A28"/>
    <w:rsid w:val="00554C93"/>
    <w:rsid w:val="00555414"/>
    <w:rsid w:val="00555D83"/>
    <w:rsid w:val="0055624B"/>
    <w:rsid w:val="005562D9"/>
    <w:rsid w:val="005566FD"/>
    <w:rsid w:val="00556812"/>
    <w:rsid w:val="00556877"/>
    <w:rsid w:val="00556A7A"/>
    <w:rsid w:val="00557839"/>
    <w:rsid w:val="00557DE3"/>
    <w:rsid w:val="0056001E"/>
    <w:rsid w:val="00560799"/>
    <w:rsid w:val="0056129A"/>
    <w:rsid w:val="00561368"/>
    <w:rsid w:val="00561C93"/>
    <w:rsid w:val="00561EEF"/>
    <w:rsid w:val="005623F8"/>
    <w:rsid w:val="005624CE"/>
    <w:rsid w:val="00562863"/>
    <w:rsid w:val="00562D48"/>
    <w:rsid w:val="005630FB"/>
    <w:rsid w:val="00563782"/>
    <w:rsid w:val="0056381E"/>
    <w:rsid w:val="005639B1"/>
    <w:rsid w:val="00563EB0"/>
    <w:rsid w:val="005640D0"/>
    <w:rsid w:val="005649CF"/>
    <w:rsid w:val="00565279"/>
    <w:rsid w:val="00565444"/>
    <w:rsid w:val="005656FF"/>
    <w:rsid w:val="00565D8B"/>
    <w:rsid w:val="0056651E"/>
    <w:rsid w:val="005668E3"/>
    <w:rsid w:val="00566AB2"/>
    <w:rsid w:val="005676A6"/>
    <w:rsid w:val="00570316"/>
    <w:rsid w:val="0057056E"/>
    <w:rsid w:val="005705F5"/>
    <w:rsid w:val="00570ACB"/>
    <w:rsid w:val="00570D7D"/>
    <w:rsid w:val="00570E05"/>
    <w:rsid w:val="0057108F"/>
    <w:rsid w:val="0057195C"/>
    <w:rsid w:val="00571BBA"/>
    <w:rsid w:val="00571D01"/>
    <w:rsid w:val="005722E4"/>
    <w:rsid w:val="00572583"/>
    <w:rsid w:val="00572747"/>
    <w:rsid w:val="00572829"/>
    <w:rsid w:val="005728DE"/>
    <w:rsid w:val="00572ADC"/>
    <w:rsid w:val="00572F14"/>
    <w:rsid w:val="005730BF"/>
    <w:rsid w:val="005730E2"/>
    <w:rsid w:val="0057333E"/>
    <w:rsid w:val="00574DA6"/>
    <w:rsid w:val="00574EC0"/>
    <w:rsid w:val="0057520C"/>
    <w:rsid w:val="00575E84"/>
    <w:rsid w:val="005761AB"/>
    <w:rsid w:val="005769BB"/>
    <w:rsid w:val="00576A82"/>
    <w:rsid w:val="00576B6B"/>
    <w:rsid w:val="00576BD4"/>
    <w:rsid w:val="0057716D"/>
    <w:rsid w:val="005774EB"/>
    <w:rsid w:val="00577D69"/>
    <w:rsid w:val="0058004B"/>
    <w:rsid w:val="0058078E"/>
    <w:rsid w:val="0058113A"/>
    <w:rsid w:val="00581182"/>
    <w:rsid w:val="005813FF"/>
    <w:rsid w:val="00582021"/>
    <w:rsid w:val="00582275"/>
    <w:rsid w:val="00582C49"/>
    <w:rsid w:val="0058303A"/>
    <w:rsid w:val="00584435"/>
    <w:rsid w:val="0058459B"/>
    <w:rsid w:val="005847FC"/>
    <w:rsid w:val="00584989"/>
    <w:rsid w:val="00584ABA"/>
    <w:rsid w:val="00584E2A"/>
    <w:rsid w:val="00585225"/>
    <w:rsid w:val="005859E6"/>
    <w:rsid w:val="00585CA1"/>
    <w:rsid w:val="00585D69"/>
    <w:rsid w:val="00585D8C"/>
    <w:rsid w:val="00585D9F"/>
    <w:rsid w:val="00585F5D"/>
    <w:rsid w:val="005864D6"/>
    <w:rsid w:val="005865D8"/>
    <w:rsid w:val="0058683A"/>
    <w:rsid w:val="00586B38"/>
    <w:rsid w:val="0058740E"/>
    <w:rsid w:val="00587B8E"/>
    <w:rsid w:val="00587BCB"/>
    <w:rsid w:val="00587CA0"/>
    <w:rsid w:val="00587E05"/>
    <w:rsid w:val="00587FE7"/>
    <w:rsid w:val="0059041F"/>
    <w:rsid w:val="00590576"/>
    <w:rsid w:val="005905C4"/>
    <w:rsid w:val="00590646"/>
    <w:rsid w:val="0059116F"/>
    <w:rsid w:val="005919E9"/>
    <w:rsid w:val="00591CBA"/>
    <w:rsid w:val="00592DEB"/>
    <w:rsid w:val="005931CD"/>
    <w:rsid w:val="005932C7"/>
    <w:rsid w:val="00593679"/>
    <w:rsid w:val="00593EE5"/>
    <w:rsid w:val="0059403B"/>
    <w:rsid w:val="00594105"/>
    <w:rsid w:val="00594190"/>
    <w:rsid w:val="00594FEF"/>
    <w:rsid w:val="0059505F"/>
    <w:rsid w:val="00595334"/>
    <w:rsid w:val="005953FC"/>
    <w:rsid w:val="005956B6"/>
    <w:rsid w:val="005957BF"/>
    <w:rsid w:val="00595830"/>
    <w:rsid w:val="00595C0B"/>
    <w:rsid w:val="00595E45"/>
    <w:rsid w:val="005960A0"/>
    <w:rsid w:val="0059671C"/>
    <w:rsid w:val="0059681C"/>
    <w:rsid w:val="00596A4C"/>
    <w:rsid w:val="00596B96"/>
    <w:rsid w:val="0059704C"/>
    <w:rsid w:val="005972ED"/>
    <w:rsid w:val="005975EA"/>
    <w:rsid w:val="0059763E"/>
    <w:rsid w:val="0059767A"/>
    <w:rsid w:val="005976D1"/>
    <w:rsid w:val="005A02F3"/>
    <w:rsid w:val="005A0344"/>
    <w:rsid w:val="005A0519"/>
    <w:rsid w:val="005A0A59"/>
    <w:rsid w:val="005A0B7A"/>
    <w:rsid w:val="005A11B0"/>
    <w:rsid w:val="005A13A0"/>
    <w:rsid w:val="005A20F2"/>
    <w:rsid w:val="005A215C"/>
    <w:rsid w:val="005A233E"/>
    <w:rsid w:val="005A2DA6"/>
    <w:rsid w:val="005A35D5"/>
    <w:rsid w:val="005A36C3"/>
    <w:rsid w:val="005A37C2"/>
    <w:rsid w:val="005A3B00"/>
    <w:rsid w:val="005A3BDE"/>
    <w:rsid w:val="005A3F3B"/>
    <w:rsid w:val="005A4030"/>
    <w:rsid w:val="005A4087"/>
    <w:rsid w:val="005A48DC"/>
    <w:rsid w:val="005A49A8"/>
    <w:rsid w:val="005A4A6A"/>
    <w:rsid w:val="005A52A5"/>
    <w:rsid w:val="005A5304"/>
    <w:rsid w:val="005A5432"/>
    <w:rsid w:val="005A5603"/>
    <w:rsid w:val="005A5660"/>
    <w:rsid w:val="005A5B35"/>
    <w:rsid w:val="005A5E8F"/>
    <w:rsid w:val="005A6515"/>
    <w:rsid w:val="005A710B"/>
    <w:rsid w:val="005A7BDE"/>
    <w:rsid w:val="005B082F"/>
    <w:rsid w:val="005B0E9F"/>
    <w:rsid w:val="005B1143"/>
    <w:rsid w:val="005B135C"/>
    <w:rsid w:val="005B1549"/>
    <w:rsid w:val="005B154B"/>
    <w:rsid w:val="005B1E64"/>
    <w:rsid w:val="005B1EB8"/>
    <w:rsid w:val="005B1F84"/>
    <w:rsid w:val="005B2499"/>
    <w:rsid w:val="005B2652"/>
    <w:rsid w:val="005B2AB4"/>
    <w:rsid w:val="005B2DC0"/>
    <w:rsid w:val="005B2EAA"/>
    <w:rsid w:val="005B32DC"/>
    <w:rsid w:val="005B35FF"/>
    <w:rsid w:val="005B40CE"/>
    <w:rsid w:val="005B4371"/>
    <w:rsid w:val="005B4446"/>
    <w:rsid w:val="005B4975"/>
    <w:rsid w:val="005B4AB0"/>
    <w:rsid w:val="005B4BF7"/>
    <w:rsid w:val="005B52B7"/>
    <w:rsid w:val="005B5435"/>
    <w:rsid w:val="005B5A9B"/>
    <w:rsid w:val="005B651B"/>
    <w:rsid w:val="005B6703"/>
    <w:rsid w:val="005B68E2"/>
    <w:rsid w:val="005B6EB7"/>
    <w:rsid w:val="005B72DC"/>
    <w:rsid w:val="005B7760"/>
    <w:rsid w:val="005B78C2"/>
    <w:rsid w:val="005B7C2C"/>
    <w:rsid w:val="005B7D53"/>
    <w:rsid w:val="005B7DDE"/>
    <w:rsid w:val="005B7E65"/>
    <w:rsid w:val="005C0347"/>
    <w:rsid w:val="005C18C5"/>
    <w:rsid w:val="005C1DF1"/>
    <w:rsid w:val="005C1EE0"/>
    <w:rsid w:val="005C2192"/>
    <w:rsid w:val="005C23FF"/>
    <w:rsid w:val="005C2769"/>
    <w:rsid w:val="005C2A18"/>
    <w:rsid w:val="005C2BA3"/>
    <w:rsid w:val="005C3034"/>
    <w:rsid w:val="005C36FA"/>
    <w:rsid w:val="005C386F"/>
    <w:rsid w:val="005C3BBF"/>
    <w:rsid w:val="005C423D"/>
    <w:rsid w:val="005C4596"/>
    <w:rsid w:val="005C4796"/>
    <w:rsid w:val="005C4AA7"/>
    <w:rsid w:val="005C4B34"/>
    <w:rsid w:val="005C5386"/>
    <w:rsid w:val="005C5E6C"/>
    <w:rsid w:val="005C5F11"/>
    <w:rsid w:val="005C6046"/>
    <w:rsid w:val="005C609B"/>
    <w:rsid w:val="005C62D9"/>
    <w:rsid w:val="005C6576"/>
    <w:rsid w:val="005C660E"/>
    <w:rsid w:val="005C666C"/>
    <w:rsid w:val="005C6E2F"/>
    <w:rsid w:val="005C6F4A"/>
    <w:rsid w:val="005C7006"/>
    <w:rsid w:val="005C728A"/>
    <w:rsid w:val="005C7345"/>
    <w:rsid w:val="005C7822"/>
    <w:rsid w:val="005C789F"/>
    <w:rsid w:val="005C7DEB"/>
    <w:rsid w:val="005C7E73"/>
    <w:rsid w:val="005D0810"/>
    <w:rsid w:val="005D0BE6"/>
    <w:rsid w:val="005D1059"/>
    <w:rsid w:val="005D1127"/>
    <w:rsid w:val="005D1446"/>
    <w:rsid w:val="005D178A"/>
    <w:rsid w:val="005D1E6E"/>
    <w:rsid w:val="005D21E0"/>
    <w:rsid w:val="005D22F0"/>
    <w:rsid w:val="005D24DD"/>
    <w:rsid w:val="005D2588"/>
    <w:rsid w:val="005D286C"/>
    <w:rsid w:val="005D2BF0"/>
    <w:rsid w:val="005D2E17"/>
    <w:rsid w:val="005D3282"/>
    <w:rsid w:val="005D3335"/>
    <w:rsid w:val="005D3447"/>
    <w:rsid w:val="005D37D4"/>
    <w:rsid w:val="005D3933"/>
    <w:rsid w:val="005D3F36"/>
    <w:rsid w:val="005D467F"/>
    <w:rsid w:val="005D47F5"/>
    <w:rsid w:val="005D4A94"/>
    <w:rsid w:val="005D5183"/>
    <w:rsid w:val="005D57E5"/>
    <w:rsid w:val="005D5C69"/>
    <w:rsid w:val="005D5D93"/>
    <w:rsid w:val="005D5F3B"/>
    <w:rsid w:val="005D5F67"/>
    <w:rsid w:val="005D622A"/>
    <w:rsid w:val="005D6295"/>
    <w:rsid w:val="005D6403"/>
    <w:rsid w:val="005D6829"/>
    <w:rsid w:val="005D6AE1"/>
    <w:rsid w:val="005D6CB4"/>
    <w:rsid w:val="005D6D0F"/>
    <w:rsid w:val="005D6D27"/>
    <w:rsid w:val="005D709D"/>
    <w:rsid w:val="005D75FD"/>
    <w:rsid w:val="005E01B3"/>
    <w:rsid w:val="005E0723"/>
    <w:rsid w:val="005E0C65"/>
    <w:rsid w:val="005E0D95"/>
    <w:rsid w:val="005E122A"/>
    <w:rsid w:val="005E1556"/>
    <w:rsid w:val="005E2AB4"/>
    <w:rsid w:val="005E2C22"/>
    <w:rsid w:val="005E2D63"/>
    <w:rsid w:val="005E2EB6"/>
    <w:rsid w:val="005E3492"/>
    <w:rsid w:val="005E36A2"/>
    <w:rsid w:val="005E3901"/>
    <w:rsid w:val="005E3DD8"/>
    <w:rsid w:val="005E42CE"/>
    <w:rsid w:val="005E51B5"/>
    <w:rsid w:val="005E52D6"/>
    <w:rsid w:val="005E57E5"/>
    <w:rsid w:val="005E58B9"/>
    <w:rsid w:val="005E5AE8"/>
    <w:rsid w:val="005E64E8"/>
    <w:rsid w:val="005E6974"/>
    <w:rsid w:val="005E6D67"/>
    <w:rsid w:val="005E740F"/>
    <w:rsid w:val="005E767C"/>
    <w:rsid w:val="005E77D1"/>
    <w:rsid w:val="005E7859"/>
    <w:rsid w:val="005E7C55"/>
    <w:rsid w:val="005E7DF8"/>
    <w:rsid w:val="005F0611"/>
    <w:rsid w:val="005F07AE"/>
    <w:rsid w:val="005F13B6"/>
    <w:rsid w:val="005F153E"/>
    <w:rsid w:val="005F1543"/>
    <w:rsid w:val="005F1909"/>
    <w:rsid w:val="005F1E94"/>
    <w:rsid w:val="005F256F"/>
    <w:rsid w:val="005F2992"/>
    <w:rsid w:val="005F363B"/>
    <w:rsid w:val="005F3EA8"/>
    <w:rsid w:val="005F40AE"/>
    <w:rsid w:val="005F42BC"/>
    <w:rsid w:val="005F4C94"/>
    <w:rsid w:val="005F4E0B"/>
    <w:rsid w:val="005F57D9"/>
    <w:rsid w:val="005F5981"/>
    <w:rsid w:val="005F5D14"/>
    <w:rsid w:val="005F6445"/>
    <w:rsid w:val="005F6563"/>
    <w:rsid w:val="005F66DF"/>
    <w:rsid w:val="005F6D0D"/>
    <w:rsid w:val="005F729D"/>
    <w:rsid w:val="005F73C0"/>
    <w:rsid w:val="006004F8"/>
    <w:rsid w:val="0060069E"/>
    <w:rsid w:val="00600C15"/>
    <w:rsid w:val="0060122E"/>
    <w:rsid w:val="00601320"/>
    <w:rsid w:val="006015D8"/>
    <w:rsid w:val="00601616"/>
    <w:rsid w:val="00601B98"/>
    <w:rsid w:val="00601CE7"/>
    <w:rsid w:val="006020AD"/>
    <w:rsid w:val="006026C7"/>
    <w:rsid w:val="006037A5"/>
    <w:rsid w:val="00603ABA"/>
    <w:rsid w:val="00603CB8"/>
    <w:rsid w:val="00604408"/>
    <w:rsid w:val="00604A93"/>
    <w:rsid w:val="00604AC7"/>
    <w:rsid w:val="00604BA9"/>
    <w:rsid w:val="00605004"/>
    <w:rsid w:val="00605F47"/>
    <w:rsid w:val="006060AD"/>
    <w:rsid w:val="0060634A"/>
    <w:rsid w:val="0060668F"/>
    <w:rsid w:val="006067A9"/>
    <w:rsid w:val="0060737F"/>
    <w:rsid w:val="00607ECD"/>
    <w:rsid w:val="0061018A"/>
    <w:rsid w:val="00611B69"/>
    <w:rsid w:val="00611E24"/>
    <w:rsid w:val="006121A6"/>
    <w:rsid w:val="006122A7"/>
    <w:rsid w:val="00612AB0"/>
    <w:rsid w:val="00612CDA"/>
    <w:rsid w:val="00612D1F"/>
    <w:rsid w:val="0061317A"/>
    <w:rsid w:val="006133CC"/>
    <w:rsid w:val="00613450"/>
    <w:rsid w:val="00613553"/>
    <w:rsid w:val="00613669"/>
    <w:rsid w:val="00613926"/>
    <w:rsid w:val="00613D19"/>
    <w:rsid w:val="00613E9D"/>
    <w:rsid w:val="00613F76"/>
    <w:rsid w:val="0061480F"/>
    <w:rsid w:val="00614E99"/>
    <w:rsid w:val="006153FB"/>
    <w:rsid w:val="00615AD3"/>
    <w:rsid w:val="00615C4F"/>
    <w:rsid w:val="00615CA1"/>
    <w:rsid w:val="00615EA5"/>
    <w:rsid w:val="00616075"/>
    <w:rsid w:val="0061620A"/>
    <w:rsid w:val="006163E2"/>
    <w:rsid w:val="00617152"/>
    <w:rsid w:val="006171BD"/>
    <w:rsid w:val="0061726C"/>
    <w:rsid w:val="00620701"/>
    <w:rsid w:val="00620729"/>
    <w:rsid w:val="006207F3"/>
    <w:rsid w:val="00620AF1"/>
    <w:rsid w:val="00620C8F"/>
    <w:rsid w:val="00620CB5"/>
    <w:rsid w:val="00620D93"/>
    <w:rsid w:val="00620FA8"/>
    <w:rsid w:val="00620FB9"/>
    <w:rsid w:val="006210F8"/>
    <w:rsid w:val="00621647"/>
    <w:rsid w:val="006217A0"/>
    <w:rsid w:val="00621CA6"/>
    <w:rsid w:val="00622118"/>
    <w:rsid w:val="00622229"/>
    <w:rsid w:val="00622351"/>
    <w:rsid w:val="0062268B"/>
    <w:rsid w:val="00622930"/>
    <w:rsid w:val="00622BFF"/>
    <w:rsid w:val="006231C8"/>
    <w:rsid w:val="00623493"/>
    <w:rsid w:val="006234AB"/>
    <w:rsid w:val="00623691"/>
    <w:rsid w:val="0062377D"/>
    <w:rsid w:val="006237CF"/>
    <w:rsid w:val="00623920"/>
    <w:rsid w:val="00623EE7"/>
    <w:rsid w:val="00623F2C"/>
    <w:rsid w:val="006248EE"/>
    <w:rsid w:val="00624B3A"/>
    <w:rsid w:val="00625648"/>
    <w:rsid w:val="00625E5B"/>
    <w:rsid w:val="0062629F"/>
    <w:rsid w:val="00626BD5"/>
    <w:rsid w:val="00626E0A"/>
    <w:rsid w:val="006270B8"/>
    <w:rsid w:val="006273B8"/>
    <w:rsid w:val="00627594"/>
    <w:rsid w:val="006278B1"/>
    <w:rsid w:val="006278DC"/>
    <w:rsid w:val="00627CA6"/>
    <w:rsid w:val="00630706"/>
    <w:rsid w:val="006308EE"/>
    <w:rsid w:val="006314B0"/>
    <w:rsid w:val="006319A4"/>
    <w:rsid w:val="006319B1"/>
    <w:rsid w:val="006319FD"/>
    <w:rsid w:val="006322A6"/>
    <w:rsid w:val="0063264F"/>
    <w:rsid w:val="00632922"/>
    <w:rsid w:val="00632D3D"/>
    <w:rsid w:val="00633AA9"/>
    <w:rsid w:val="00634CCA"/>
    <w:rsid w:val="00634DCD"/>
    <w:rsid w:val="006353F6"/>
    <w:rsid w:val="006354A7"/>
    <w:rsid w:val="006354DD"/>
    <w:rsid w:val="0063555D"/>
    <w:rsid w:val="00635930"/>
    <w:rsid w:val="006365DE"/>
    <w:rsid w:val="00636987"/>
    <w:rsid w:val="00636A7A"/>
    <w:rsid w:val="00636AB1"/>
    <w:rsid w:val="00636AD5"/>
    <w:rsid w:val="00636B3E"/>
    <w:rsid w:val="00636B52"/>
    <w:rsid w:val="006373A8"/>
    <w:rsid w:val="00637BE3"/>
    <w:rsid w:val="00637CC5"/>
    <w:rsid w:val="00637F9E"/>
    <w:rsid w:val="00637FC3"/>
    <w:rsid w:val="00640300"/>
    <w:rsid w:val="00640599"/>
    <w:rsid w:val="0064060C"/>
    <w:rsid w:val="006408D5"/>
    <w:rsid w:val="00640AE4"/>
    <w:rsid w:val="00640D82"/>
    <w:rsid w:val="006411A9"/>
    <w:rsid w:val="006415B0"/>
    <w:rsid w:val="00641A0D"/>
    <w:rsid w:val="00641AE9"/>
    <w:rsid w:val="00641C3C"/>
    <w:rsid w:val="00641D9D"/>
    <w:rsid w:val="0064222A"/>
    <w:rsid w:val="00642428"/>
    <w:rsid w:val="006426B7"/>
    <w:rsid w:val="006426C0"/>
    <w:rsid w:val="00642FAF"/>
    <w:rsid w:val="0064306E"/>
    <w:rsid w:val="0064366F"/>
    <w:rsid w:val="00643791"/>
    <w:rsid w:val="006443F3"/>
    <w:rsid w:val="006452C4"/>
    <w:rsid w:val="00645C13"/>
    <w:rsid w:val="006463A8"/>
    <w:rsid w:val="00646667"/>
    <w:rsid w:val="0064668D"/>
    <w:rsid w:val="00646707"/>
    <w:rsid w:val="00646721"/>
    <w:rsid w:val="006470B1"/>
    <w:rsid w:val="006471A7"/>
    <w:rsid w:val="00647217"/>
    <w:rsid w:val="0064728C"/>
    <w:rsid w:val="00647A94"/>
    <w:rsid w:val="006508A0"/>
    <w:rsid w:val="00651F16"/>
    <w:rsid w:val="00652868"/>
    <w:rsid w:val="00652F2C"/>
    <w:rsid w:val="006547F5"/>
    <w:rsid w:val="00654B4D"/>
    <w:rsid w:val="00654E32"/>
    <w:rsid w:val="00655070"/>
    <w:rsid w:val="0065548C"/>
    <w:rsid w:val="006555BF"/>
    <w:rsid w:val="00655946"/>
    <w:rsid w:val="00655B30"/>
    <w:rsid w:val="0065641E"/>
    <w:rsid w:val="006565C4"/>
    <w:rsid w:val="00656B89"/>
    <w:rsid w:val="00656E22"/>
    <w:rsid w:val="00657308"/>
    <w:rsid w:val="006573DC"/>
    <w:rsid w:val="00660341"/>
    <w:rsid w:val="0066039F"/>
    <w:rsid w:val="00660A5C"/>
    <w:rsid w:val="00660B32"/>
    <w:rsid w:val="0066114C"/>
    <w:rsid w:val="00661659"/>
    <w:rsid w:val="0066189F"/>
    <w:rsid w:val="00661971"/>
    <w:rsid w:val="00661E2E"/>
    <w:rsid w:val="00661FDF"/>
    <w:rsid w:val="00662422"/>
    <w:rsid w:val="006626ED"/>
    <w:rsid w:val="0066283D"/>
    <w:rsid w:val="00662947"/>
    <w:rsid w:val="00663BE9"/>
    <w:rsid w:val="00664895"/>
    <w:rsid w:val="0066506D"/>
    <w:rsid w:val="006651D7"/>
    <w:rsid w:val="00665641"/>
    <w:rsid w:val="006656AF"/>
    <w:rsid w:val="00665A2D"/>
    <w:rsid w:val="00665D73"/>
    <w:rsid w:val="00665F29"/>
    <w:rsid w:val="0066669A"/>
    <w:rsid w:val="00666742"/>
    <w:rsid w:val="0066696C"/>
    <w:rsid w:val="00666B06"/>
    <w:rsid w:val="006670D2"/>
    <w:rsid w:val="00667284"/>
    <w:rsid w:val="0066780C"/>
    <w:rsid w:val="00667949"/>
    <w:rsid w:val="00667AF4"/>
    <w:rsid w:val="00667C3C"/>
    <w:rsid w:val="00667CDC"/>
    <w:rsid w:val="00670032"/>
    <w:rsid w:val="006700D7"/>
    <w:rsid w:val="0067012F"/>
    <w:rsid w:val="006704E9"/>
    <w:rsid w:val="006705DE"/>
    <w:rsid w:val="0067076B"/>
    <w:rsid w:val="00670B88"/>
    <w:rsid w:val="0067181C"/>
    <w:rsid w:val="00671A45"/>
    <w:rsid w:val="00671AB1"/>
    <w:rsid w:val="006721BF"/>
    <w:rsid w:val="00672A35"/>
    <w:rsid w:val="00672DAE"/>
    <w:rsid w:val="00672DBD"/>
    <w:rsid w:val="00672E91"/>
    <w:rsid w:val="00673BE0"/>
    <w:rsid w:val="00673DF3"/>
    <w:rsid w:val="0067478D"/>
    <w:rsid w:val="0067487C"/>
    <w:rsid w:val="0067502F"/>
    <w:rsid w:val="0067525A"/>
    <w:rsid w:val="0067536C"/>
    <w:rsid w:val="00675A8C"/>
    <w:rsid w:val="00675B96"/>
    <w:rsid w:val="00676180"/>
    <w:rsid w:val="00676343"/>
    <w:rsid w:val="00676C4F"/>
    <w:rsid w:val="00676E31"/>
    <w:rsid w:val="00676F20"/>
    <w:rsid w:val="006777C3"/>
    <w:rsid w:val="00677EDE"/>
    <w:rsid w:val="00677F07"/>
    <w:rsid w:val="00677FAB"/>
    <w:rsid w:val="0068084A"/>
    <w:rsid w:val="00680892"/>
    <w:rsid w:val="00681451"/>
    <w:rsid w:val="006814B8"/>
    <w:rsid w:val="00681A38"/>
    <w:rsid w:val="00682B4A"/>
    <w:rsid w:val="006835B2"/>
    <w:rsid w:val="006837D2"/>
    <w:rsid w:val="00683800"/>
    <w:rsid w:val="006838CF"/>
    <w:rsid w:val="00683AFC"/>
    <w:rsid w:val="00683E98"/>
    <w:rsid w:val="00683F1D"/>
    <w:rsid w:val="0068420B"/>
    <w:rsid w:val="006844E1"/>
    <w:rsid w:val="006847C7"/>
    <w:rsid w:val="006849F4"/>
    <w:rsid w:val="00684C1E"/>
    <w:rsid w:val="00684C83"/>
    <w:rsid w:val="00684CDC"/>
    <w:rsid w:val="006851C8"/>
    <w:rsid w:val="0068545A"/>
    <w:rsid w:val="0068575D"/>
    <w:rsid w:val="00685E9F"/>
    <w:rsid w:val="00686229"/>
    <w:rsid w:val="00686C30"/>
    <w:rsid w:val="00686DCC"/>
    <w:rsid w:val="00686FBC"/>
    <w:rsid w:val="0068721A"/>
    <w:rsid w:val="00687CDD"/>
    <w:rsid w:val="00687D68"/>
    <w:rsid w:val="00687D79"/>
    <w:rsid w:val="00690769"/>
    <w:rsid w:val="00690A44"/>
    <w:rsid w:val="00691936"/>
    <w:rsid w:val="00692103"/>
    <w:rsid w:val="006922E0"/>
    <w:rsid w:val="006923FE"/>
    <w:rsid w:val="006926D8"/>
    <w:rsid w:val="006928B8"/>
    <w:rsid w:val="00692D80"/>
    <w:rsid w:val="00692E2C"/>
    <w:rsid w:val="00692F01"/>
    <w:rsid w:val="00693507"/>
    <w:rsid w:val="00694061"/>
    <w:rsid w:val="006941EB"/>
    <w:rsid w:val="00694735"/>
    <w:rsid w:val="00694786"/>
    <w:rsid w:val="006948B2"/>
    <w:rsid w:val="00694F64"/>
    <w:rsid w:val="00694FBD"/>
    <w:rsid w:val="0069565A"/>
    <w:rsid w:val="00696188"/>
    <w:rsid w:val="0069647D"/>
    <w:rsid w:val="0069657F"/>
    <w:rsid w:val="00696626"/>
    <w:rsid w:val="00696D02"/>
    <w:rsid w:val="00697B1E"/>
    <w:rsid w:val="006A080B"/>
    <w:rsid w:val="006A0CFF"/>
    <w:rsid w:val="006A111B"/>
    <w:rsid w:val="006A11F1"/>
    <w:rsid w:val="006A1E20"/>
    <w:rsid w:val="006A2629"/>
    <w:rsid w:val="006A324B"/>
    <w:rsid w:val="006A348D"/>
    <w:rsid w:val="006A42DD"/>
    <w:rsid w:val="006A4805"/>
    <w:rsid w:val="006A4F7F"/>
    <w:rsid w:val="006A4F86"/>
    <w:rsid w:val="006A500C"/>
    <w:rsid w:val="006A56E1"/>
    <w:rsid w:val="006A5934"/>
    <w:rsid w:val="006A5A3E"/>
    <w:rsid w:val="006A5AA7"/>
    <w:rsid w:val="006A5C67"/>
    <w:rsid w:val="006A5F93"/>
    <w:rsid w:val="006A607B"/>
    <w:rsid w:val="006A695E"/>
    <w:rsid w:val="006A6C52"/>
    <w:rsid w:val="006A7209"/>
    <w:rsid w:val="006A73BC"/>
    <w:rsid w:val="006A7579"/>
    <w:rsid w:val="006A764D"/>
    <w:rsid w:val="006A767F"/>
    <w:rsid w:val="006B082A"/>
    <w:rsid w:val="006B08DE"/>
    <w:rsid w:val="006B0B31"/>
    <w:rsid w:val="006B0C06"/>
    <w:rsid w:val="006B0D35"/>
    <w:rsid w:val="006B0EC5"/>
    <w:rsid w:val="006B115A"/>
    <w:rsid w:val="006B1442"/>
    <w:rsid w:val="006B147C"/>
    <w:rsid w:val="006B190A"/>
    <w:rsid w:val="006B19FC"/>
    <w:rsid w:val="006B2647"/>
    <w:rsid w:val="006B294D"/>
    <w:rsid w:val="006B314F"/>
    <w:rsid w:val="006B391E"/>
    <w:rsid w:val="006B3A6F"/>
    <w:rsid w:val="006B4006"/>
    <w:rsid w:val="006B404C"/>
    <w:rsid w:val="006B4071"/>
    <w:rsid w:val="006B4092"/>
    <w:rsid w:val="006B4151"/>
    <w:rsid w:val="006B41C3"/>
    <w:rsid w:val="006B48FD"/>
    <w:rsid w:val="006B4CE9"/>
    <w:rsid w:val="006B4CFB"/>
    <w:rsid w:val="006B4FAB"/>
    <w:rsid w:val="006B513B"/>
    <w:rsid w:val="006B5873"/>
    <w:rsid w:val="006B5B7C"/>
    <w:rsid w:val="006B5CDE"/>
    <w:rsid w:val="006B5DA2"/>
    <w:rsid w:val="006B5FD1"/>
    <w:rsid w:val="006B6282"/>
    <w:rsid w:val="006B6E49"/>
    <w:rsid w:val="006B6FB8"/>
    <w:rsid w:val="006B71BD"/>
    <w:rsid w:val="006B72F3"/>
    <w:rsid w:val="006B7546"/>
    <w:rsid w:val="006B78AF"/>
    <w:rsid w:val="006B793C"/>
    <w:rsid w:val="006B7C97"/>
    <w:rsid w:val="006C0C2D"/>
    <w:rsid w:val="006C0DCF"/>
    <w:rsid w:val="006C0E11"/>
    <w:rsid w:val="006C1253"/>
    <w:rsid w:val="006C145C"/>
    <w:rsid w:val="006C1516"/>
    <w:rsid w:val="006C188C"/>
    <w:rsid w:val="006C21E5"/>
    <w:rsid w:val="006C2632"/>
    <w:rsid w:val="006C321B"/>
    <w:rsid w:val="006C389B"/>
    <w:rsid w:val="006C38C1"/>
    <w:rsid w:val="006C3E1C"/>
    <w:rsid w:val="006C3E30"/>
    <w:rsid w:val="006C4034"/>
    <w:rsid w:val="006C4415"/>
    <w:rsid w:val="006C4647"/>
    <w:rsid w:val="006C499A"/>
    <w:rsid w:val="006C4B56"/>
    <w:rsid w:val="006C50BA"/>
    <w:rsid w:val="006C50C0"/>
    <w:rsid w:val="006C542C"/>
    <w:rsid w:val="006C5797"/>
    <w:rsid w:val="006C5FF5"/>
    <w:rsid w:val="006C621B"/>
    <w:rsid w:val="006C6321"/>
    <w:rsid w:val="006C6482"/>
    <w:rsid w:val="006C78D4"/>
    <w:rsid w:val="006C7997"/>
    <w:rsid w:val="006C7B95"/>
    <w:rsid w:val="006C7CAE"/>
    <w:rsid w:val="006C7EBC"/>
    <w:rsid w:val="006C7F96"/>
    <w:rsid w:val="006D0202"/>
    <w:rsid w:val="006D0308"/>
    <w:rsid w:val="006D074D"/>
    <w:rsid w:val="006D09D1"/>
    <w:rsid w:val="006D0AB3"/>
    <w:rsid w:val="006D0C88"/>
    <w:rsid w:val="006D0DA4"/>
    <w:rsid w:val="006D0E8D"/>
    <w:rsid w:val="006D0F09"/>
    <w:rsid w:val="006D10F9"/>
    <w:rsid w:val="006D1410"/>
    <w:rsid w:val="006D15A5"/>
    <w:rsid w:val="006D1A91"/>
    <w:rsid w:val="006D204F"/>
    <w:rsid w:val="006D2C79"/>
    <w:rsid w:val="006D320D"/>
    <w:rsid w:val="006D412D"/>
    <w:rsid w:val="006D469F"/>
    <w:rsid w:val="006D5089"/>
    <w:rsid w:val="006D58E8"/>
    <w:rsid w:val="006D5A81"/>
    <w:rsid w:val="006D5D42"/>
    <w:rsid w:val="006D6041"/>
    <w:rsid w:val="006D608C"/>
    <w:rsid w:val="006D61C6"/>
    <w:rsid w:val="006D61D4"/>
    <w:rsid w:val="006D6278"/>
    <w:rsid w:val="006D6527"/>
    <w:rsid w:val="006D68DB"/>
    <w:rsid w:val="006D69D3"/>
    <w:rsid w:val="006D69DD"/>
    <w:rsid w:val="006D6E63"/>
    <w:rsid w:val="006D7196"/>
    <w:rsid w:val="006D7459"/>
    <w:rsid w:val="006D75A2"/>
    <w:rsid w:val="006D7BD9"/>
    <w:rsid w:val="006D7E2E"/>
    <w:rsid w:val="006E0277"/>
    <w:rsid w:val="006E03D5"/>
    <w:rsid w:val="006E0BF5"/>
    <w:rsid w:val="006E0D13"/>
    <w:rsid w:val="006E101C"/>
    <w:rsid w:val="006E231C"/>
    <w:rsid w:val="006E2335"/>
    <w:rsid w:val="006E24C7"/>
    <w:rsid w:val="006E29D5"/>
    <w:rsid w:val="006E2AC3"/>
    <w:rsid w:val="006E2C61"/>
    <w:rsid w:val="006E3A6D"/>
    <w:rsid w:val="006E3B38"/>
    <w:rsid w:val="006E3E97"/>
    <w:rsid w:val="006E3FA0"/>
    <w:rsid w:val="006E46E0"/>
    <w:rsid w:val="006E49BA"/>
    <w:rsid w:val="006E5779"/>
    <w:rsid w:val="006E58C6"/>
    <w:rsid w:val="006E5A41"/>
    <w:rsid w:val="006E5A60"/>
    <w:rsid w:val="006E5AC5"/>
    <w:rsid w:val="006E5D1C"/>
    <w:rsid w:val="006E6549"/>
    <w:rsid w:val="006E6582"/>
    <w:rsid w:val="006E6C71"/>
    <w:rsid w:val="006E6F74"/>
    <w:rsid w:val="006E7583"/>
    <w:rsid w:val="006E7894"/>
    <w:rsid w:val="006F0458"/>
    <w:rsid w:val="006F0A6F"/>
    <w:rsid w:val="006F0AFF"/>
    <w:rsid w:val="006F0CF0"/>
    <w:rsid w:val="006F0F59"/>
    <w:rsid w:val="006F1249"/>
    <w:rsid w:val="006F155D"/>
    <w:rsid w:val="006F1978"/>
    <w:rsid w:val="006F1B8E"/>
    <w:rsid w:val="006F1EFD"/>
    <w:rsid w:val="006F1F98"/>
    <w:rsid w:val="006F2297"/>
    <w:rsid w:val="006F22D7"/>
    <w:rsid w:val="006F2494"/>
    <w:rsid w:val="006F2675"/>
    <w:rsid w:val="006F34C7"/>
    <w:rsid w:val="006F460B"/>
    <w:rsid w:val="006F462E"/>
    <w:rsid w:val="006F49A7"/>
    <w:rsid w:val="006F4C9B"/>
    <w:rsid w:val="006F53CC"/>
    <w:rsid w:val="006F5777"/>
    <w:rsid w:val="006F6072"/>
    <w:rsid w:val="006F6887"/>
    <w:rsid w:val="006F6AA0"/>
    <w:rsid w:val="006F6ACC"/>
    <w:rsid w:val="006F6CEE"/>
    <w:rsid w:val="006F6FF9"/>
    <w:rsid w:val="006F73D7"/>
    <w:rsid w:val="006F78D8"/>
    <w:rsid w:val="006F7AB6"/>
    <w:rsid w:val="006F7C99"/>
    <w:rsid w:val="007009AA"/>
    <w:rsid w:val="00700CDF"/>
    <w:rsid w:val="00701141"/>
    <w:rsid w:val="00701154"/>
    <w:rsid w:val="00701192"/>
    <w:rsid w:val="007011B5"/>
    <w:rsid w:val="007013D1"/>
    <w:rsid w:val="007016DF"/>
    <w:rsid w:val="00701DA8"/>
    <w:rsid w:val="00701E47"/>
    <w:rsid w:val="007020F0"/>
    <w:rsid w:val="0070261E"/>
    <w:rsid w:val="007038D2"/>
    <w:rsid w:val="00703DF4"/>
    <w:rsid w:val="00703F93"/>
    <w:rsid w:val="00704468"/>
    <w:rsid w:val="00704B8E"/>
    <w:rsid w:val="00704E85"/>
    <w:rsid w:val="00704F16"/>
    <w:rsid w:val="00705316"/>
    <w:rsid w:val="00705BA8"/>
    <w:rsid w:val="00705BDC"/>
    <w:rsid w:val="007063B1"/>
    <w:rsid w:val="0070672E"/>
    <w:rsid w:val="00706B07"/>
    <w:rsid w:val="00706F2B"/>
    <w:rsid w:val="007074D8"/>
    <w:rsid w:val="00707FA7"/>
    <w:rsid w:val="0071005A"/>
    <w:rsid w:val="00710182"/>
    <w:rsid w:val="00710350"/>
    <w:rsid w:val="00710876"/>
    <w:rsid w:val="00710928"/>
    <w:rsid w:val="00710E8D"/>
    <w:rsid w:val="007112A9"/>
    <w:rsid w:val="00712087"/>
    <w:rsid w:val="007121A8"/>
    <w:rsid w:val="00712400"/>
    <w:rsid w:val="00712A40"/>
    <w:rsid w:val="00713634"/>
    <w:rsid w:val="0071367C"/>
    <w:rsid w:val="007136A7"/>
    <w:rsid w:val="00713BFF"/>
    <w:rsid w:val="00713D31"/>
    <w:rsid w:val="00713E12"/>
    <w:rsid w:val="00715388"/>
    <w:rsid w:val="00715663"/>
    <w:rsid w:val="007159D1"/>
    <w:rsid w:val="00715BDA"/>
    <w:rsid w:val="00715E76"/>
    <w:rsid w:val="007163C9"/>
    <w:rsid w:val="007165B8"/>
    <w:rsid w:val="00716777"/>
    <w:rsid w:val="00716EFB"/>
    <w:rsid w:val="0071707D"/>
    <w:rsid w:val="0071721C"/>
    <w:rsid w:val="0071784A"/>
    <w:rsid w:val="0072040D"/>
    <w:rsid w:val="007206A1"/>
    <w:rsid w:val="007206DB"/>
    <w:rsid w:val="00720CB7"/>
    <w:rsid w:val="00721825"/>
    <w:rsid w:val="00721CA3"/>
    <w:rsid w:val="00721E18"/>
    <w:rsid w:val="00721E50"/>
    <w:rsid w:val="007223D6"/>
    <w:rsid w:val="007229F9"/>
    <w:rsid w:val="00722A87"/>
    <w:rsid w:val="00722C31"/>
    <w:rsid w:val="00723047"/>
    <w:rsid w:val="0072334A"/>
    <w:rsid w:val="00724022"/>
    <w:rsid w:val="00724490"/>
    <w:rsid w:val="007249F4"/>
    <w:rsid w:val="00724AE8"/>
    <w:rsid w:val="0072572E"/>
    <w:rsid w:val="007258D5"/>
    <w:rsid w:val="00725D8F"/>
    <w:rsid w:val="00726189"/>
    <w:rsid w:val="007267EF"/>
    <w:rsid w:val="0072709B"/>
    <w:rsid w:val="00727335"/>
    <w:rsid w:val="007273B3"/>
    <w:rsid w:val="00727570"/>
    <w:rsid w:val="00727E0E"/>
    <w:rsid w:val="00727E66"/>
    <w:rsid w:val="007307A6"/>
    <w:rsid w:val="007307C3"/>
    <w:rsid w:val="00730889"/>
    <w:rsid w:val="0073118D"/>
    <w:rsid w:val="00731253"/>
    <w:rsid w:val="0073176F"/>
    <w:rsid w:val="00731A67"/>
    <w:rsid w:val="00731B41"/>
    <w:rsid w:val="007322D3"/>
    <w:rsid w:val="007328FB"/>
    <w:rsid w:val="00732AE6"/>
    <w:rsid w:val="00732BC9"/>
    <w:rsid w:val="00732CA1"/>
    <w:rsid w:val="00732FA6"/>
    <w:rsid w:val="00733A6C"/>
    <w:rsid w:val="007344CF"/>
    <w:rsid w:val="00734B9D"/>
    <w:rsid w:val="00734C0D"/>
    <w:rsid w:val="00734D1E"/>
    <w:rsid w:val="0073544A"/>
    <w:rsid w:val="0073586D"/>
    <w:rsid w:val="00735B2F"/>
    <w:rsid w:val="00735EAB"/>
    <w:rsid w:val="007360F6"/>
    <w:rsid w:val="007377DE"/>
    <w:rsid w:val="00737859"/>
    <w:rsid w:val="00737BF0"/>
    <w:rsid w:val="00737DC6"/>
    <w:rsid w:val="00737F11"/>
    <w:rsid w:val="00740932"/>
    <w:rsid w:val="00740A1B"/>
    <w:rsid w:val="00740CDC"/>
    <w:rsid w:val="0074141B"/>
    <w:rsid w:val="00741424"/>
    <w:rsid w:val="007414D5"/>
    <w:rsid w:val="0074190A"/>
    <w:rsid w:val="00741BC9"/>
    <w:rsid w:val="007423E7"/>
    <w:rsid w:val="0074246A"/>
    <w:rsid w:val="007431C8"/>
    <w:rsid w:val="007436D4"/>
    <w:rsid w:val="0074469C"/>
    <w:rsid w:val="00744870"/>
    <w:rsid w:val="007448E8"/>
    <w:rsid w:val="007451FD"/>
    <w:rsid w:val="0074534E"/>
    <w:rsid w:val="0074543E"/>
    <w:rsid w:val="0074581F"/>
    <w:rsid w:val="007459A1"/>
    <w:rsid w:val="00745CCC"/>
    <w:rsid w:val="00745D1C"/>
    <w:rsid w:val="00745DAC"/>
    <w:rsid w:val="00746B01"/>
    <w:rsid w:val="00747010"/>
    <w:rsid w:val="007475C1"/>
    <w:rsid w:val="0074768B"/>
    <w:rsid w:val="007477F2"/>
    <w:rsid w:val="00747E6B"/>
    <w:rsid w:val="007502C8"/>
    <w:rsid w:val="00750320"/>
    <w:rsid w:val="007503AF"/>
    <w:rsid w:val="00750775"/>
    <w:rsid w:val="00750FC2"/>
    <w:rsid w:val="007517C1"/>
    <w:rsid w:val="00751984"/>
    <w:rsid w:val="00751A78"/>
    <w:rsid w:val="00751B55"/>
    <w:rsid w:val="00751BDE"/>
    <w:rsid w:val="007520C1"/>
    <w:rsid w:val="00752152"/>
    <w:rsid w:val="007522C7"/>
    <w:rsid w:val="00752506"/>
    <w:rsid w:val="00752DFE"/>
    <w:rsid w:val="00753907"/>
    <w:rsid w:val="00753F95"/>
    <w:rsid w:val="00754AAE"/>
    <w:rsid w:val="00754C7A"/>
    <w:rsid w:val="00754E3A"/>
    <w:rsid w:val="007552EA"/>
    <w:rsid w:val="0075560E"/>
    <w:rsid w:val="00755904"/>
    <w:rsid w:val="00755BA6"/>
    <w:rsid w:val="00755D31"/>
    <w:rsid w:val="00755EF8"/>
    <w:rsid w:val="00756168"/>
    <w:rsid w:val="0075673F"/>
    <w:rsid w:val="00756AE6"/>
    <w:rsid w:val="00756CE1"/>
    <w:rsid w:val="0075728A"/>
    <w:rsid w:val="0075770C"/>
    <w:rsid w:val="00757931"/>
    <w:rsid w:val="00757F43"/>
    <w:rsid w:val="00760201"/>
    <w:rsid w:val="007603ED"/>
    <w:rsid w:val="00760435"/>
    <w:rsid w:val="007606E6"/>
    <w:rsid w:val="007607F1"/>
    <w:rsid w:val="00760CBE"/>
    <w:rsid w:val="00760E49"/>
    <w:rsid w:val="007610E5"/>
    <w:rsid w:val="007612AD"/>
    <w:rsid w:val="00761328"/>
    <w:rsid w:val="0076162F"/>
    <w:rsid w:val="0076193A"/>
    <w:rsid w:val="00761ACC"/>
    <w:rsid w:val="00761E73"/>
    <w:rsid w:val="007620CE"/>
    <w:rsid w:val="007626DE"/>
    <w:rsid w:val="0076272F"/>
    <w:rsid w:val="00763571"/>
    <w:rsid w:val="00763D7E"/>
    <w:rsid w:val="00764242"/>
    <w:rsid w:val="007643AE"/>
    <w:rsid w:val="0076453D"/>
    <w:rsid w:val="00764579"/>
    <w:rsid w:val="007645A6"/>
    <w:rsid w:val="00764725"/>
    <w:rsid w:val="007647BE"/>
    <w:rsid w:val="00764816"/>
    <w:rsid w:val="00764A0D"/>
    <w:rsid w:val="00764CB5"/>
    <w:rsid w:val="00764D39"/>
    <w:rsid w:val="00764F7A"/>
    <w:rsid w:val="0076508B"/>
    <w:rsid w:val="007652AF"/>
    <w:rsid w:val="007652DE"/>
    <w:rsid w:val="00765F7A"/>
    <w:rsid w:val="007660E3"/>
    <w:rsid w:val="007669F7"/>
    <w:rsid w:val="00766B1D"/>
    <w:rsid w:val="00766CAF"/>
    <w:rsid w:val="007671F4"/>
    <w:rsid w:val="0076733A"/>
    <w:rsid w:val="007673CE"/>
    <w:rsid w:val="007675B5"/>
    <w:rsid w:val="007676A6"/>
    <w:rsid w:val="0076787B"/>
    <w:rsid w:val="007678FB"/>
    <w:rsid w:val="00767CC5"/>
    <w:rsid w:val="00767F8D"/>
    <w:rsid w:val="00770965"/>
    <w:rsid w:val="00770DAA"/>
    <w:rsid w:val="00770E43"/>
    <w:rsid w:val="00771077"/>
    <w:rsid w:val="007711D7"/>
    <w:rsid w:val="00771971"/>
    <w:rsid w:val="007729B7"/>
    <w:rsid w:val="00772D83"/>
    <w:rsid w:val="00772E34"/>
    <w:rsid w:val="00772FAB"/>
    <w:rsid w:val="00772FB2"/>
    <w:rsid w:val="00773675"/>
    <w:rsid w:val="007736EE"/>
    <w:rsid w:val="00773B09"/>
    <w:rsid w:val="00773BEA"/>
    <w:rsid w:val="00773C6D"/>
    <w:rsid w:val="00773DE1"/>
    <w:rsid w:val="007742CA"/>
    <w:rsid w:val="00774588"/>
    <w:rsid w:val="0077481A"/>
    <w:rsid w:val="0077494D"/>
    <w:rsid w:val="007749D6"/>
    <w:rsid w:val="00774D9E"/>
    <w:rsid w:val="00775178"/>
    <w:rsid w:val="00775203"/>
    <w:rsid w:val="007753B5"/>
    <w:rsid w:val="0077551E"/>
    <w:rsid w:val="007757DA"/>
    <w:rsid w:val="00775DEF"/>
    <w:rsid w:val="00776515"/>
    <w:rsid w:val="007765C2"/>
    <w:rsid w:val="00776B8E"/>
    <w:rsid w:val="00776E51"/>
    <w:rsid w:val="007774B5"/>
    <w:rsid w:val="007774F9"/>
    <w:rsid w:val="0077760F"/>
    <w:rsid w:val="00777BE2"/>
    <w:rsid w:val="00777DFF"/>
    <w:rsid w:val="00777E86"/>
    <w:rsid w:val="00780E8A"/>
    <w:rsid w:val="00781319"/>
    <w:rsid w:val="007813D7"/>
    <w:rsid w:val="0078166D"/>
    <w:rsid w:val="00781F7F"/>
    <w:rsid w:val="00782308"/>
    <w:rsid w:val="00782599"/>
    <w:rsid w:val="0078273B"/>
    <w:rsid w:val="00782AEF"/>
    <w:rsid w:val="00782F00"/>
    <w:rsid w:val="0078305E"/>
    <w:rsid w:val="00783224"/>
    <w:rsid w:val="007836B8"/>
    <w:rsid w:val="007837C4"/>
    <w:rsid w:val="00783984"/>
    <w:rsid w:val="00783A74"/>
    <w:rsid w:val="00783AA4"/>
    <w:rsid w:val="00783EDB"/>
    <w:rsid w:val="00784503"/>
    <w:rsid w:val="00784751"/>
    <w:rsid w:val="00784B46"/>
    <w:rsid w:val="00784CDF"/>
    <w:rsid w:val="00784D80"/>
    <w:rsid w:val="0078504D"/>
    <w:rsid w:val="00785137"/>
    <w:rsid w:val="00785D96"/>
    <w:rsid w:val="00786431"/>
    <w:rsid w:val="0078697E"/>
    <w:rsid w:val="0078715D"/>
    <w:rsid w:val="00787DE9"/>
    <w:rsid w:val="007904C3"/>
    <w:rsid w:val="00790607"/>
    <w:rsid w:val="00791A56"/>
    <w:rsid w:val="007920BB"/>
    <w:rsid w:val="0079213C"/>
    <w:rsid w:val="007924B4"/>
    <w:rsid w:val="00793136"/>
    <w:rsid w:val="007934A2"/>
    <w:rsid w:val="0079362B"/>
    <w:rsid w:val="00793830"/>
    <w:rsid w:val="00793906"/>
    <w:rsid w:val="00793941"/>
    <w:rsid w:val="00793ADE"/>
    <w:rsid w:val="00793AF0"/>
    <w:rsid w:val="00793D6C"/>
    <w:rsid w:val="00793F56"/>
    <w:rsid w:val="00793FE6"/>
    <w:rsid w:val="0079426B"/>
    <w:rsid w:val="0079485A"/>
    <w:rsid w:val="00794BA6"/>
    <w:rsid w:val="00794CAF"/>
    <w:rsid w:val="00794CFD"/>
    <w:rsid w:val="00794F16"/>
    <w:rsid w:val="0079504A"/>
    <w:rsid w:val="0079507A"/>
    <w:rsid w:val="007958B4"/>
    <w:rsid w:val="00795F6F"/>
    <w:rsid w:val="00796697"/>
    <w:rsid w:val="00796947"/>
    <w:rsid w:val="00796C8C"/>
    <w:rsid w:val="00796D04"/>
    <w:rsid w:val="00796E8E"/>
    <w:rsid w:val="00796F7E"/>
    <w:rsid w:val="00797955"/>
    <w:rsid w:val="00797CA7"/>
    <w:rsid w:val="007A0056"/>
    <w:rsid w:val="007A0F27"/>
    <w:rsid w:val="007A10FE"/>
    <w:rsid w:val="007A11DE"/>
    <w:rsid w:val="007A1581"/>
    <w:rsid w:val="007A1792"/>
    <w:rsid w:val="007A1BDD"/>
    <w:rsid w:val="007A24B5"/>
    <w:rsid w:val="007A2C3E"/>
    <w:rsid w:val="007A2C51"/>
    <w:rsid w:val="007A2EB4"/>
    <w:rsid w:val="007A334D"/>
    <w:rsid w:val="007A3517"/>
    <w:rsid w:val="007A3B37"/>
    <w:rsid w:val="007A40E1"/>
    <w:rsid w:val="007A42DC"/>
    <w:rsid w:val="007A4C9F"/>
    <w:rsid w:val="007A4D89"/>
    <w:rsid w:val="007A5749"/>
    <w:rsid w:val="007A5A61"/>
    <w:rsid w:val="007A5CAD"/>
    <w:rsid w:val="007A5DB2"/>
    <w:rsid w:val="007A5FA7"/>
    <w:rsid w:val="007A62FE"/>
    <w:rsid w:val="007A6401"/>
    <w:rsid w:val="007A67ED"/>
    <w:rsid w:val="007A6D1E"/>
    <w:rsid w:val="007A73FD"/>
    <w:rsid w:val="007A75ED"/>
    <w:rsid w:val="007A7645"/>
    <w:rsid w:val="007B015D"/>
    <w:rsid w:val="007B01FE"/>
    <w:rsid w:val="007B04C1"/>
    <w:rsid w:val="007B05D1"/>
    <w:rsid w:val="007B0611"/>
    <w:rsid w:val="007B0663"/>
    <w:rsid w:val="007B0DAE"/>
    <w:rsid w:val="007B1049"/>
    <w:rsid w:val="007B1303"/>
    <w:rsid w:val="007B1309"/>
    <w:rsid w:val="007B13AD"/>
    <w:rsid w:val="007B168F"/>
    <w:rsid w:val="007B214D"/>
    <w:rsid w:val="007B2209"/>
    <w:rsid w:val="007B236C"/>
    <w:rsid w:val="007B2772"/>
    <w:rsid w:val="007B2883"/>
    <w:rsid w:val="007B2CB3"/>
    <w:rsid w:val="007B2FE7"/>
    <w:rsid w:val="007B3252"/>
    <w:rsid w:val="007B3DB7"/>
    <w:rsid w:val="007B3E82"/>
    <w:rsid w:val="007B3F74"/>
    <w:rsid w:val="007B434D"/>
    <w:rsid w:val="007B5AD1"/>
    <w:rsid w:val="007B5B30"/>
    <w:rsid w:val="007B5CFF"/>
    <w:rsid w:val="007B638D"/>
    <w:rsid w:val="007B68AD"/>
    <w:rsid w:val="007B74DB"/>
    <w:rsid w:val="007B7F00"/>
    <w:rsid w:val="007B7F39"/>
    <w:rsid w:val="007C0218"/>
    <w:rsid w:val="007C0754"/>
    <w:rsid w:val="007C0A53"/>
    <w:rsid w:val="007C0F20"/>
    <w:rsid w:val="007C1531"/>
    <w:rsid w:val="007C1621"/>
    <w:rsid w:val="007C1FD5"/>
    <w:rsid w:val="007C2327"/>
    <w:rsid w:val="007C24AB"/>
    <w:rsid w:val="007C2740"/>
    <w:rsid w:val="007C29A2"/>
    <w:rsid w:val="007C2EA3"/>
    <w:rsid w:val="007C30DF"/>
    <w:rsid w:val="007C382E"/>
    <w:rsid w:val="007C3855"/>
    <w:rsid w:val="007C38ED"/>
    <w:rsid w:val="007C3FD0"/>
    <w:rsid w:val="007C41AE"/>
    <w:rsid w:val="007C4214"/>
    <w:rsid w:val="007C5186"/>
    <w:rsid w:val="007C5856"/>
    <w:rsid w:val="007C5C28"/>
    <w:rsid w:val="007C5C68"/>
    <w:rsid w:val="007C6232"/>
    <w:rsid w:val="007C6978"/>
    <w:rsid w:val="007C6C70"/>
    <w:rsid w:val="007C6DB6"/>
    <w:rsid w:val="007C74DF"/>
    <w:rsid w:val="007C782D"/>
    <w:rsid w:val="007C7DCF"/>
    <w:rsid w:val="007C7E4B"/>
    <w:rsid w:val="007D0065"/>
    <w:rsid w:val="007D03FA"/>
    <w:rsid w:val="007D0422"/>
    <w:rsid w:val="007D0961"/>
    <w:rsid w:val="007D0DD3"/>
    <w:rsid w:val="007D0F93"/>
    <w:rsid w:val="007D1836"/>
    <w:rsid w:val="007D1A6E"/>
    <w:rsid w:val="007D1CA9"/>
    <w:rsid w:val="007D2093"/>
    <w:rsid w:val="007D2834"/>
    <w:rsid w:val="007D2956"/>
    <w:rsid w:val="007D36E1"/>
    <w:rsid w:val="007D3B1B"/>
    <w:rsid w:val="007D3D2D"/>
    <w:rsid w:val="007D417B"/>
    <w:rsid w:val="007D4852"/>
    <w:rsid w:val="007D4B64"/>
    <w:rsid w:val="007D4EE8"/>
    <w:rsid w:val="007D4FBC"/>
    <w:rsid w:val="007D5035"/>
    <w:rsid w:val="007D587A"/>
    <w:rsid w:val="007D5C05"/>
    <w:rsid w:val="007D5C6E"/>
    <w:rsid w:val="007D6037"/>
    <w:rsid w:val="007D6A3F"/>
    <w:rsid w:val="007D6E13"/>
    <w:rsid w:val="007D6F54"/>
    <w:rsid w:val="007D73F3"/>
    <w:rsid w:val="007E0530"/>
    <w:rsid w:val="007E0971"/>
    <w:rsid w:val="007E0B37"/>
    <w:rsid w:val="007E0D89"/>
    <w:rsid w:val="007E0F4B"/>
    <w:rsid w:val="007E1047"/>
    <w:rsid w:val="007E13AE"/>
    <w:rsid w:val="007E17B5"/>
    <w:rsid w:val="007E1DB2"/>
    <w:rsid w:val="007E22BB"/>
    <w:rsid w:val="007E2360"/>
    <w:rsid w:val="007E256B"/>
    <w:rsid w:val="007E2C8C"/>
    <w:rsid w:val="007E2EC8"/>
    <w:rsid w:val="007E31E8"/>
    <w:rsid w:val="007E3BFB"/>
    <w:rsid w:val="007E3DAF"/>
    <w:rsid w:val="007E3E35"/>
    <w:rsid w:val="007E40D8"/>
    <w:rsid w:val="007E513E"/>
    <w:rsid w:val="007E58CD"/>
    <w:rsid w:val="007E5FBD"/>
    <w:rsid w:val="007E6490"/>
    <w:rsid w:val="007E69CC"/>
    <w:rsid w:val="007E6FB5"/>
    <w:rsid w:val="007E748E"/>
    <w:rsid w:val="007F036F"/>
    <w:rsid w:val="007F06EE"/>
    <w:rsid w:val="007F0A65"/>
    <w:rsid w:val="007F198E"/>
    <w:rsid w:val="007F1A66"/>
    <w:rsid w:val="007F2772"/>
    <w:rsid w:val="007F3350"/>
    <w:rsid w:val="007F34C9"/>
    <w:rsid w:val="007F385F"/>
    <w:rsid w:val="007F38C1"/>
    <w:rsid w:val="007F3B28"/>
    <w:rsid w:val="007F45AD"/>
    <w:rsid w:val="007F4731"/>
    <w:rsid w:val="007F48AB"/>
    <w:rsid w:val="007F4D09"/>
    <w:rsid w:val="007F4DF8"/>
    <w:rsid w:val="007F55BC"/>
    <w:rsid w:val="007F57FF"/>
    <w:rsid w:val="007F5859"/>
    <w:rsid w:val="007F591F"/>
    <w:rsid w:val="007F5A2C"/>
    <w:rsid w:val="007F5BC8"/>
    <w:rsid w:val="007F5BFE"/>
    <w:rsid w:val="007F5F6C"/>
    <w:rsid w:val="007F60F3"/>
    <w:rsid w:val="007F6435"/>
    <w:rsid w:val="007F69E7"/>
    <w:rsid w:val="007F6A1D"/>
    <w:rsid w:val="007F6D09"/>
    <w:rsid w:val="007F6E4B"/>
    <w:rsid w:val="007F7022"/>
    <w:rsid w:val="007F7470"/>
    <w:rsid w:val="007F77E6"/>
    <w:rsid w:val="007F7B0C"/>
    <w:rsid w:val="007F7DAB"/>
    <w:rsid w:val="00800412"/>
    <w:rsid w:val="0080059E"/>
    <w:rsid w:val="00800854"/>
    <w:rsid w:val="00800927"/>
    <w:rsid w:val="0080117F"/>
    <w:rsid w:val="00801A39"/>
    <w:rsid w:val="00801A7A"/>
    <w:rsid w:val="00801E64"/>
    <w:rsid w:val="00801ECD"/>
    <w:rsid w:val="00802614"/>
    <w:rsid w:val="00802785"/>
    <w:rsid w:val="00802DBD"/>
    <w:rsid w:val="00802F69"/>
    <w:rsid w:val="008037B3"/>
    <w:rsid w:val="008038C8"/>
    <w:rsid w:val="00803919"/>
    <w:rsid w:val="00803F3A"/>
    <w:rsid w:val="00804014"/>
    <w:rsid w:val="00804789"/>
    <w:rsid w:val="00804841"/>
    <w:rsid w:val="00804931"/>
    <w:rsid w:val="008051B2"/>
    <w:rsid w:val="008052C5"/>
    <w:rsid w:val="00805409"/>
    <w:rsid w:val="008056FA"/>
    <w:rsid w:val="008058F7"/>
    <w:rsid w:val="0080683E"/>
    <w:rsid w:val="00806883"/>
    <w:rsid w:val="00807516"/>
    <w:rsid w:val="008078ED"/>
    <w:rsid w:val="00807E1B"/>
    <w:rsid w:val="00807EFC"/>
    <w:rsid w:val="00810219"/>
    <w:rsid w:val="00810272"/>
    <w:rsid w:val="008104FC"/>
    <w:rsid w:val="00810702"/>
    <w:rsid w:val="00810974"/>
    <w:rsid w:val="00810CCD"/>
    <w:rsid w:val="00810D5E"/>
    <w:rsid w:val="00811A4C"/>
    <w:rsid w:val="00811A5C"/>
    <w:rsid w:val="00811E7D"/>
    <w:rsid w:val="00811EB0"/>
    <w:rsid w:val="008127F1"/>
    <w:rsid w:val="00812AD1"/>
    <w:rsid w:val="00813282"/>
    <w:rsid w:val="008135AD"/>
    <w:rsid w:val="00813667"/>
    <w:rsid w:val="00813807"/>
    <w:rsid w:val="00813CC7"/>
    <w:rsid w:val="00813E01"/>
    <w:rsid w:val="00813E06"/>
    <w:rsid w:val="0081438B"/>
    <w:rsid w:val="0081442B"/>
    <w:rsid w:val="00814776"/>
    <w:rsid w:val="00814C4B"/>
    <w:rsid w:val="00814E4A"/>
    <w:rsid w:val="008155E9"/>
    <w:rsid w:val="00815C97"/>
    <w:rsid w:val="0081725A"/>
    <w:rsid w:val="0081784B"/>
    <w:rsid w:val="00820061"/>
    <w:rsid w:val="008201A5"/>
    <w:rsid w:val="008205A3"/>
    <w:rsid w:val="008205A7"/>
    <w:rsid w:val="00820A64"/>
    <w:rsid w:val="00820B21"/>
    <w:rsid w:val="00820B92"/>
    <w:rsid w:val="00820BAC"/>
    <w:rsid w:val="00820DA4"/>
    <w:rsid w:val="008215F4"/>
    <w:rsid w:val="00821828"/>
    <w:rsid w:val="00821CC5"/>
    <w:rsid w:val="00822A78"/>
    <w:rsid w:val="00822E9B"/>
    <w:rsid w:val="00823027"/>
    <w:rsid w:val="008234B7"/>
    <w:rsid w:val="008236EE"/>
    <w:rsid w:val="0082377D"/>
    <w:rsid w:val="00823EF4"/>
    <w:rsid w:val="00824636"/>
    <w:rsid w:val="00824A56"/>
    <w:rsid w:val="00824A70"/>
    <w:rsid w:val="00824BE1"/>
    <w:rsid w:val="00825529"/>
    <w:rsid w:val="00825968"/>
    <w:rsid w:val="00825B6D"/>
    <w:rsid w:val="00825BBC"/>
    <w:rsid w:val="00825CBD"/>
    <w:rsid w:val="00825E1F"/>
    <w:rsid w:val="0082627B"/>
    <w:rsid w:val="008262A6"/>
    <w:rsid w:val="00826922"/>
    <w:rsid w:val="0082693F"/>
    <w:rsid w:val="00826AC7"/>
    <w:rsid w:val="00826BDB"/>
    <w:rsid w:val="00826CA1"/>
    <w:rsid w:val="008271E0"/>
    <w:rsid w:val="008279E2"/>
    <w:rsid w:val="00827B27"/>
    <w:rsid w:val="00827F9C"/>
    <w:rsid w:val="0083043E"/>
    <w:rsid w:val="00830F78"/>
    <w:rsid w:val="008314CA"/>
    <w:rsid w:val="00831A3F"/>
    <w:rsid w:val="00831D66"/>
    <w:rsid w:val="00831D69"/>
    <w:rsid w:val="00832172"/>
    <w:rsid w:val="00832394"/>
    <w:rsid w:val="00832473"/>
    <w:rsid w:val="00832969"/>
    <w:rsid w:val="00832C42"/>
    <w:rsid w:val="00832C84"/>
    <w:rsid w:val="008330A0"/>
    <w:rsid w:val="00833166"/>
    <w:rsid w:val="0083319A"/>
    <w:rsid w:val="00833264"/>
    <w:rsid w:val="00833B80"/>
    <w:rsid w:val="008341B9"/>
    <w:rsid w:val="00834A75"/>
    <w:rsid w:val="008353C5"/>
    <w:rsid w:val="00835A9A"/>
    <w:rsid w:val="00835C5B"/>
    <w:rsid w:val="00835FFD"/>
    <w:rsid w:val="0083612A"/>
    <w:rsid w:val="00836A3B"/>
    <w:rsid w:val="00837ADC"/>
    <w:rsid w:val="0084013B"/>
    <w:rsid w:val="0084021D"/>
    <w:rsid w:val="008403EA"/>
    <w:rsid w:val="008404AC"/>
    <w:rsid w:val="00840599"/>
    <w:rsid w:val="00840EEA"/>
    <w:rsid w:val="0084162D"/>
    <w:rsid w:val="0084269F"/>
    <w:rsid w:val="008426B0"/>
    <w:rsid w:val="008429F9"/>
    <w:rsid w:val="00842B83"/>
    <w:rsid w:val="00842BAC"/>
    <w:rsid w:val="00842BB5"/>
    <w:rsid w:val="00843253"/>
    <w:rsid w:val="00843C2F"/>
    <w:rsid w:val="00843E1D"/>
    <w:rsid w:val="008440D2"/>
    <w:rsid w:val="00844594"/>
    <w:rsid w:val="00844ADA"/>
    <w:rsid w:val="00844CB3"/>
    <w:rsid w:val="0084596F"/>
    <w:rsid w:val="00845C16"/>
    <w:rsid w:val="008463E0"/>
    <w:rsid w:val="00846A96"/>
    <w:rsid w:val="00846B57"/>
    <w:rsid w:val="00846E05"/>
    <w:rsid w:val="00846FB5"/>
    <w:rsid w:val="0084728B"/>
    <w:rsid w:val="00847C75"/>
    <w:rsid w:val="00847CB1"/>
    <w:rsid w:val="00847E74"/>
    <w:rsid w:val="00847F51"/>
    <w:rsid w:val="0085054F"/>
    <w:rsid w:val="0085064D"/>
    <w:rsid w:val="00850857"/>
    <w:rsid w:val="00852674"/>
    <w:rsid w:val="00853001"/>
    <w:rsid w:val="00853406"/>
    <w:rsid w:val="00853423"/>
    <w:rsid w:val="00853732"/>
    <w:rsid w:val="008544BB"/>
    <w:rsid w:val="008548A6"/>
    <w:rsid w:val="008548D6"/>
    <w:rsid w:val="00854DB2"/>
    <w:rsid w:val="008553B6"/>
    <w:rsid w:val="008555EF"/>
    <w:rsid w:val="00855E20"/>
    <w:rsid w:val="0085623C"/>
    <w:rsid w:val="0085645C"/>
    <w:rsid w:val="0085659A"/>
    <w:rsid w:val="00856648"/>
    <w:rsid w:val="00856C90"/>
    <w:rsid w:val="00856D5C"/>
    <w:rsid w:val="00856FAE"/>
    <w:rsid w:val="008574E4"/>
    <w:rsid w:val="008576BB"/>
    <w:rsid w:val="008577A7"/>
    <w:rsid w:val="0085782D"/>
    <w:rsid w:val="0086047E"/>
    <w:rsid w:val="0086049E"/>
    <w:rsid w:val="008605CC"/>
    <w:rsid w:val="00860994"/>
    <w:rsid w:val="00860E00"/>
    <w:rsid w:val="0086111B"/>
    <w:rsid w:val="0086131A"/>
    <w:rsid w:val="00861CBC"/>
    <w:rsid w:val="00861F35"/>
    <w:rsid w:val="00862018"/>
    <w:rsid w:val="008620C0"/>
    <w:rsid w:val="00862106"/>
    <w:rsid w:val="0086224D"/>
    <w:rsid w:val="00862B7E"/>
    <w:rsid w:val="00863216"/>
    <w:rsid w:val="0086356A"/>
    <w:rsid w:val="00863695"/>
    <w:rsid w:val="00863814"/>
    <w:rsid w:val="00863D3B"/>
    <w:rsid w:val="00863E40"/>
    <w:rsid w:val="00863FAC"/>
    <w:rsid w:val="008640D1"/>
    <w:rsid w:val="0086495E"/>
    <w:rsid w:val="00864AA4"/>
    <w:rsid w:val="00864F30"/>
    <w:rsid w:val="00865302"/>
    <w:rsid w:val="00866093"/>
    <w:rsid w:val="008661E2"/>
    <w:rsid w:val="008661EF"/>
    <w:rsid w:val="008662BF"/>
    <w:rsid w:val="00866AA3"/>
    <w:rsid w:val="00866BEF"/>
    <w:rsid w:val="00866C14"/>
    <w:rsid w:val="0086701F"/>
    <w:rsid w:val="008670B8"/>
    <w:rsid w:val="00867F45"/>
    <w:rsid w:val="008707E2"/>
    <w:rsid w:val="00870803"/>
    <w:rsid w:val="008708E8"/>
    <w:rsid w:val="008709E1"/>
    <w:rsid w:val="00871234"/>
    <w:rsid w:val="008713AD"/>
    <w:rsid w:val="008715C0"/>
    <w:rsid w:val="00871827"/>
    <w:rsid w:val="00871AA6"/>
    <w:rsid w:val="00871F34"/>
    <w:rsid w:val="008721DB"/>
    <w:rsid w:val="00872325"/>
    <w:rsid w:val="0087265B"/>
    <w:rsid w:val="00874169"/>
    <w:rsid w:val="00874A1E"/>
    <w:rsid w:val="00874E90"/>
    <w:rsid w:val="00875BF9"/>
    <w:rsid w:val="00875FD4"/>
    <w:rsid w:val="0087602D"/>
    <w:rsid w:val="0087666E"/>
    <w:rsid w:val="0087718A"/>
    <w:rsid w:val="00877425"/>
    <w:rsid w:val="008777B1"/>
    <w:rsid w:val="00877E85"/>
    <w:rsid w:val="008800F7"/>
    <w:rsid w:val="00880226"/>
    <w:rsid w:val="00881055"/>
    <w:rsid w:val="00881B30"/>
    <w:rsid w:val="00881B4A"/>
    <w:rsid w:val="00881F47"/>
    <w:rsid w:val="00882D15"/>
    <w:rsid w:val="00882E29"/>
    <w:rsid w:val="008832AE"/>
    <w:rsid w:val="008832EF"/>
    <w:rsid w:val="008836C5"/>
    <w:rsid w:val="00885020"/>
    <w:rsid w:val="008857C5"/>
    <w:rsid w:val="00885C45"/>
    <w:rsid w:val="00886395"/>
    <w:rsid w:val="00887512"/>
    <w:rsid w:val="008877B6"/>
    <w:rsid w:val="00887D11"/>
    <w:rsid w:val="00887EF1"/>
    <w:rsid w:val="008904CC"/>
    <w:rsid w:val="00890D8E"/>
    <w:rsid w:val="00890E96"/>
    <w:rsid w:val="00891200"/>
    <w:rsid w:val="00891520"/>
    <w:rsid w:val="00891566"/>
    <w:rsid w:val="0089193F"/>
    <w:rsid w:val="0089197A"/>
    <w:rsid w:val="00892F7E"/>
    <w:rsid w:val="008931A0"/>
    <w:rsid w:val="00893404"/>
    <w:rsid w:val="00893886"/>
    <w:rsid w:val="00893D79"/>
    <w:rsid w:val="00894599"/>
    <w:rsid w:val="008945E3"/>
    <w:rsid w:val="008947D4"/>
    <w:rsid w:val="00894E49"/>
    <w:rsid w:val="00894F6F"/>
    <w:rsid w:val="008953D1"/>
    <w:rsid w:val="00895DA2"/>
    <w:rsid w:val="00896B20"/>
    <w:rsid w:val="008970BF"/>
    <w:rsid w:val="00897614"/>
    <w:rsid w:val="00897885"/>
    <w:rsid w:val="00897BD3"/>
    <w:rsid w:val="00897C44"/>
    <w:rsid w:val="008A0850"/>
    <w:rsid w:val="008A08B5"/>
    <w:rsid w:val="008A0A30"/>
    <w:rsid w:val="008A0AE9"/>
    <w:rsid w:val="008A0C87"/>
    <w:rsid w:val="008A0D95"/>
    <w:rsid w:val="008A0F7C"/>
    <w:rsid w:val="008A0F8E"/>
    <w:rsid w:val="008A1414"/>
    <w:rsid w:val="008A1593"/>
    <w:rsid w:val="008A1904"/>
    <w:rsid w:val="008A205F"/>
    <w:rsid w:val="008A2137"/>
    <w:rsid w:val="008A21BF"/>
    <w:rsid w:val="008A234E"/>
    <w:rsid w:val="008A2840"/>
    <w:rsid w:val="008A29E5"/>
    <w:rsid w:val="008A2B14"/>
    <w:rsid w:val="008A2C32"/>
    <w:rsid w:val="008A33EC"/>
    <w:rsid w:val="008A3B37"/>
    <w:rsid w:val="008A3D25"/>
    <w:rsid w:val="008A3D34"/>
    <w:rsid w:val="008A42F9"/>
    <w:rsid w:val="008A4842"/>
    <w:rsid w:val="008A50A3"/>
    <w:rsid w:val="008A51A2"/>
    <w:rsid w:val="008A5306"/>
    <w:rsid w:val="008A55DB"/>
    <w:rsid w:val="008A69AA"/>
    <w:rsid w:val="008A71E9"/>
    <w:rsid w:val="008A7274"/>
    <w:rsid w:val="008A7319"/>
    <w:rsid w:val="008A74AD"/>
    <w:rsid w:val="008A772C"/>
    <w:rsid w:val="008A7786"/>
    <w:rsid w:val="008A7833"/>
    <w:rsid w:val="008A7B71"/>
    <w:rsid w:val="008B066E"/>
    <w:rsid w:val="008B089A"/>
    <w:rsid w:val="008B10D4"/>
    <w:rsid w:val="008B146C"/>
    <w:rsid w:val="008B1528"/>
    <w:rsid w:val="008B1846"/>
    <w:rsid w:val="008B2027"/>
    <w:rsid w:val="008B29B9"/>
    <w:rsid w:val="008B2AD0"/>
    <w:rsid w:val="008B3297"/>
    <w:rsid w:val="008B33A0"/>
    <w:rsid w:val="008B3925"/>
    <w:rsid w:val="008B3CCF"/>
    <w:rsid w:val="008B4186"/>
    <w:rsid w:val="008B419C"/>
    <w:rsid w:val="008B4BD0"/>
    <w:rsid w:val="008B5529"/>
    <w:rsid w:val="008B596A"/>
    <w:rsid w:val="008B60C7"/>
    <w:rsid w:val="008B62A7"/>
    <w:rsid w:val="008B64FC"/>
    <w:rsid w:val="008B680E"/>
    <w:rsid w:val="008B683E"/>
    <w:rsid w:val="008B6980"/>
    <w:rsid w:val="008B6D43"/>
    <w:rsid w:val="008B6F36"/>
    <w:rsid w:val="008B7173"/>
    <w:rsid w:val="008B7AE3"/>
    <w:rsid w:val="008C002B"/>
    <w:rsid w:val="008C0067"/>
    <w:rsid w:val="008C0923"/>
    <w:rsid w:val="008C0996"/>
    <w:rsid w:val="008C0AD0"/>
    <w:rsid w:val="008C1A11"/>
    <w:rsid w:val="008C1B3A"/>
    <w:rsid w:val="008C1E23"/>
    <w:rsid w:val="008C1F59"/>
    <w:rsid w:val="008C2152"/>
    <w:rsid w:val="008C2689"/>
    <w:rsid w:val="008C275D"/>
    <w:rsid w:val="008C28D1"/>
    <w:rsid w:val="008C2D91"/>
    <w:rsid w:val="008C35B6"/>
    <w:rsid w:val="008C38FC"/>
    <w:rsid w:val="008C44B3"/>
    <w:rsid w:val="008C4513"/>
    <w:rsid w:val="008C4F18"/>
    <w:rsid w:val="008C52DC"/>
    <w:rsid w:val="008C5372"/>
    <w:rsid w:val="008C5614"/>
    <w:rsid w:val="008C5705"/>
    <w:rsid w:val="008C5BAD"/>
    <w:rsid w:val="008C5CAF"/>
    <w:rsid w:val="008C5E83"/>
    <w:rsid w:val="008C6010"/>
    <w:rsid w:val="008C60D7"/>
    <w:rsid w:val="008C6B47"/>
    <w:rsid w:val="008C6FEA"/>
    <w:rsid w:val="008C702B"/>
    <w:rsid w:val="008C717F"/>
    <w:rsid w:val="008C734D"/>
    <w:rsid w:val="008C7EDA"/>
    <w:rsid w:val="008D013F"/>
    <w:rsid w:val="008D0219"/>
    <w:rsid w:val="008D028A"/>
    <w:rsid w:val="008D0E02"/>
    <w:rsid w:val="008D19D3"/>
    <w:rsid w:val="008D2578"/>
    <w:rsid w:val="008D26F0"/>
    <w:rsid w:val="008D28CC"/>
    <w:rsid w:val="008D2AE5"/>
    <w:rsid w:val="008D2B92"/>
    <w:rsid w:val="008D3397"/>
    <w:rsid w:val="008D49F0"/>
    <w:rsid w:val="008D519A"/>
    <w:rsid w:val="008D5580"/>
    <w:rsid w:val="008D5740"/>
    <w:rsid w:val="008D5ADF"/>
    <w:rsid w:val="008D5C20"/>
    <w:rsid w:val="008D5F0F"/>
    <w:rsid w:val="008D6514"/>
    <w:rsid w:val="008D65CF"/>
    <w:rsid w:val="008D6898"/>
    <w:rsid w:val="008D6B60"/>
    <w:rsid w:val="008D6B7B"/>
    <w:rsid w:val="008D6E37"/>
    <w:rsid w:val="008D7112"/>
    <w:rsid w:val="008D76AF"/>
    <w:rsid w:val="008D7778"/>
    <w:rsid w:val="008D7BFE"/>
    <w:rsid w:val="008D7E9A"/>
    <w:rsid w:val="008E0108"/>
    <w:rsid w:val="008E042B"/>
    <w:rsid w:val="008E09AE"/>
    <w:rsid w:val="008E0AC6"/>
    <w:rsid w:val="008E0F3E"/>
    <w:rsid w:val="008E1E4E"/>
    <w:rsid w:val="008E1EB3"/>
    <w:rsid w:val="008E2195"/>
    <w:rsid w:val="008E21DC"/>
    <w:rsid w:val="008E2639"/>
    <w:rsid w:val="008E2B28"/>
    <w:rsid w:val="008E2DA5"/>
    <w:rsid w:val="008E2F99"/>
    <w:rsid w:val="008E3338"/>
    <w:rsid w:val="008E36FB"/>
    <w:rsid w:val="008E3844"/>
    <w:rsid w:val="008E3D39"/>
    <w:rsid w:val="008E4139"/>
    <w:rsid w:val="008E4975"/>
    <w:rsid w:val="008E4F67"/>
    <w:rsid w:val="008E52B1"/>
    <w:rsid w:val="008E5337"/>
    <w:rsid w:val="008E5EBA"/>
    <w:rsid w:val="008E5F08"/>
    <w:rsid w:val="008E619C"/>
    <w:rsid w:val="008E68EB"/>
    <w:rsid w:val="008E7062"/>
    <w:rsid w:val="008E7459"/>
    <w:rsid w:val="008F0180"/>
    <w:rsid w:val="008F0207"/>
    <w:rsid w:val="008F04C5"/>
    <w:rsid w:val="008F0831"/>
    <w:rsid w:val="008F0FCD"/>
    <w:rsid w:val="008F1087"/>
    <w:rsid w:val="008F10FA"/>
    <w:rsid w:val="008F1417"/>
    <w:rsid w:val="008F1DCF"/>
    <w:rsid w:val="008F1F4D"/>
    <w:rsid w:val="008F2261"/>
    <w:rsid w:val="008F249F"/>
    <w:rsid w:val="008F2575"/>
    <w:rsid w:val="008F25D8"/>
    <w:rsid w:val="008F26E3"/>
    <w:rsid w:val="008F2AC7"/>
    <w:rsid w:val="008F3541"/>
    <w:rsid w:val="008F3637"/>
    <w:rsid w:val="008F3777"/>
    <w:rsid w:val="008F3B07"/>
    <w:rsid w:val="008F3EEF"/>
    <w:rsid w:val="008F3FDD"/>
    <w:rsid w:val="008F4480"/>
    <w:rsid w:val="008F45DD"/>
    <w:rsid w:val="008F4EE7"/>
    <w:rsid w:val="008F542A"/>
    <w:rsid w:val="008F54CE"/>
    <w:rsid w:val="008F59E1"/>
    <w:rsid w:val="008F5B39"/>
    <w:rsid w:val="008F6FC6"/>
    <w:rsid w:val="008F7780"/>
    <w:rsid w:val="008F7AAA"/>
    <w:rsid w:val="008F7AD7"/>
    <w:rsid w:val="008F7C01"/>
    <w:rsid w:val="008F7EBE"/>
    <w:rsid w:val="008F7FF8"/>
    <w:rsid w:val="009006D8"/>
    <w:rsid w:val="00900709"/>
    <w:rsid w:val="0090077F"/>
    <w:rsid w:val="00900D96"/>
    <w:rsid w:val="00901857"/>
    <w:rsid w:val="00901C09"/>
    <w:rsid w:val="0090205C"/>
    <w:rsid w:val="0090271F"/>
    <w:rsid w:val="00902872"/>
    <w:rsid w:val="00902DC1"/>
    <w:rsid w:val="00903DE2"/>
    <w:rsid w:val="00903E47"/>
    <w:rsid w:val="00903FE6"/>
    <w:rsid w:val="00904282"/>
    <w:rsid w:val="009045DF"/>
    <w:rsid w:val="00904940"/>
    <w:rsid w:val="00904B49"/>
    <w:rsid w:val="00904DAA"/>
    <w:rsid w:val="00904DE4"/>
    <w:rsid w:val="009054CB"/>
    <w:rsid w:val="00905C0A"/>
    <w:rsid w:val="00905C61"/>
    <w:rsid w:val="00905F54"/>
    <w:rsid w:val="009066B8"/>
    <w:rsid w:val="00906799"/>
    <w:rsid w:val="00906AFD"/>
    <w:rsid w:val="00906E44"/>
    <w:rsid w:val="00906FAA"/>
    <w:rsid w:val="00907930"/>
    <w:rsid w:val="0091072F"/>
    <w:rsid w:val="009119A4"/>
    <w:rsid w:val="00911A45"/>
    <w:rsid w:val="00911E93"/>
    <w:rsid w:val="00912195"/>
    <w:rsid w:val="009132AE"/>
    <w:rsid w:val="0091393A"/>
    <w:rsid w:val="00913E6E"/>
    <w:rsid w:val="009144E7"/>
    <w:rsid w:val="0091484E"/>
    <w:rsid w:val="00914C56"/>
    <w:rsid w:val="00914E6E"/>
    <w:rsid w:val="00915A32"/>
    <w:rsid w:val="00915BAA"/>
    <w:rsid w:val="00916C45"/>
    <w:rsid w:val="00916E3D"/>
    <w:rsid w:val="00916FF8"/>
    <w:rsid w:val="009176C5"/>
    <w:rsid w:val="009176DB"/>
    <w:rsid w:val="00917D8E"/>
    <w:rsid w:val="00920014"/>
    <w:rsid w:val="009200D1"/>
    <w:rsid w:val="009202D6"/>
    <w:rsid w:val="00920A3C"/>
    <w:rsid w:val="0092120D"/>
    <w:rsid w:val="009216FD"/>
    <w:rsid w:val="00921855"/>
    <w:rsid w:val="0092194C"/>
    <w:rsid w:val="009219DE"/>
    <w:rsid w:val="00921A9B"/>
    <w:rsid w:val="00921FF8"/>
    <w:rsid w:val="00922535"/>
    <w:rsid w:val="0092271D"/>
    <w:rsid w:val="00922AAC"/>
    <w:rsid w:val="00922B70"/>
    <w:rsid w:val="00922DA4"/>
    <w:rsid w:val="009232C1"/>
    <w:rsid w:val="0092364D"/>
    <w:rsid w:val="009236A8"/>
    <w:rsid w:val="00923856"/>
    <w:rsid w:val="00923867"/>
    <w:rsid w:val="009239BB"/>
    <w:rsid w:val="00923D76"/>
    <w:rsid w:val="009241CE"/>
    <w:rsid w:val="009248B2"/>
    <w:rsid w:val="009249A6"/>
    <w:rsid w:val="0092546B"/>
    <w:rsid w:val="009257D0"/>
    <w:rsid w:val="0092593B"/>
    <w:rsid w:val="00925CAD"/>
    <w:rsid w:val="009263F8"/>
    <w:rsid w:val="009266E7"/>
    <w:rsid w:val="0092697E"/>
    <w:rsid w:val="00926E0D"/>
    <w:rsid w:val="00926EA9"/>
    <w:rsid w:val="0092709F"/>
    <w:rsid w:val="00927227"/>
    <w:rsid w:val="0092746E"/>
    <w:rsid w:val="00927C23"/>
    <w:rsid w:val="00927CBC"/>
    <w:rsid w:val="0093008F"/>
    <w:rsid w:val="0093014D"/>
    <w:rsid w:val="00930463"/>
    <w:rsid w:val="00930A31"/>
    <w:rsid w:val="00930D17"/>
    <w:rsid w:val="00930F71"/>
    <w:rsid w:val="00931190"/>
    <w:rsid w:val="0093157F"/>
    <w:rsid w:val="009318B5"/>
    <w:rsid w:val="00931940"/>
    <w:rsid w:val="00931C09"/>
    <w:rsid w:val="0093205C"/>
    <w:rsid w:val="009321D8"/>
    <w:rsid w:val="00932735"/>
    <w:rsid w:val="009328CE"/>
    <w:rsid w:val="009329A6"/>
    <w:rsid w:val="00932AFA"/>
    <w:rsid w:val="00932E3F"/>
    <w:rsid w:val="0093305A"/>
    <w:rsid w:val="009336E4"/>
    <w:rsid w:val="009339EB"/>
    <w:rsid w:val="00933CC5"/>
    <w:rsid w:val="00933CF3"/>
    <w:rsid w:val="00933DC6"/>
    <w:rsid w:val="009340B7"/>
    <w:rsid w:val="009344B5"/>
    <w:rsid w:val="0093515D"/>
    <w:rsid w:val="00935178"/>
    <w:rsid w:val="00935390"/>
    <w:rsid w:val="00935F44"/>
    <w:rsid w:val="00936137"/>
    <w:rsid w:val="0093621D"/>
    <w:rsid w:val="009366A6"/>
    <w:rsid w:val="009369F3"/>
    <w:rsid w:val="00936FCB"/>
    <w:rsid w:val="00937175"/>
    <w:rsid w:val="009372B9"/>
    <w:rsid w:val="009374EA"/>
    <w:rsid w:val="00937974"/>
    <w:rsid w:val="00937D79"/>
    <w:rsid w:val="00937EA1"/>
    <w:rsid w:val="00940376"/>
    <w:rsid w:val="009405EC"/>
    <w:rsid w:val="00940614"/>
    <w:rsid w:val="00940752"/>
    <w:rsid w:val="009408BD"/>
    <w:rsid w:val="00940D99"/>
    <w:rsid w:val="009416FF"/>
    <w:rsid w:val="0094182A"/>
    <w:rsid w:val="009428DD"/>
    <w:rsid w:val="00942992"/>
    <w:rsid w:val="00942B15"/>
    <w:rsid w:val="00942BE2"/>
    <w:rsid w:val="009430FC"/>
    <w:rsid w:val="00943314"/>
    <w:rsid w:val="00943486"/>
    <w:rsid w:val="00943BB7"/>
    <w:rsid w:val="00944345"/>
    <w:rsid w:val="009449AA"/>
    <w:rsid w:val="00944B0C"/>
    <w:rsid w:val="009455BF"/>
    <w:rsid w:val="00945735"/>
    <w:rsid w:val="0094598D"/>
    <w:rsid w:val="009459A8"/>
    <w:rsid w:val="0094684D"/>
    <w:rsid w:val="00946C13"/>
    <w:rsid w:val="00946DBE"/>
    <w:rsid w:val="009473F5"/>
    <w:rsid w:val="0094754A"/>
    <w:rsid w:val="00947A08"/>
    <w:rsid w:val="00950358"/>
    <w:rsid w:val="0095040E"/>
    <w:rsid w:val="00950A3A"/>
    <w:rsid w:val="00950B46"/>
    <w:rsid w:val="00951035"/>
    <w:rsid w:val="009511AD"/>
    <w:rsid w:val="00951258"/>
    <w:rsid w:val="00951E3A"/>
    <w:rsid w:val="00951FEF"/>
    <w:rsid w:val="0095242D"/>
    <w:rsid w:val="00952AF2"/>
    <w:rsid w:val="00953647"/>
    <w:rsid w:val="00954703"/>
    <w:rsid w:val="009547D7"/>
    <w:rsid w:val="00954AE9"/>
    <w:rsid w:val="00954B49"/>
    <w:rsid w:val="00954C21"/>
    <w:rsid w:val="00954FDA"/>
    <w:rsid w:val="00955299"/>
    <w:rsid w:val="00955A03"/>
    <w:rsid w:val="00956012"/>
    <w:rsid w:val="00956020"/>
    <w:rsid w:val="0095603E"/>
    <w:rsid w:val="00956654"/>
    <w:rsid w:val="00957425"/>
    <w:rsid w:val="0095745D"/>
    <w:rsid w:val="00957634"/>
    <w:rsid w:val="00957759"/>
    <w:rsid w:val="00957F3D"/>
    <w:rsid w:val="00960086"/>
    <w:rsid w:val="0096029C"/>
    <w:rsid w:val="00960FC7"/>
    <w:rsid w:val="009610BE"/>
    <w:rsid w:val="0096195D"/>
    <w:rsid w:val="00961D84"/>
    <w:rsid w:val="0096212E"/>
    <w:rsid w:val="00962196"/>
    <w:rsid w:val="009621A2"/>
    <w:rsid w:val="009621E2"/>
    <w:rsid w:val="009624FD"/>
    <w:rsid w:val="00962A1A"/>
    <w:rsid w:val="00962F77"/>
    <w:rsid w:val="00963464"/>
    <w:rsid w:val="009634F9"/>
    <w:rsid w:val="00963575"/>
    <w:rsid w:val="0096370D"/>
    <w:rsid w:val="009637E5"/>
    <w:rsid w:val="00964824"/>
    <w:rsid w:val="00964832"/>
    <w:rsid w:val="00964A30"/>
    <w:rsid w:val="00964DB9"/>
    <w:rsid w:val="00964FAC"/>
    <w:rsid w:val="009654D6"/>
    <w:rsid w:val="0096576E"/>
    <w:rsid w:val="00965BDE"/>
    <w:rsid w:val="00965BF1"/>
    <w:rsid w:val="009662F5"/>
    <w:rsid w:val="009663DB"/>
    <w:rsid w:val="00966DE7"/>
    <w:rsid w:val="0096703A"/>
    <w:rsid w:val="00967C8A"/>
    <w:rsid w:val="009704D5"/>
    <w:rsid w:val="00970A43"/>
    <w:rsid w:val="00970AAE"/>
    <w:rsid w:val="009710FA"/>
    <w:rsid w:val="00971538"/>
    <w:rsid w:val="00971AF0"/>
    <w:rsid w:val="00971E35"/>
    <w:rsid w:val="00972274"/>
    <w:rsid w:val="00972807"/>
    <w:rsid w:val="00972A6B"/>
    <w:rsid w:val="00973247"/>
    <w:rsid w:val="0097389A"/>
    <w:rsid w:val="00973FC2"/>
    <w:rsid w:val="0097410A"/>
    <w:rsid w:val="00974395"/>
    <w:rsid w:val="00974636"/>
    <w:rsid w:val="009748CB"/>
    <w:rsid w:val="00974FB0"/>
    <w:rsid w:val="0097540D"/>
    <w:rsid w:val="00976273"/>
    <w:rsid w:val="00976563"/>
    <w:rsid w:val="00976636"/>
    <w:rsid w:val="00977047"/>
    <w:rsid w:val="00977616"/>
    <w:rsid w:val="00977787"/>
    <w:rsid w:val="0097796A"/>
    <w:rsid w:val="00980499"/>
    <w:rsid w:val="00980E10"/>
    <w:rsid w:val="00980E24"/>
    <w:rsid w:val="00980E30"/>
    <w:rsid w:val="009813D2"/>
    <w:rsid w:val="0098209F"/>
    <w:rsid w:val="009822EE"/>
    <w:rsid w:val="00982429"/>
    <w:rsid w:val="00982A44"/>
    <w:rsid w:val="0098360F"/>
    <w:rsid w:val="00983B62"/>
    <w:rsid w:val="009847CA"/>
    <w:rsid w:val="00984F04"/>
    <w:rsid w:val="0098538D"/>
    <w:rsid w:val="00985994"/>
    <w:rsid w:val="00985AE3"/>
    <w:rsid w:val="00985B6D"/>
    <w:rsid w:val="00986EEE"/>
    <w:rsid w:val="00987009"/>
    <w:rsid w:val="009870B1"/>
    <w:rsid w:val="00987788"/>
    <w:rsid w:val="009878DF"/>
    <w:rsid w:val="00987D3F"/>
    <w:rsid w:val="009904CA"/>
    <w:rsid w:val="009909F6"/>
    <w:rsid w:val="00990C4B"/>
    <w:rsid w:val="0099118E"/>
    <w:rsid w:val="0099178A"/>
    <w:rsid w:val="0099183B"/>
    <w:rsid w:val="00991DB0"/>
    <w:rsid w:val="00991ED4"/>
    <w:rsid w:val="009922D8"/>
    <w:rsid w:val="009922FE"/>
    <w:rsid w:val="0099231D"/>
    <w:rsid w:val="00992682"/>
    <w:rsid w:val="00993258"/>
    <w:rsid w:val="009932D3"/>
    <w:rsid w:val="00993448"/>
    <w:rsid w:val="009939EB"/>
    <w:rsid w:val="00993BB1"/>
    <w:rsid w:val="00994481"/>
    <w:rsid w:val="0099462B"/>
    <w:rsid w:val="00994D4C"/>
    <w:rsid w:val="00994EF5"/>
    <w:rsid w:val="009950BA"/>
    <w:rsid w:val="009950ED"/>
    <w:rsid w:val="00995A0A"/>
    <w:rsid w:val="00995A6A"/>
    <w:rsid w:val="00995D7F"/>
    <w:rsid w:val="00995EEA"/>
    <w:rsid w:val="009962D8"/>
    <w:rsid w:val="0099636C"/>
    <w:rsid w:val="00996BDC"/>
    <w:rsid w:val="00997D8A"/>
    <w:rsid w:val="00997DF0"/>
    <w:rsid w:val="00997FCD"/>
    <w:rsid w:val="009A0266"/>
    <w:rsid w:val="009A065E"/>
    <w:rsid w:val="009A0A9C"/>
    <w:rsid w:val="009A0B1C"/>
    <w:rsid w:val="009A0FD5"/>
    <w:rsid w:val="009A10F6"/>
    <w:rsid w:val="009A1519"/>
    <w:rsid w:val="009A1811"/>
    <w:rsid w:val="009A18A5"/>
    <w:rsid w:val="009A1A32"/>
    <w:rsid w:val="009A1F83"/>
    <w:rsid w:val="009A2359"/>
    <w:rsid w:val="009A276D"/>
    <w:rsid w:val="009A2963"/>
    <w:rsid w:val="009A2F5E"/>
    <w:rsid w:val="009A300C"/>
    <w:rsid w:val="009A302C"/>
    <w:rsid w:val="009A34FF"/>
    <w:rsid w:val="009A36DD"/>
    <w:rsid w:val="009A3916"/>
    <w:rsid w:val="009A417B"/>
    <w:rsid w:val="009A46AE"/>
    <w:rsid w:val="009A47D9"/>
    <w:rsid w:val="009A4963"/>
    <w:rsid w:val="009A506A"/>
    <w:rsid w:val="009A50E1"/>
    <w:rsid w:val="009A50FF"/>
    <w:rsid w:val="009A5286"/>
    <w:rsid w:val="009A53CB"/>
    <w:rsid w:val="009A56D7"/>
    <w:rsid w:val="009A6058"/>
    <w:rsid w:val="009A6092"/>
    <w:rsid w:val="009A6683"/>
    <w:rsid w:val="009A6CBD"/>
    <w:rsid w:val="009A6D5E"/>
    <w:rsid w:val="009A6D81"/>
    <w:rsid w:val="009A6FAA"/>
    <w:rsid w:val="009A754E"/>
    <w:rsid w:val="009A7DA3"/>
    <w:rsid w:val="009A7F8B"/>
    <w:rsid w:val="009B042E"/>
    <w:rsid w:val="009B070E"/>
    <w:rsid w:val="009B092B"/>
    <w:rsid w:val="009B0B55"/>
    <w:rsid w:val="009B0B61"/>
    <w:rsid w:val="009B0C0E"/>
    <w:rsid w:val="009B0D53"/>
    <w:rsid w:val="009B0F38"/>
    <w:rsid w:val="009B1459"/>
    <w:rsid w:val="009B1575"/>
    <w:rsid w:val="009B165B"/>
    <w:rsid w:val="009B1941"/>
    <w:rsid w:val="009B1A4F"/>
    <w:rsid w:val="009B1EC6"/>
    <w:rsid w:val="009B2081"/>
    <w:rsid w:val="009B2108"/>
    <w:rsid w:val="009B261C"/>
    <w:rsid w:val="009B2711"/>
    <w:rsid w:val="009B29A3"/>
    <w:rsid w:val="009B2A64"/>
    <w:rsid w:val="009B2E61"/>
    <w:rsid w:val="009B3425"/>
    <w:rsid w:val="009B36B0"/>
    <w:rsid w:val="009B41E2"/>
    <w:rsid w:val="009B4538"/>
    <w:rsid w:val="009B488D"/>
    <w:rsid w:val="009B4CEC"/>
    <w:rsid w:val="009B4E45"/>
    <w:rsid w:val="009B5161"/>
    <w:rsid w:val="009B53E1"/>
    <w:rsid w:val="009B5518"/>
    <w:rsid w:val="009B5AC5"/>
    <w:rsid w:val="009B5FDC"/>
    <w:rsid w:val="009B64BC"/>
    <w:rsid w:val="009B6502"/>
    <w:rsid w:val="009B7032"/>
    <w:rsid w:val="009B75FE"/>
    <w:rsid w:val="009C0718"/>
    <w:rsid w:val="009C08DA"/>
    <w:rsid w:val="009C16FA"/>
    <w:rsid w:val="009C1747"/>
    <w:rsid w:val="009C1D33"/>
    <w:rsid w:val="009C1E18"/>
    <w:rsid w:val="009C1F5E"/>
    <w:rsid w:val="009C1FF2"/>
    <w:rsid w:val="009C2E68"/>
    <w:rsid w:val="009C2F0F"/>
    <w:rsid w:val="009C3AEF"/>
    <w:rsid w:val="009C3F4F"/>
    <w:rsid w:val="009C4446"/>
    <w:rsid w:val="009C462F"/>
    <w:rsid w:val="009C5133"/>
    <w:rsid w:val="009C529B"/>
    <w:rsid w:val="009C549E"/>
    <w:rsid w:val="009C5507"/>
    <w:rsid w:val="009C589D"/>
    <w:rsid w:val="009C5CC2"/>
    <w:rsid w:val="009C5D48"/>
    <w:rsid w:val="009C6092"/>
    <w:rsid w:val="009C610E"/>
    <w:rsid w:val="009C68A0"/>
    <w:rsid w:val="009C6AC5"/>
    <w:rsid w:val="009C6C7B"/>
    <w:rsid w:val="009C6D6C"/>
    <w:rsid w:val="009C71FD"/>
    <w:rsid w:val="009C721B"/>
    <w:rsid w:val="009C7226"/>
    <w:rsid w:val="009C7314"/>
    <w:rsid w:val="009C7328"/>
    <w:rsid w:val="009C7CF8"/>
    <w:rsid w:val="009C7DAA"/>
    <w:rsid w:val="009C7F1E"/>
    <w:rsid w:val="009D006D"/>
    <w:rsid w:val="009D00B1"/>
    <w:rsid w:val="009D0137"/>
    <w:rsid w:val="009D0E4D"/>
    <w:rsid w:val="009D1251"/>
    <w:rsid w:val="009D1398"/>
    <w:rsid w:val="009D15D0"/>
    <w:rsid w:val="009D180C"/>
    <w:rsid w:val="009D1829"/>
    <w:rsid w:val="009D2073"/>
    <w:rsid w:val="009D22CA"/>
    <w:rsid w:val="009D22F3"/>
    <w:rsid w:val="009D2D8C"/>
    <w:rsid w:val="009D3DEE"/>
    <w:rsid w:val="009D409D"/>
    <w:rsid w:val="009D40B8"/>
    <w:rsid w:val="009D4217"/>
    <w:rsid w:val="009D447F"/>
    <w:rsid w:val="009D508E"/>
    <w:rsid w:val="009D625F"/>
    <w:rsid w:val="009D70E8"/>
    <w:rsid w:val="009D7C8F"/>
    <w:rsid w:val="009D7DDD"/>
    <w:rsid w:val="009E0299"/>
    <w:rsid w:val="009E02B8"/>
    <w:rsid w:val="009E071E"/>
    <w:rsid w:val="009E0A13"/>
    <w:rsid w:val="009E1043"/>
    <w:rsid w:val="009E1389"/>
    <w:rsid w:val="009E1C88"/>
    <w:rsid w:val="009E2403"/>
    <w:rsid w:val="009E279E"/>
    <w:rsid w:val="009E3B3D"/>
    <w:rsid w:val="009E3B53"/>
    <w:rsid w:val="009E3D06"/>
    <w:rsid w:val="009E406C"/>
    <w:rsid w:val="009E5373"/>
    <w:rsid w:val="009E56E8"/>
    <w:rsid w:val="009E5AD4"/>
    <w:rsid w:val="009E5CAF"/>
    <w:rsid w:val="009E6617"/>
    <w:rsid w:val="009E6D26"/>
    <w:rsid w:val="009E70B3"/>
    <w:rsid w:val="009E7174"/>
    <w:rsid w:val="009E7899"/>
    <w:rsid w:val="009E7956"/>
    <w:rsid w:val="009E7F77"/>
    <w:rsid w:val="009F0D94"/>
    <w:rsid w:val="009F226A"/>
    <w:rsid w:val="009F2459"/>
    <w:rsid w:val="009F2A3D"/>
    <w:rsid w:val="009F3056"/>
    <w:rsid w:val="009F332D"/>
    <w:rsid w:val="009F34CB"/>
    <w:rsid w:val="009F34F2"/>
    <w:rsid w:val="009F3EAB"/>
    <w:rsid w:val="009F3EEA"/>
    <w:rsid w:val="009F41DE"/>
    <w:rsid w:val="009F442E"/>
    <w:rsid w:val="009F467C"/>
    <w:rsid w:val="009F4888"/>
    <w:rsid w:val="009F4957"/>
    <w:rsid w:val="009F4FE8"/>
    <w:rsid w:val="009F5106"/>
    <w:rsid w:val="009F525B"/>
    <w:rsid w:val="009F530A"/>
    <w:rsid w:val="009F5918"/>
    <w:rsid w:val="009F5C80"/>
    <w:rsid w:val="009F61D5"/>
    <w:rsid w:val="009F62AB"/>
    <w:rsid w:val="009F64A9"/>
    <w:rsid w:val="009F68FC"/>
    <w:rsid w:val="009F6AEE"/>
    <w:rsid w:val="009F6D6D"/>
    <w:rsid w:val="009F74A9"/>
    <w:rsid w:val="009F74FB"/>
    <w:rsid w:val="009F760A"/>
    <w:rsid w:val="009F7ABC"/>
    <w:rsid w:val="00A00034"/>
    <w:rsid w:val="00A00651"/>
    <w:rsid w:val="00A00A96"/>
    <w:rsid w:val="00A00D44"/>
    <w:rsid w:val="00A00D79"/>
    <w:rsid w:val="00A012A1"/>
    <w:rsid w:val="00A012EE"/>
    <w:rsid w:val="00A01323"/>
    <w:rsid w:val="00A01572"/>
    <w:rsid w:val="00A01EA9"/>
    <w:rsid w:val="00A024CB"/>
    <w:rsid w:val="00A02870"/>
    <w:rsid w:val="00A02ABD"/>
    <w:rsid w:val="00A0316B"/>
    <w:rsid w:val="00A03187"/>
    <w:rsid w:val="00A03637"/>
    <w:rsid w:val="00A03C38"/>
    <w:rsid w:val="00A03FF6"/>
    <w:rsid w:val="00A047BB"/>
    <w:rsid w:val="00A04B43"/>
    <w:rsid w:val="00A05318"/>
    <w:rsid w:val="00A0547C"/>
    <w:rsid w:val="00A057CB"/>
    <w:rsid w:val="00A058BC"/>
    <w:rsid w:val="00A058E3"/>
    <w:rsid w:val="00A05F10"/>
    <w:rsid w:val="00A06415"/>
    <w:rsid w:val="00A0674B"/>
    <w:rsid w:val="00A06AB9"/>
    <w:rsid w:val="00A06FB1"/>
    <w:rsid w:val="00A071B0"/>
    <w:rsid w:val="00A073E0"/>
    <w:rsid w:val="00A07D91"/>
    <w:rsid w:val="00A07F9C"/>
    <w:rsid w:val="00A10132"/>
    <w:rsid w:val="00A10393"/>
    <w:rsid w:val="00A10AD9"/>
    <w:rsid w:val="00A117D2"/>
    <w:rsid w:val="00A119D1"/>
    <w:rsid w:val="00A11E84"/>
    <w:rsid w:val="00A11F3D"/>
    <w:rsid w:val="00A12806"/>
    <w:rsid w:val="00A12C52"/>
    <w:rsid w:val="00A12FBB"/>
    <w:rsid w:val="00A13C35"/>
    <w:rsid w:val="00A13CC3"/>
    <w:rsid w:val="00A13EC4"/>
    <w:rsid w:val="00A1415C"/>
    <w:rsid w:val="00A14B0C"/>
    <w:rsid w:val="00A14CBE"/>
    <w:rsid w:val="00A14D96"/>
    <w:rsid w:val="00A15357"/>
    <w:rsid w:val="00A16631"/>
    <w:rsid w:val="00A166C6"/>
    <w:rsid w:val="00A16BCA"/>
    <w:rsid w:val="00A16BD7"/>
    <w:rsid w:val="00A16E4A"/>
    <w:rsid w:val="00A16FAC"/>
    <w:rsid w:val="00A17629"/>
    <w:rsid w:val="00A17677"/>
    <w:rsid w:val="00A203AF"/>
    <w:rsid w:val="00A206B5"/>
    <w:rsid w:val="00A20A3D"/>
    <w:rsid w:val="00A20F92"/>
    <w:rsid w:val="00A21F7E"/>
    <w:rsid w:val="00A22890"/>
    <w:rsid w:val="00A22AD1"/>
    <w:rsid w:val="00A22E28"/>
    <w:rsid w:val="00A232A9"/>
    <w:rsid w:val="00A249C1"/>
    <w:rsid w:val="00A24BFE"/>
    <w:rsid w:val="00A24E7B"/>
    <w:rsid w:val="00A24EE3"/>
    <w:rsid w:val="00A24F10"/>
    <w:rsid w:val="00A25031"/>
    <w:rsid w:val="00A2539F"/>
    <w:rsid w:val="00A257D8"/>
    <w:rsid w:val="00A25942"/>
    <w:rsid w:val="00A25BCC"/>
    <w:rsid w:val="00A25D10"/>
    <w:rsid w:val="00A2648D"/>
    <w:rsid w:val="00A2696A"/>
    <w:rsid w:val="00A270E1"/>
    <w:rsid w:val="00A27268"/>
    <w:rsid w:val="00A27523"/>
    <w:rsid w:val="00A27963"/>
    <w:rsid w:val="00A27AB3"/>
    <w:rsid w:val="00A27DAE"/>
    <w:rsid w:val="00A27F1C"/>
    <w:rsid w:val="00A27F78"/>
    <w:rsid w:val="00A30140"/>
    <w:rsid w:val="00A30830"/>
    <w:rsid w:val="00A30D47"/>
    <w:rsid w:val="00A3115F"/>
    <w:rsid w:val="00A3171A"/>
    <w:rsid w:val="00A31865"/>
    <w:rsid w:val="00A31F1C"/>
    <w:rsid w:val="00A322BF"/>
    <w:rsid w:val="00A32F0F"/>
    <w:rsid w:val="00A33605"/>
    <w:rsid w:val="00A33746"/>
    <w:rsid w:val="00A33D5E"/>
    <w:rsid w:val="00A33EE1"/>
    <w:rsid w:val="00A33FE3"/>
    <w:rsid w:val="00A33FFD"/>
    <w:rsid w:val="00A340A8"/>
    <w:rsid w:val="00A34F08"/>
    <w:rsid w:val="00A34FAB"/>
    <w:rsid w:val="00A35D6A"/>
    <w:rsid w:val="00A35FB0"/>
    <w:rsid w:val="00A36C4D"/>
    <w:rsid w:val="00A36EDA"/>
    <w:rsid w:val="00A37372"/>
    <w:rsid w:val="00A37AE1"/>
    <w:rsid w:val="00A4018A"/>
    <w:rsid w:val="00A4047D"/>
    <w:rsid w:val="00A4077F"/>
    <w:rsid w:val="00A4087A"/>
    <w:rsid w:val="00A40B22"/>
    <w:rsid w:val="00A40C50"/>
    <w:rsid w:val="00A40F73"/>
    <w:rsid w:val="00A41340"/>
    <w:rsid w:val="00A41594"/>
    <w:rsid w:val="00A42208"/>
    <w:rsid w:val="00A4233E"/>
    <w:rsid w:val="00A42C18"/>
    <w:rsid w:val="00A42C83"/>
    <w:rsid w:val="00A43F28"/>
    <w:rsid w:val="00A447D6"/>
    <w:rsid w:val="00A44BC8"/>
    <w:rsid w:val="00A44D19"/>
    <w:rsid w:val="00A458FD"/>
    <w:rsid w:val="00A45F8C"/>
    <w:rsid w:val="00A46072"/>
    <w:rsid w:val="00A46484"/>
    <w:rsid w:val="00A46533"/>
    <w:rsid w:val="00A46599"/>
    <w:rsid w:val="00A46A8E"/>
    <w:rsid w:val="00A472F8"/>
    <w:rsid w:val="00A47942"/>
    <w:rsid w:val="00A50A0B"/>
    <w:rsid w:val="00A50CE9"/>
    <w:rsid w:val="00A518B7"/>
    <w:rsid w:val="00A51DBE"/>
    <w:rsid w:val="00A51F69"/>
    <w:rsid w:val="00A52849"/>
    <w:rsid w:val="00A52A6A"/>
    <w:rsid w:val="00A52B9A"/>
    <w:rsid w:val="00A52D51"/>
    <w:rsid w:val="00A52FD0"/>
    <w:rsid w:val="00A53059"/>
    <w:rsid w:val="00A530CA"/>
    <w:rsid w:val="00A531DF"/>
    <w:rsid w:val="00A5337B"/>
    <w:rsid w:val="00A533C9"/>
    <w:rsid w:val="00A54244"/>
    <w:rsid w:val="00A542E0"/>
    <w:rsid w:val="00A549AA"/>
    <w:rsid w:val="00A549D7"/>
    <w:rsid w:val="00A54A7B"/>
    <w:rsid w:val="00A54C22"/>
    <w:rsid w:val="00A54C75"/>
    <w:rsid w:val="00A54DA8"/>
    <w:rsid w:val="00A54DBE"/>
    <w:rsid w:val="00A54F91"/>
    <w:rsid w:val="00A55282"/>
    <w:rsid w:val="00A5529E"/>
    <w:rsid w:val="00A5552C"/>
    <w:rsid w:val="00A55562"/>
    <w:rsid w:val="00A55D1C"/>
    <w:rsid w:val="00A561CC"/>
    <w:rsid w:val="00A562EE"/>
    <w:rsid w:val="00A563BF"/>
    <w:rsid w:val="00A565E0"/>
    <w:rsid w:val="00A56940"/>
    <w:rsid w:val="00A56AAF"/>
    <w:rsid w:val="00A56AC3"/>
    <w:rsid w:val="00A57498"/>
    <w:rsid w:val="00A57530"/>
    <w:rsid w:val="00A57A3B"/>
    <w:rsid w:val="00A60062"/>
    <w:rsid w:val="00A60A22"/>
    <w:rsid w:val="00A60E69"/>
    <w:rsid w:val="00A6125B"/>
    <w:rsid w:val="00A6190A"/>
    <w:rsid w:val="00A620F0"/>
    <w:rsid w:val="00A62133"/>
    <w:rsid w:val="00A6216E"/>
    <w:rsid w:val="00A623B1"/>
    <w:rsid w:val="00A62A8E"/>
    <w:rsid w:val="00A632B3"/>
    <w:rsid w:val="00A63A8D"/>
    <w:rsid w:val="00A653B6"/>
    <w:rsid w:val="00A65473"/>
    <w:rsid w:val="00A65774"/>
    <w:rsid w:val="00A65ED6"/>
    <w:rsid w:val="00A6619C"/>
    <w:rsid w:val="00A66400"/>
    <w:rsid w:val="00A66567"/>
    <w:rsid w:val="00A667D1"/>
    <w:rsid w:val="00A66C49"/>
    <w:rsid w:val="00A670D0"/>
    <w:rsid w:val="00A67478"/>
    <w:rsid w:val="00A677B3"/>
    <w:rsid w:val="00A70685"/>
    <w:rsid w:val="00A709A8"/>
    <w:rsid w:val="00A70AFA"/>
    <w:rsid w:val="00A70D95"/>
    <w:rsid w:val="00A71629"/>
    <w:rsid w:val="00A7202B"/>
    <w:rsid w:val="00A72391"/>
    <w:rsid w:val="00A727A7"/>
    <w:rsid w:val="00A72D75"/>
    <w:rsid w:val="00A72EBA"/>
    <w:rsid w:val="00A73103"/>
    <w:rsid w:val="00A738C0"/>
    <w:rsid w:val="00A740DD"/>
    <w:rsid w:val="00A74199"/>
    <w:rsid w:val="00A74795"/>
    <w:rsid w:val="00A74A3F"/>
    <w:rsid w:val="00A74C89"/>
    <w:rsid w:val="00A74E6B"/>
    <w:rsid w:val="00A74F87"/>
    <w:rsid w:val="00A7548C"/>
    <w:rsid w:val="00A756BA"/>
    <w:rsid w:val="00A756D4"/>
    <w:rsid w:val="00A75931"/>
    <w:rsid w:val="00A7617E"/>
    <w:rsid w:val="00A765D8"/>
    <w:rsid w:val="00A76681"/>
    <w:rsid w:val="00A76C8C"/>
    <w:rsid w:val="00A7787C"/>
    <w:rsid w:val="00A77E81"/>
    <w:rsid w:val="00A802DC"/>
    <w:rsid w:val="00A805C9"/>
    <w:rsid w:val="00A809BD"/>
    <w:rsid w:val="00A81066"/>
    <w:rsid w:val="00A814DB"/>
    <w:rsid w:val="00A81B4F"/>
    <w:rsid w:val="00A82103"/>
    <w:rsid w:val="00A82C8F"/>
    <w:rsid w:val="00A82E76"/>
    <w:rsid w:val="00A82F70"/>
    <w:rsid w:val="00A84254"/>
    <w:rsid w:val="00A845D4"/>
    <w:rsid w:val="00A849AD"/>
    <w:rsid w:val="00A84C5A"/>
    <w:rsid w:val="00A84E0D"/>
    <w:rsid w:val="00A8532D"/>
    <w:rsid w:val="00A855F2"/>
    <w:rsid w:val="00A8574C"/>
    <w:rsid w:val="00A85CD7"/>
    <w:rsid w:val="00A85DD1"/>
    <w:rsid w:val="00A85DD8"/>
    <w:rsid w:val="00A868C7"/>
    <w:rsid w:val="00A86EA4"/>
    <w:rsid w:val="00A8713D"/>
    <w:rsid w:val="00A87325"/>
    <w:rsid w:val="00A873EC"/>
    <w:rsid w:val="00A873F1"/>
    <w:rsid w:val="00A87527"/>
    <w:rsid w:val="00A877A5"/>
    <w:rsid w:val="00A9025F"/>
    <w:rsid w:val="00A9044B"/>
    <w:rsid w:val="00A90537"/>
    <w:rsid w:val="00A905FE"/>
    <w:rsid w:val="00A91317"/>
    <w:rsid w:val="00A913BD"/>
    <w:rsid w:val="00A916AC"/>
    <w:rsid w:val="00A91B97"/>
    <w:rsid w:val="00A922BB"/>
    <w:rsid w:val="00A925C3"/>
    <w:rsid w:val="00A929D3"/>
    <w:rsid w:val="00A933B7"/>
    <w:rsid w:val="00A93606"/>
    <w:rsid w:val="00A93C6A"/>
    <w:rsid w:val="00A93C77"/>
    <w:rsid w:val="00A94445"/>
    <w:rsid w:val="00A94453"/>
    <w:rsid w:val="00A94479"/>
    <w:rsid w:val="00A94C10"/>
    <w:rsid w:val="00A94C36"/>
    <w:rsid w:val="00A94E02"/>
    <w:rsid w:val="00A94FE6"/>
    <w:rsid w:val="00A950BA"/>
    <w:rsid w:val="00A950C8"/>
    <w:rsid w:val="00A95B85"/>
    <w:rsid w:val="00A961BF"/>
    <w:rsid w:val="00A964D8"/>
    <w:rsid w:val="00A974B2"/>
    <w:rsid w:val="00A97DA4"/>
    <w:rsid w:val="00AA0026"/>
    <w:rsid w:val="00AA0469"/>
    <w:rsid w:val="00AA054C"/>
    <w:rsid w:val="00AA0C44"/>
    <w:rsid w:val="00AA116E"/>
    <w:rsid w:val="00AA1216"/>
    <w:rsid w:val="00AA1469"/>
    <w:rsid w:val="00AA14E1"/>
    <w:rsid w:val="00AA1CA5"/>
    <w:rsid w:val="00AA1D89"/>
    <w:rsid w:val="00AA2109"/>
    <w:rsid w:val="00AA28E7"/>
    <w:rsid w:val="00AA2F39"/>
    <w:rsid w:val="00AA3815"/>
    <w:rsid w:val="00AA4078"/>
    <w:rsid w:val="00AA4682"/>
    <w:rsid w:val="00AA498B"/>
    <w:rsid w:val="00AA4F9D"/>
    <w:rsid w:val="00AA5419"/>
    <w:rsid w:val="00AA5BBF"/>
    <w:rsid w:val="00AA5F8F"/>
    <w:rsid w:val="00AA6589"/>
    <w:rsid w:val="00AA678E"/>
    <w:rsid w:val="00AA6C28"/>
    <w:rsid w:val="00AA6E78"/>
    <w:rsid w:val="00AA74C6"/>
    <w:rsid w:val="00AA7B48"/>
    <w:rsid w:val="00AA7F46"/>
    <w:rsid w:val="00AB039E"/>
    <w:rsid w:val="00AB0A20"/>
    <w:rsid w:val="00AB0DDE"/>
    <w:rsid w:val="00AB149F"/>
    <w:rsid w:val="00AB1803"/>
    <w:rsid w:val="00AB1E94"/>
    <w:rsid w:val="00AB25A7"/>
    <w:rsid w:val="00AB2762"/>
    <w:rsid w:val="00AB2B04"/>
    <w:rsid w:val="00AB2ECE"/>
    <w:rsid w:val="00AB348F"/>
    <w:rsid w:val="00AB349A"/>
    <w:rsid w:val="00AB3683"/>
    <w:rsid w:val="00AB370F"/>
    <w:rsid w:val="00AB396F"/>
    <w:rsid w:val="00AB39B3"/>
    <w:rsid w:val="00AB42DD"/>
    <w:rsid w:val="00AB42FB"/>
    <w:rsid w:val="00AB48AB"/>
    <w:rsid w:val="00AB54CF"/>
    <w:rsid w:val="00AB5B21"/>
    <w:rsid w:val="00AB5C05"/>
    <w:rsid w:val="00AB5E82"/>
    <w:rsid w:val="00AB5F44"/>
    <w:rsid w:val="00AB5FBA"/>
    <w:rsid w:val="00AB7494"/>
    <w:rsid w:val="00AB7505"/>
    <w:rsid w:val="00AB77AA"/>
    <w:rsid w:val="00AB77B0"/>
    <w:rsid w:val="00AB7844"/>
    <w:rsid w:val="00AB7A01"/>
    <w:rsid w:val="00AC0426"/>
    <w:rsid w:val="00AC05FE"/>
    <w:rsid w:val="00AC0674"/>
    <w:rsid w:val="00AC06A1"/>
    <w:rsid w:val="00AC07A3"/>
    <w:rsid w:val="00AC08DB"/>
    <w:rsid w:val="00AC1709"/>
    <w:rsid w:val="00AC22BF"/>
    <w:rsid w:val="00AC242B"/>
    <w:rsid w:val="00AC2B6E"/>
    <w:rsid w:val="00AC2FAA"/>
    <w:rsid w:val="00AC31CA"/>
    <w:rsid w:val="00AC4358"/>
    <w:rsid w:val="00AC473E"/>
    <w:rsid w:val="00AC48A0"/>
    <w:rsid w:val="00AC53BC"/>
    <w:rsid w:val="00AC5981"/>
    <w:rsid w:val="00AC5B74"/>
    <w:rsid w:val="00AC5BC6"/>
    <w:rsid w:val="00AC5F75"/>
    <w:rsid w:val="00AC642B"/>
    <w:rsid w:val="00AC642E"/>
    <w:rsid w:val="00AC6568"/>
    <w:rsid w:val="00AC743C"/>
    <w:rsid w:val="00AC748B"/>
    <w:rsid w:val="00AC74B1"/>
    <w:rsid w:val="00AC7862"/>
    <w:rsid w:val="00AC7A12"/>
    <w:rsid w:val="00AD0337"/>
    <w:rsid w:val="00AD0561"/>
    <w:rsid w:val="00AD0714"/>
    <w:rsid w:val="00AD0845"/>
    <w:rsid w:val="00AD11F4"/>
    <w:rsid w:val="00AD1220"/>
    <w:rsid w:val="00AD1B28"/>
    <w:rsid w:val="00AD203D"/>
    <w:rsid w:val="00AD2904"/>
    <w:rsid w:val="00AD3A30"/>
    <w:rsid w:val="00AD3DAE"/>
    <w:rsid w:val="00AD3DBA"/>
    <w:rsid w:val="00AD3EB0"/>
    <w:rsid w:val="00AD40C9"/>
    <w:rsid w:val="00AD4B2C"/>
    <w:rsid w:val="00AD4F07"/>
    <w:rsid w:val="00AD6056"/>
    <w:rsid w:val="00AD65B2"/>
    <w:rsid w:val="00AD69C8"/>
    <w:rsid w:val="00AD6F2C"/>
    <w:rsid w:val="00AD711B"/>
    <w:rsid w:val="00AD72B9"/>
    <w:rsid w:val="00AD78E8"/>
    <w:rsid w:val="00AD7A76"/>
    <w:rsid w:val="00AE016F"/>
    <w:rsid w:val="00AE022A"/>
    <w:rsid w:val="00AE02E7"/>
    <w:rsid w:val="00AE07DD"/>
    <w:rsid w:val="00AE11F2"/>
    <w:rsid w:val="00AE1AAF"/>
    <w:rsid w:val="00AE2103"/>
    <w:rsid w:val="00AE2184"/>
    <w:rsid w:val="00AE235C"/>
    <w:rsid w:val="00AE26A5"/>
    <w:rsid w:val="00AE3030"/>
    <w:rsid w:val="00AE321A"/>
    <w:rsid w:val="00AE3BCE"/>
    <w:rsid w:val="00AE3C8E"/>
    <w:rsid w:val="00AE3C8F"/>
    <w:rsid w:val="00AE40ED"/>
    <w:rsid w:val="00AE4117"/>
    <w:rsid w:val="00AE41B3"/>
    <w:rsid w:val="00AE47FE"/>
    <w:rsid w:val="00AE484F"/>
    <w:rsid w:val="00AE487C"/>
    <w:rsid w:val="00AE4EB2"/>
    <w:rsid w:val="00AE4FBD"/>
    <w:rsid w:val="00AE53B9"/>
    <w:rsid w:val="00AE5425"/>
    <w:rsid w:val="00AE558F"/>
    <w:rsid w:val="00AE56FB"/>
    <w:rsid w:val="00AE5ECB"/>
    <w:rsid w:val="00AE620C"/>
    <w:rsid w:val="00AE68FD"/>
    <w:rsid w:val="00AE6920"/>
    <w:rsid w:val="00AE6D4D"/>
    <w:rsid w:val="00AE75A4"/>
    <w:rsid w:val="00AE794D"/>
    <w:rsid w:val="00AF01F8"/>
    <w:rsid w:val="00AF06A9"/>
    <w:rsid w:val="00AF08CF"/>
    <w:rsid w:val="00AF0AB4"/>
    <w:rsid w:val="00AF1113"/>
    <w:rsid w:val="00AF15A1"/>
    <w:rsid w:val="00AF161F"/>
    <w:rsid w:val="00AF16E7"/>
    <w:rsid w:val="00AF1FA6"/>
    <w:rsid w:val="00AF274A"/>
    <w:rsid w:val="00AF2C35"/>
    <w:rsid w:val="00AF2C88"/>
    <w:rsid w:val="00AF3347"/>
    <w:rsid w:val="00AF3464"/>
    <w:rsid w:val="00AF36BE"/>
    <w:rsid w:val="00AF390B"/>
    <w:rsid w:val="00AF3D03"/>
    <w:rsid w:val="00AF3D16"/>
    <w:rsid w:val="00AF3F45"/>
    <w:rsid w:val="00AF4247"/>
    <w:rsid w:val="00AF4877"/>
    <w:rsid w:val="00AF487C"/>
    <w:rsid w:val="00AF5155"/>
    <w:rsid w:val="00AF51A4"/>
    <w:rsid w:val="00AF5828"/>
    <w:rsid w:val="00AF6931"/>
    <w:rsid w:val="00AF698E"/>
    <w:rsid w:val="00AF69D4"/>
    <w:rsid w:val="00AF6D0E"/>
    <w:rsid w:val="00AF6D8E"/>
    <w:rsid w:val="00AF6E68"/>
    <w:rsid w:val="00AF6E6D"/>
    <w:rsid w:val="00AF7B61"/>
    <w:rsid w:val="00AF7E78"/>
    <w:rsid w:val="00B00400"/>
    <w:rsid w:val="00B00D22"/>
    <w:rsid w:val="00B00F14"/>
    <w:rsid w:val="00B00F7E"/>
    <w:rsid w:val="00B01B1A"/>
    <w:rsid w:val="00B01DD9"/>
    <w:rsid w:val="00B01ECA"/>
    <w:rsid w:val="00B0240C"/>
    <w:rsid w:val="00B02D8E"/>
    <w:rsid w:val="00B02E8F"/>
    <w:rsid w:val="00B02FA9"/>
    <w:rsid w:val="00B035D9"/>
    <w:rsid w:val="00B03A62"/>
    <w:rsid w:val="00B04BD7"/>
    <w:rsid w:val="00B05468"/>
    <w:rsid w:val="00B05500"/>
    <w:rsid w:val="00B060B0"/>
    <w:rsid w:val="00B06657"/>
    <w:rsid w:val="00B069B9"/>
    <w:rsid w:val="00B06A05"/>
    <w:rsid w:val="00B06C3E"/>
    <w:rsid w:val="00B06FB5"/>
    <w:rsid w:val="00B07080"/>
    <w:rsid w:val="00B0738E"/>
    <w:rsid w:val="00B073A3"/>
    <w:rsid w:val="00B074A1"/>
    <w:rsid w:val="00B074C8"/>
    <w:rsid w:val="00B07B1E"/>
    <w:rsid w:val="00B107E9"/>
    <w:rsid w:val="00B10806"/>
    <w:rsid w:val="00B1092B"/>
    <w:rsid w:val="00B10B9A"/>
    <w:rsid w:val="00B10D14"/>
    <w:rsid w:val="00B111AC"/>
    <w:rsid w:val="00B11244"/>
    <w:rsid w:val="00B11387"/>
    <w:rsid w:val="00B118E7"/>
    <w:rsid w:val="00B11BB0"/>
    <w:rsid w:val="00B11C41"/>
    <w:rsid w:val="00B11D8F"/>
    <w:rsid w:val="00B12134"/>
    <w:rsid w:val="00B12632"/>
    <w:rsid w:val="00B12762"/>
    <w:rsid w:val="00B12814"/>
    <w:rsid w:val="00B12A44"/>
    <w:rsid w:val="00B13059"/>
    <w:rsid w:val="00B13623"/>
    <w:rsid w:val="00B13665"/>
    <w:rsid w:val="00B13BC3"/>
    <w:rsid w:val="00B140C9"/>
    <w:rsid w:val="00B1413D"/>
    <w:rsid w:val="00B14335"/>
    <w:rsid w:val="00B14522"/>
    <w:rsid w:val="00B148E7"/>
    <w:rsid w:val="00B150DA"/>
    <w:rsid w:val="00B1547D"/>
    <w:rsid w:val="00B15C53"/>
    <w:rsid w:val="00B160E7"/>
    <w:rsid w:val="00B16935"/>
    <w:rsid w:val="00B1714D"/>
    <w:rsid w:val="00B17658"/>
    <w:rsid w:val="00B20618"/>
    <w:rsid w:val="00B20749"/>
    <w:rsid w:val="00B209CD"/>
    <w:rsid w:val="00B20DD3"/>
    <w:rsid w:val="00B21062"/>
    <w:rsid w:val="00B21434"/>
    <w:rsid w:val="00B21A15"/>
    <w:rsid w:val="00B21B4F"/>
    <w:rsid w:val="00B220D6"/>
    <w:rsid w:val="00B2225A"/>
    <w:rsid w:val="00B226AB"/>
    <w:rsid w:val="00B22E13"/>
    <w:rsid w:val="00B237C8"/>
    <w:rsid w:val="00B239CC"/>
    <w:rsid w:val="00B239CF"/>
    <w:rsid w:val="00B24286"/>
    <w:rsid w:val="00B242F3"/>
    <w:rsid w:val="00B24A92"/>
    <w:rsid w:val="00B24CD0"/>
    <w:rsid w:val="00B24DF2"/>
    <w:rsid w:val="00B24FA9"/>
    <w:rsid w:val="00B2516E"/>
    <w:rsid w:val="00B25352"/>
    <w:rsid w:val="00B2559F"/>
    <w:rsid w:val="00B25A8D"/>
    <w:rsid w:val="00B25DB6"/>
    <w:rsid w:val="00B25E6D"/>
    <w:rsid w:val="00B2600D"/>
    <w:rsid w:val="00B262B6"/>
    <w:rsid w:val="00B26F7C"/>
    <w:rsid w:val="00B270B4"/>
    <w:rsid w:val="00B277B2"/>
    <w:rsid w:val="00B308DA"/>
    <w:rsid w:val="00B3100F"/>
    <w:rsid w:val="00B313E9"/>
    <w:rsid w:val="00B31F05"/>
    <w:rsid w:val="00B31FB8"/>
    <w:rsid w:val="00B322E3"/>
    <w:rsid w:val="00B326F3"/>
    <w:rsid w:val="00B32A91"/>
    <w:rsid w:val="00B32A9C"/>
    <w:rsid w:val="00B3336C"/>
    <w:rsid w:val="00B33614"/>
    <w:rsid w:val="00B33C27"/>
    <w:rsid w:val="00B33DE0"/>
    <w:rsid w:val="00B34C95"/>
    <w:rsid w:val="00B34D49"/>
    <w:rsid w:val="00B34FA2"/>
    <w:rsid w:val="00B34FA3"/>
    <w:rsid w:val="00B35443"/>
    <w:rsid w:val="00B354A0"/>
    <w:rsid w:val="00B35579"/>
    <w:rsid w:val="00B35A64"/>
    <w:rsid w:val="00B35DE8"/>
    <w:rsid w:val="00B35F2C"/>
    <w:rsid w:val="00B36036"/>
    <w:rsid w:val="00B360B8"/>
    <w:rsid w:val="00B361A9"/>
    <w:rsid w:val="00B3667D"/>
    <w:rsid w:val="00B36C7F"/>
    <w:rsid w:val="00B36CAB"/>
    <w:rsid w:val="00B374BB"/>
    <w:rsid w:val="00B37536"/>
    <w:rsid w:val="00B3754C"/>
    <w:rsid w:val="00B3765E"/>
    <w:rsid w:val="00B37F63"/>
    <w:rsid w:val="00B3E95A"/>
    <w:rsid w:val="00B404EB"/>
    <w:rsid w:val="00B40DB6"/>
    <w:rsid w:val="00B413FC"/>
    <w:rsid w:val="00B41570"/>
    <w:rsid w:val="00B41D8C"/>
    <w:rsid w:val="00B42334"/>
    <w:rsid w:val="00B4251E"/>
    <w:rsid w:val="00B4265B"/>
    <w:rsid w:val="00B4307B"/>
    <w:rsid w:val="00B43299"/>
    <w:rsid w:val="00B43A0B"/>
    <w:rsid w:val="00B442D7"/>
    <w:rsid w:val="00B44C93"/>
    <w:rsid w:val="00B44D60"/>
    <w:rsid w:val="00B44EB7"/>
    <w:rsid w:val="00B45514"/>
    <w:rsid w:val="00B465B9"/>
    <w:rsid w:val="00B469F5"/>
    <w:rsid w:val="00B46BA4"/>
    <w:rsid w:val="00B46F36"/>
    <w:rsid w:val="00B4755A"/>
    <w:rsid w:val="00B47CFF"/>
    <w:rsid w:val="00B47E8F"/>
    <w:rsid w:val="00B50498"/>
    <w:rsid w:val="00B50BC8"/>
    <w:rsid w:val="00B51045"/>
    <w:rsid w:val="00B510B9"/>
    <w:rsid w:val="00B5167A"/>
    <w:rsid w:val="00B517AB"/>
    <w:rsid w:val="00B51C65"/>
    <w:rsid w:val="00B51EEC"/>
    <w:rsid w:val="00B520F6"/>
    <w:rsid w:val="00B522EA"/>
    <w:rsid w:val="00B527D1"/>
    <w:rsid w:val="00B52EDC"/>
    <w:rsid w:val="00B52FF6"/>
    <w:rsid w:val="00B53431"/>
    <w:rsid w:val="00B53569"/>
    <w:rsid w:val="00B538FC"/>
    <w:rsid w:val="00B53A77"/>
    <w:rsid w:val="00B53ADF"/>
    <w:rsid w:val="00B54096"/>
    <w:rsid w:val="00B5413C"/>
    <w:rsid w:val="00B54936"/>
    <w:rsid w:val="00B54FCF"/>
    <w:rsid w:val="00B55455"/>
    <w:rsid w:val="00B555B0"/>
    <w:rsid w:val="00B55871"/>
    <w:rsid w:val="00B55A15"/>
    <w:rsid w:val="00B55DA4"/>
    <w:rsid w:val="00B5632B"/>
    <w:rsid w:val="00B5696E"/>
    <w:rsid w:val="00B56C26"/>
    <w:rsid w:val="00B56C2B"/>
    <w:rsid w:val="00B56D24"/>
    <w:rsid w:val="00B5749F"/>
    <w:rsid w:val="00B57747"/>
    <w:rsid w:val="00B57945"/>
    <w:rsid w:val="00B57EE3"/>
    <w:rsid w:val="00B60319"/>
    <w:rsid w:val="00B60A53"/>
    <w:rsid w:val="00B60D03"/>
    <w:rsid w:val="00B60EF1"/>
    <w:rsid w:val="00B61653"/>
    <w:rsid w:val="00B6177B"/>
    <w:rsid w:val="00B61859"/>
    <w:rsid w:val="00B61F17"/>
    <w:rsid w:val="00B61F1B"/>
    <w:rsid w:val="00B61F80"/>
    <w:rsid w:val="00B622C8"/>
    <w:rsid w:val="00B6278D"/>
    <w:rsid w:val="00B62D00"/>
    <w:rsid w:val="00B63459"/>
    <w:rsid w:val="00B63DBF"/>
    <w:rsid w:val="00B643F7"/>
    <w:rsid w:val="00B6463E"/>
    <w:rsid w:val="00B64F42"/>
    <w:rsid w:val="00B651C4"/>
    <w:rsid w:val="00B65534"/>
    <w:rsid w:val="00B6653F"/>
    <w:rsid w:val="00B6668B"/>
    <w:rsid w:val="00B668DC"/>
    <w:rsid w:val="00B674B4"/>
    <w:rsid w:val="00B6795E"/>
    <w:rsid w:val="00B702F2"/>
    <w:rsid w:val="00B708DC"/>
    <w:rsid w:val="00B70918"/>
    <w:rsid w:val="00B70F0F"/>
    <w:rsid w:val="00B71CA0"/>
    <w:rsid w:val="00B720B3"/>
    <w:rsid w:val="00B72A1B"/>
    <w:rsid w:val="00B72F78"/>
    <w:rsid w:val="00B73F3D"/>
    <w:rsid w:val="00B74AE6"/>
    <w:rsid w:val="00B74DCC"/>
    <w:rsid w:val="00B75864"/>
    <w:rsid w:val="00B75F47"/>
    <w:rsid w:val="00B7613F"/>
    <w:rsid w:val="00B7621A"/>
    <w:rsid w:val="00B76395"/>
    <w:rsid w:val="00B76429"/>
    <w:rsid w:val="00B764BC"/>
    <w:rsid w:val="00B76573"/>
    <w:rsid w:val="00B76968"/>
    <w:rsid w:val="00B769B9"/>
    <w:rsid w:val="00B77121"/>
    <w:rsid w:val="00B77432"/>
    <w:rsid w:val="00B77647"/>
    <w:rsid w:val="00B776F9"/>
    <w:rsid w:val="00B777CB"/>
    <w:rsid w:val="00B77C1E"/>
    <w:rsid w:val="00B801D6"/>
    <w:rsid w:val="00B8027E"/>
    <w:rsid w:val="00B80D26"/>
    <w:rsid w:val="00B811DF"/>
    <w:rsid w:val="00B8148B"/>
    <w:rsid w:val="00B817A4"/>
    <w:rsid w:val="00B81927"/>
    <w:rsid w:val="00B81F57"/>
    <w:rsid w:val="00B82649"/>
    <w:rsid w:val="00B82817"/>
    <w:rsid w:val="00B8293E"/>
    <w:rsid w:val="00B82A77"/>
    <w:rsid w:val="00B82C83"/>
    <w:rsid w:val="00B82F1E"/>
    <w:rsid w:val="00B831B7"/>
    <w:rsid w:val="00B8337B"/>
    <w:rsid w:val="00B83C75"/>
    <w:rsid w:val="00B841C2"/>
    <w:rsid w:val="00B84504"/>
    <w:rsid w:val="00B8485E"/>
    <w:rsid w:val="00B84863"/>
    <w:rsid w:val="00B84990"/>
    <w:rsid w:val="00B84C8C"/>
    <w:rsid w:val="00B84CE8"/>
    <w:rsid w:val="00B84F96"/>
    <w:rsid w:val="00B85015"/>
    <w:rsid w:val="00B85520"/>
    <w:rsid w:val="00B856D7"/>
    <w:rsid w:val="00B86BA2"/>
    <w:rsid w:val="00B86BAD"/>
    <w:rsid w:val="00B87374"/>
    <w:rsid w:val="00B87801"/>
    <w:rsid w:val="00B9049A"/>
    <w:rsid w:val="00B905F5"/>
    <w:rsid w:val="00B90881"/>
    <w:rsid w:val="00B90BD3"/>
    <w:rsid w:val="00B90C67"/>
    <w:rsid w:val="00B90E71"/>
    <w:rsid w:val="00B9169D"/>
    <w:rsid w:val="00B91AE8"/>
    <w:rsid w:val="00B922B4"/>
    <w:rsid w:val="00B929A8"/>
    <w:rsid w:val="00B92D97"/>
    <w:rsid w:val="00B92E2A"/>
    <w:rsid w:val="00B9339B"/>
    <w:rsid w:val="00B94768"/>
    <w:rsid w:val="00B95196"/>
    <w:rsid w:val="00B95849"/>
    <w:rsid w:val="00B95878"/>
    <w:rsid w:val="00B95F8D"/>
    <w:rsid w:val="00B963EB"/>
    <w:rsid w:val="00B966B5"/>
    <w:rsid w:val="00B966CA"/>
    <w:rsid w:val="00B96882"/>
    <w:rsid w:val="00B96CF0"/>
    <w:rsid w:val="00B96DC7"/>
    <w:rsid w:val="00B96FE9"/>
    <w:rsid w:val="00B9711B"/>
    <w:rsid w:val="00B97C09"/>
    <w:rsid w:val="00B97C7B"/>
    <w:rsid w:val="00BA00A5"/>
    <w:rsid w:val="00BA0468"/>
    <w:rsid w:val="00BA07D1"/>
    <w:rsid w:val="00BA0913"/>
    <w:rsid w:val="00BA0BB0"/>
    <w:rsid w:val="00BA0BED"/>
    <w:rsid w:val="00BA0FC0"/>
    <w:rsid w:val="00BA16A8"/>
    <w:rsid w:val="00BA17F0"/>
    <w:rsid w:val="00BA1F2D"/>
    <w:rsid w:val="00BA2453"/>
    <w:rsid w:val="00BA2557"/>
    <w:rsid w:val="00BA258E"/>
    <w:rsid w:val="00BA291F"/>
    <w:rsid w:val="00BA2CBD"/>
    <w:rsid w:val="00BA3D8F"/>
    <w:rsid w:val="00BA3DFC"/>
    <w:rsid w:val="00BA4594"/>
    <w:rsid w:val="00BA4B64"/>
    <w:rsid w:val="00BA4E9A"/>
    <w:rsid w:val="00BA4F4B"/>
    <w:rsid w:val="00BA57DD"/>
    <w:rsid w:val="00BA615F"/>
    <w:rsid w:val="00BA70BD"/>
    <w:rsid w:val="00BA7AC6"/>
    <w:rsid w:val="00BA7F89"/>
    <w:rsid w:val="00BB01E3"/>
    <w:rsid w:val="00BB05AB"/>
    <w:rsid w:val="00BB0C6B"/>
    <w:rsid w:val="00BB14F7"/>
    <w:rsid w:val="00BB15A9"/>
    <w:rsid w:val="00BB18FF"/>
    <w:rsid w:val="00BB1BF5"/>
    <w:rsid w:val="00BB1F19"/>
    <w:rsid w:val="00BB217D"/>
    <w:rsid w:val="00BB268E"/>
    <w:rsid w:val="00BB2CA0"/>
    <w:rsid w:val="00BB2FD0"/>
    <w:rsid w:val="00BB3064"/>
    <w:rsid w:val="00BB3066"/>
    <w:rsid w:val="00BB34FD"/>
    <w:rsid w:val="00BB4007"/>
    <w:rsid w:val="00BB4280"/>
    <w:rsid w:val="00BB46A3"/>
    <w:rsid w:val="00BB4991"/>
    <w:rsid w:val="00BB4B51"/>
    <w:rsid w:val="00BB4B69"/>
    <w:rsid w:val="00BB59EF"/>
    <w:rsid w:val="00BB5BC7"/>
    <w:rsid w:val="00BB5C31"/>
    <w:rsid w:val="00BB630D"/>
    <w:rsid w:val="00BB69CF"/>
    <w:rsid w:val="00BB6BFC"/>
    <w:rsid w:val="00BB705D"/>
    <w:rsid w:val="00BC0DCA"/>
    <w:rsid w:val="00BC0FC8"/>
    <w:rsid w:val="00BC117D"/>
    <w:rsid w:val="00BC13C5"/>
    <w:rsid w:val="00BC1CE3"/>
    <w:rsid w:val="00BC2378"/>
    <w:rsid w:val="00BC250E"/>
    <w:rsid w:val="00BC267E"/>
    <w:rsid w:val="00BC2E3B"/>
    <w:rsid w:val="00BC2E53"/>
    <w:rsid w:val="00BC31EB"/>
    <w:rsid w:val="00BC3656"/>
    <w:rsid w:val="00BC36F1"/>
    <w:rsid w:val="00BC39A4"/>
    <w:rsid w:val="00BC3D29"/>
    <w:rsid w:val="00BC40B8"/>
    <w:rsid w:val="00BC4622"/>
    <w:rsid w:val="00BC4885"/>
    <w:rsid w:val="00BC4A01"/>
    <w:rsid w:val="00BC4BFF"/>
    <w:rsid w:val="00BC4D32"/>
    <w:rsid w:val="00BC4F43"/>
    <w:rsid w:val="00BC5925"/>
    <w:rsid w:val="00BC5C77"/>
    <w:rsid w:val="00BC5DF2"/>
    <w:rsid w:val="00BC656D"/>
    <w:rsid w:val="00BC68C2"/>
    <w:rsid w:val="00BC69B8"/>
    <w:rsid w:val="00BC69CB"/>
    <w:rsid w:val="00BC6A0B"/>
    <w:rsid w:val="00BC6C4E"/>
    <w:rsid w:val="00BC6DC0"/>
    <w:rsid w:val="00BC71DF"/>
    <w:rsid w:val="00BC732C"/>
    <w:rsid w:val="00BC76B8"/>
    <w:rsid w:val="00BC7CE4"/>
    <w:rsid w:val="00BC7F61"/>
    <w:rsid w:val="00BD023D"/>
    <w:rsid w:val="00BD0D14"/>
    <w:rsid w:val="00BD1037"/>
    <w:rsid w:val="00BD1096"/>
    <w:rsid w:val="00BD2272"/>
    <w:rsid w:val="00BD2424"/>
    <w:rsid w:val="00BD2BB6"/>
    <w:rsid w:val="00BD31CF"/>
    <w:rsid w:val="00BD3373"/>
    <w:rsid w:val="00BD33E0"/>
    <w:rsid w:val="00BD384D"/>
    <w:rsid w:val="00BD3879"/>
    <w:rsid w:val="00BD3AA3"/>
    <w:rsid w:val="00BD3DB3"/>
    <w:rsid w:val="00BD4089"/>
    <w:rsid w:val="00BD420C"/>
    <w:rsid w:val="00BD44A5"/>
    <w:rsid w:val="00BD44C8"/>
    <w:rsid w:val="00BD4A52"/>
    <w:rsid w:val="00BD5071"/>
    <w:rsid w:val="00BD5996"/>
    <w:rsid w:val="00BD625D"/>
    <w:rsid w:val="00BD63EC"/>
    <w:rsid w:val="00BD6CE0"/>
    <w:rsid w:val="00BD73EB"/>
    <w:rsid w:val="00BD7647"/>
    <w:rsid w:val="00BD76B2"/>
    <w:rsid w:val="00BD76EC"/>
    <w:rsid w:val="00BD790E"/>
    <w:rsid w:val="00BE0127"/>
    <w:rsid w:val="00BE03AA"/>
    <w:rsid w:val="00BE09AE"/>
    <w:rsid w:val="00BE0E5E"/>
    <w:rsid w:val="00BE0FE9"/>
    <w:rsid w:val="00BE162B"/>
    <w:rsid w:val="00BE1686"/>
    <w:rsid w:val="00BE1C95"/>
    <w:rsid w:val="00BE2347"/>
    <w:rsid w:val="00BE23EC"/>
    <w:rsid w:val="00BE2484"/>
    <w:rsid w:val="00BE253F"/>
    <w:rsid w:val="00BE2626"/>
    <w:rsid w:val="00BE268E"/>
    <w:rsid w:val="00BE303C"/>
    <w:rsid w:val="00BE3528"/>
    <w:rsid w:val="00BE3CFB"/>
    <w:rsid w:val="00BE3F65"/>
    <w:rsid w:val="00BE42BB"/>
    <w:rsid w:val="00BE4490"/>
    <w:rsid w:val="00BE4581"/>
    <w:rsid w:val="00BE45E7"/>
    <w:rsid w:val="00BE5500"/>
    <w:rsid w:val="00BE5A29"/>
    <w:rsid w:val="00BE5F56"/>
    <w:rsid w:val="00BE61C1"/>
    <w:rsid w:val="00BE6502"/>
    <w:rsid w:val="00BE665D"/>
    <w:rsid w:val="00BE733E"/>
    <w:rsid w:val="00BE7580"/>
    <w:rsid w:val="00BE782A"/>
    <w:rsid w:val="00BE7D4F"/>
    <w:rsid w:val="00BE7E3C"/>
    <w:rsid w:val="00BE7F69"/>
    <w:rsid w:val="00BF0007"/>
    <w:rsid w:val="00BF08AB"/>
    <w:rsid w:val="00BF0F90"/>
    <w:rsid w:val="00BF1317"/>
    <w:rsid w:val="00BF145A"/>
    <w:rsid w:val="00BF1A74"/>
    <w:rsid w:val="00BF1C8C"/>
    <w:rsid w:val="00BF1FC7"/>
    <w:rsid w:val="00BF2408"/>
    <w:rsid w:val="00BF268F"/>
    <w:rsid w:val="00BF2AFF"/>
    <w:rsid w:val="00BF30E0"/>
    <w:rsid w:val="00BF31DB"/>
    <w:rsid w:val="00BF327C"/>
    <w:rsid w:val="00BF33B3"/>
    <w:rsid w:val="00BF3A50"/>
    <w:rsid w:val="00BF3ABC"/>
    <w:rsid w:val="00BF3DF5"/>
    <w:rsid w:val="00BF3EDC"/>
    <w:rsid w:val="00BF46EA"/>
    <w:rsid w:val="00BF46FA"/>
    <w:rsid w:val="00BF4B1B"/>
    <w:rsid w:val="00BF4B98"/>
    <w:rsid w:val="00BF554F"/>
    <w:rsid w:val="00BF58E4"/>
    <w:rsid w:val="00BF5E9A"/>
    <w:rsid w:val="00BF5F36"/>
    <w:rsid w:val="00BF6C5C"/>
    <w:rsid w:val="00BF6ED9"/>
    <w:rsid w:val="00BF710F"/>
    <w:rsid w:val="00C00065"/>
    <w:rsid w:val="00C00804"/>
    <w:rsid w:val="00C00DB8"/>
    <w:rsid w:val="00C00EB9"/>
    <w:rsid w:val="00C014C0"/>
    <w:rsid w:val="00C014CC"/>
    <w:rsid w:val="00C0171C"/>
    <w:rsid w:val="00C019BD"/>
    <w:rsid w:val="00C01E29"/>
    <w:rsid w:val="00C0229A"/>
    <w:rsid w:val="00C03957"/>
    <w:rsid w:val="00C03DFA"/>
    <w:rsid w:val="00C03EC5"/>
    <w:rsid w:val="00C03F91"/>
    <w:rsid w:val="00C03FEF"/>
    <w:rsid w:val="00C04409"/>
    <w:rsid w:val="00C04451"/>
    <w:rsid w:val="00C04835"/>
    <w:rsid w:val="00C04933"/>
    <w:rsid w:val="00C049E1"/>
    <w:rsid w:val="00C0555B"/>
    <w:rsid w:val="00C06696"/>
    <w:rsid w:val="00C066FD"/>
    <w:rsid w:val="00C069FF"/>
    <w:rsid w:val="00C06F3B"/>
    <w:rsid w:val="00C07A20"/>
    <w:rsid w:val="00C07D6A"/>
    <w:rsid w:val="00C07F28"/>
    <w:rsid w:val="00C103D0"/>
    <w:rsid w:val="00C10624"/>
    <w:rsid w:val="00C10A21"/>
    <w:rsid w:val="00C10AAD"/>
    <w:rsid w:val="00C110E7"/>
    <w:rsid w:val="00C11A55"/>
    <w:rsid w:val="00C11ED3"/>
    <w:rsid w:val="00C11F82"/>
    <w:rsid w:val="00C12040"/>
    <w:rsid w:val="00C12340"/>
    <w:rsid w:val="00C12364"/>
    <w:rsid w:val="00C124E8"/>
    <w:rsid w:val="00C125C1"/>
    <w:rsid w:val="00C125F0"/>
    <w:rsid w:val="00C12694"/>
    <w:rsid w:val="00C1363C"/>
    <w:rsid w:val="00C1371C"/>
    <w:rsid w:val="00C13B2C"/>
    <w:rsid w:val="00C142B0"/>
    <w:rsid w:val="00C15205"/>
    <w:rsid w:val="00C15434"/>
    <w:rsid w:val="00C1587A"/>
    <w:rsid w:val="00C16540"/>
    <w:rsid w:val="00C169AC"/>
    <w:rsid w:val="00C16E6D"/>
    <w:rsid w:val="00C20111"/>
    <w:rsid w:val="00C2037D"/>
    <w:rsid w:val="00C20966"/>
    <w:rsid w:val="00C209C4"/>
    <w:rsid w:val="00C21002"/>
    <w:rsid w:val="00C21130"/>
    <w:rsid w:val="00C2149A"/>
    <w:rsid w:val="00C2174B"/>
    <w:rsid w:val="00C2193B"/>
    <w:rsid w:val="00C21BE9"/>
    <w:rsid w:val="00C21C23"/>
    <w:rsid w:val="00C21EA7"/>
    <w:rsid w:val="00C2211E"/>
    <w:rsid w:val="00C221D3"/>
    <w:rsid w:val="00C23233"/>
    <w:rsid w:val="00C232F5"/>
    <w:rsid w:val="00C237B3"/>
    <w:rsid w:val="00C2402C"/>
    <w:rsid w:val="00C243E8"/>
    <w:rsid w:val="00C2482C"/>
    <w:rsid w:val="00C2513C"/>
    <w:rsid w:val="00C25A4A"/>
    <w:rsid w:val="00C25B88"/>
    <w:rsid w:val="00C25BC4"/>
    <w:rsid w:val="00C25E49"/>
    <w:rsid w:val="00C2623A"/>
    <w:rsid w:val="00C265A9"/>
    <w:rsid w:val="00C26970"/>
    <w:rsid w:val="00C269CB"/>
    <w:rsid w:val="00C26BA4"/>
    <w:rsid w:val="00C274D3"/>
    <w:rsid w:val="00C27C82"/>
    <w:rsid w:val="00C27F80"/>
    <w:rsid w:val="00C3039F"/>
    <w:rsid w:val="00C307A9"/>
    <w:rsid w:val="00C308EA"/>
    <w:rsid w:val="00C30D95"/>
    <w:rsid w:val="00C30E03"/>
    <w:rsid w:val="00C30E0A"/>
    <w:rsid w:val="00C312B5"/>
    <w:rsid w:val="00C319D9"/>
    <w:rsid w:val="00C32155"/>
    <w:rsid w:val="00C3225F"/>
    <w:rsid w:val="00C3232B"/>
    <w:rsid w:val="00C326A1"/>
    <w:rsid w:val="00C328CE"/>
    <w:rsid w:val="00C3295B"/>
    <w:rsid w:val="00C329F9"/>
    <w:rsid w:val="00C32A84"/>
    <w:rsid w:val="00C331DD"/>
    <w:rsid w:val="00C334A6"/>
    <w:rsid w:val="00C334CE"/>
    <w:rsid w:val="00C33B70"/>
    <w:rsid w:val="00C341B8"/>
    <w:rsid w:val="00C341F5"/>
    <w:rsid w:val="00C34217"/>
    <w:rsid w:val="00C344B8"/>
    <w:rsid w:val="00C34DF7"/>
    <w:rsid w:val="00C34F98"/>
    <w:rsid w:val="00C35BF7"/>
    <w:rsid w:val="00C35C02"/>
    <w:rsid w:val="00C366CB"/>
    <w:rsid w:val="00C36837"/>
    <w:rsid w:val="00C368FA"/>
    <w:rsid w:val="00C36B26"/>
    <w:rsid w:val="00C36C18"/>
    <w:rsid w:val="00C36C21"/>
    <w:rsid w:val="00C374C1"/>
    <w:rsid w:val="00C37B8B"/>
    <w:rsid w:val="00C37D62"/>
    <w:rsid w:val="00C37D70"/>
    <w:rsid w:val="00C401E8"/>
    <w:rsid w:val="00C406D5"/>
    <w:rsid w:val="00C40EC4"/>
    <w:rsid w:val="00C410BC"/>
    <w:rsid w:val="00C41135"/>
    <w:rsid w:val="00C4126F"/>
    <w:rsid w:val="00C4151B"/>
    <w:rsid w:val="00C41AE2"/>
    <w:rsid w:val="00C41D42"/>
    <w:rsid w:val="00C41F5F"/>
    <w:rsid w:val="00C421EE"/>
    <w:rsid w:val="00C42687"/>
    <w:rsid w:val="00C42BC2"/>
    <w:rsid w:val="00C42C42"/>
    <w:rsid w:val="00C435B9"/>
    <w:rsid w:val="00C4400F"/>
    <w:rsid w:val="00C44114"/>
    <w:rsid w:val="00C442A3"/>
    <w:rsid w:val="00C4508C"/>
    <w:rsid w:val="00C45551"/>
    <w:rsid w:val="00C45CFB"/>
    <w:rsid w:val="00C45E36"/>
    <w:rsid w:val="00C45F39"/>
    <w:rsid w:val="00C469C4"/>
    <w:rsid w:val="00C469FA"/>
    <w:rsid w:val="00C46C24"/>
    <w:rsid w:val="00C46C9B"/>
    <w:rsid w:val="00C4716B"/>
    <w:rsid w:val="00C4748E"/>
    <w:rsid w:val="00C47525"/>
    <w:rsid w:val="00C47A28"/>
    <w:rsid w:val="00C505B8"/>
    <w:rsid w:val="00C50896"/>
    <w:rsid w:val="00C512CB"/>
    <w:rsid w:val="00C5143F"/>
    <w:rsid w:val="00C5148F"/>
    <w:rsid w:val="00C51838"/>
    <w:rsid w:val="00C51CF0"/>
    <w:rsid w:val="00C520C2"/>
    <w:rsid w:val="00C5239F"/>
    <w:rsid w:val="00C5287E"/>
    <w:rsid w:val="00C52F7B"/>
    <w:rsid w:val="00C537A5"/>
    <w:rsid w:val="00C537B1"/>
    <w:rsid w:val="00C53A19"/>
    <w:rsid w:val="00C53E61"/>
    <w:rsid w:val="00C54257"/>
    <w:rsid w:val="00C542F3"/>
    <w:rsid w:val="00C54569"/>
    <w:rsid w:val="00C5470A"/>
    <w:rsid w:val="00C54922"/>
    <w:rsid w:val="00C54EDA"/>
    <w:rsid w:val="00C55542"/>
    <w:rsid w:val="00C559DE"/>
    <w:rsid w:val="00C55BEF"/>
    <w:rsid w:val="00C55C79"/>
    <w:rsid w:val="00C55DED"/>
    <w:rsid w:val="00C56812"/>
    <w:rsid w:val="00C5684A"/>
    <w:rsid w:val="00C568F4"/>
    <w:rsid w:val="00C56900"/>
    <w:rsid w:val="00C5710C"/>
    <w:rsid w:val="00C573B2"/>
    <w:rsid w:val="00C574C7"/>
    <w:rsid w:val="00C57D69"/>
    <w:rsid w:val="00C60177"/>
    <w:rsid w:val="00C60502"/>
    <w:rsid w:val="00C60C27"/>
    <w:rsid w:val="00C6114C"/>
    <w:rsid w:val="00C61809"/>
    <w:rsid w:val="00C6181D"/>
    <w:rsid w:val="00C61895"/>
    <w:rsid w:val="00C61E66"/>
    <w:rsid w:val="00C62553"/>
    <w:rsid w:val="00C62766"/>
    <w:rsid w:val="00C627E7"/>
    <w:rsid w:val="00C62AE7"/>
    <w:rsid w:val="00C62BBF"/>
    <w:rsid w:val="00C62E2F"/>
    <w:rsid w:val="00C64340"/>
    <w:rsid w:val="00C647AA"/>
    <w:rsid w:val="00C64D3A"/>
    <w:rsid w:val="00C64F58"/>
    <w:rsid w:val="00C65570"/>
    <w:rsid w:val="00C6595C"/>
    <w:rsid w:val="00C65CAD"/>
    <w:rsid w:val="00C65D8D"/>
    <w:rsid w:val="00C65DCB"/>
    <w:rsid w:val="00C662AD"/>
    <w:rsid w:val="00C6684C"/>
    <w:rsid w:val="00C66C31"/>
    <w:rsid w:val="00C66D95"/>
    <w:rsid w:val="00C6709E"/>
    <w:rsid w:val="00C675F0"/>
    <w:rsid w:val="00C678F4"/>
    <w:rsid w:val="00C678FC"/>
    <w:rsid w:val="00C67CE3"/>
    <w:rsid w:val="00C7064A"/>
    <w:rsid w:val="00C70F1E"/>
    <w:rsid w:val="00C710E8"/>
    <w:rsid w:val="00C713F6"/>
    <w:rsid w:val="00C717CC"/>
    <w:rsid w:val="00C71952"/>
    <w:rsid w:val="00C719E8"/>
    <w:rsid w:val="00C71BE6"/>
    <w:rsid w:val="00C72578"/>
    <w:rsid w:val="00C728C5"/>
    <w:rsid w:val="00C72984"/>
    <w:rsid w:val="00C72A92"/>
    <w:rsid w:val="00C72AEA"/>
    <w:rsid w:val="00C72DAA"/>
    <w:rsid w:val="00C73AF5"/>
    <w:rsid w:val="00C73F2E"/>
    <w:rsid w:val="00C740F9"/>
    <w:rsid w:val="00C741E6"/>
    <w:rsid w:val="00C74323"/>
    <w:rsid w:val="00C748F3"/>
    <w:rsid w:val="00C74A9E"/>
    <w:rsid w:val="00C74E64"/>
    <w:rsid w:val="00C753C2"/>
    <w:rsid w:val="00C755F6"/>
    <w:rsid w:val="00C75C19"/>
    <w:rsid w:val="00C76049"/>
    <w:rsid w:val="00C76090"/>
    <w:rsid w:val="00C762B3"/>
    <w:rsid w:val="00C7634E"/>
    <w:rsid w:val="00C766A4"/>
    <w:rsid w:val="00C7672C"/>
    <w:rsid w:val="00C76B84"/>
    <w:rsid w:val="00C76D51"/>
    <w:rsid w:val="00C76DDF"/>
    <w:rsid w:val="00C77612"/>
    <w:rsid w:val="00C7766B"/>
    <w:rsid w:val="00C77818"/>
    <w:rsid w:val="00C7787F"/>
    <w:rsid w:val="00C77AFE"/>
    <w:rsid w:val="00C77B94"/>
    <w:rsid w:val="00C77F67"/>
    <w:rsid w:val="00C80F34"/>
    <w:rsid w:val="00C80FF5"/>
    <w:rsid w:val="00C8101C"/>
    <w:rsid w:val="00C8105E"/>
    <w:rsid w:val="00C8141C"/>
    <w:rsid w:val="00C81812"/>
    <w:rsid w:val="00C81858"/>
    <w:rsid w:val="00C81E30"/>
    <w:rsid w:val="00C82F72"/>
    <w:rsid w:val="00C8300B"/>
    <w:rsid w:val="00C830E1"/>
    <w:rsid w:val="00C832B7"/>
    <w:rsid w:val="00C832E8"/>
    <w:rsid w:val="00C8379C"/>
    <w:rsid w:val="00C838BB"/>
    <w:rsid w:val="00C840C9"/>
    <w:rsid w:val="00C845F1"/>
    <w:rsid w:val="00C849BB"/>
    <w:rsid w:val="00C84B57"/>
    <w:rsid w:val="00C8503A"/>
    <w:rsid w:val="00C8510E"/>
    <w:rsid w:val="00C85145"/>
    <w:rsid w:val="00C85228"/>
    <w:rsid w:val="00C857EE"/>
    <w:rsid w:val="00C85A6A"/>
    <w:rsid w:val="00C85D1A"/>
    <w:rsid w:val="00C85F1E"/>
    <w:rsid w:val="00C85FE6"/>
    <w:rsid w:val="00C864B9"/>
    <w:rsid w:val="00C8692B"/>
    <w:rsid w:val="00C86E3A"/>
    <w:rsid w:val="00C877EC"/>
    <w:rsid w:val="00C87D4E"/>
    <w:rsid w:val="00C87F1F"/>
    <w:rsid w:val="00C904B3"/>
    <w:rsid w:val="00C90540"/>
    <w:rsid w:val="00C90579"/>
    <w:rsid w:val="00C90C0B"/>
    <w:rsid w:val="00C90E3C"/>
    <w:rsid w:val="00C912EE"/>
    <w:rsid w:val="00C918E7"/>
    <w:rsid w:val="00C919D9"/>
    <w:rsid w:val="00C91A15"/>
    <w:rsid w:val="00C91F04"/>
    <w:rsid w:val="00C92038"/>
    <w:rsid w:val="00C920DC"/>
    <w:rsid w:val="00C9228C"/>
    <w:rsid w:val="00C92409"/>
    <w:rsid w:val="00C9256A"/>
    <w:rsid w:val="00C92666"/>
    <w:rsid w:val="00C92C2C"/>
    <w:rsid w:val="00C92D44"/>
    <w:rsid w:val="00C92F2E"/>
    <w:rsid w:val="00C932BC"/>
    <w:rsid w:val="00C93332"/>
    <w:rsid w:val="00C933AC"/>
    <w:rsid w:val="00C93CF5"/>
    <w:rsid w:val="00C93F62"/>
    <w:rsid w:val="00C94624"/>
    <w:rsid w:val="00C9465D"/>
    <w:rsid w:val="00C94A4E"/>
    <w:rsid w:val="00C94BD8"/>
    <w:rsid w:val="00C94C69"/>
    <w:rsid w:val="00C950AD"/>
    <w:rsid w:val="00C95A59"/>
    <w:rsid w:val="00C95E39"/>
    <w:rsid w:val="00C96049"/>
    <w:rsid w:val="00C96088"/>
    <w:rsid w:val="00C961DC"/>
    <w:rsid w:val="00C9679F"/>
    <w:rsid w:val="00C96BD5"/>
    <w:rsid w:val="00C96C25"/>
    <w:rsid w:val="00C96C66"/>
    <w:rsid w:val="00C96FE8"/>
    <w:rsid w:val="00C9713E"/>
    <w:rsid w:val="00C971D3"/>
    <w:rsid w:val="00C9732E"/>
    <w:rsid w:val="00C974DB"/>
    <w:rsid w:val="00C9772A"/>
    <w:rsid w:val="00C97B68"/>
    <w:rsid w:val="00CA0390"/>
    <w:rsid w:val="00CA16EE"/>
    <w:rsid w:val="00CA1CAD"/>
    <w:rsid w:val="00CA262E"/>
    <w:rsid w:val="00CA2AA5"/>
    <w:rsid w:val="00CA2FBC"/>
    <w:rsid w:val="00CA3402"/>
    <w:rsid w:val="00CA3664"/>
    <w:rsid w:val="00CA3A5C"/>
    <w:rsid w:val="00CA3E95"/>
    <w:rsid w:val="00CA4A6F"/>
    <w:rsid w:val="00CA4A8C"/>
    <w:rsid w:val="00CA4C72"/>
    <w:rsid w:val="00CA4DB0"/>
    <w:rsid w:val="00CA5121"/>
    <w:rsid w:val="00CA588A"/>
    <w:rsid w:val="00CA5EB0"/>
    <w:rsid w:val="00CA5F9F"/>
    <w:rsid w:val="00CA61C3"/>
    <w:rsid w:val="00CA628A"/>
    <w:rsid w:val="00CA6695"/>
    <w:rsid w:val="00CA6CD9"/>
    <w:rsid w:val="00CA727B"/>
    <w:rsid w:val="00CA7B74"/>
    <w:rsid w:val="00CA7C91"/>
    <w:rsid w:val="00CB06D0"/>
    <w:rsid w:val="00CB0928"/>
    <w:rsid w:val="00CB0B21"/>
    <w:rsid w:val="00CB0D3E"/>
    <w:rsid w:val="00CB1077"/>
    <w:rsid w:val="00CB12C0"/>
    <w:rsid w:val="00CB18D9"/>
    <w:rsid w:val="00CB1B77"/>
    <w:rsid w:val="00CB203B"/>
    <w:rsid w:val="00CB253A"/>
    <w:rsid w:val="00CB260E"/>
    <w:rsid w:val="00CB28BA"/>
    <w:rsid w:val="00CB2EC2"/>
    <w:rsid w:val="00CB3426"/>
    <w:rsid w:val="00CB3591"/>
    <w:rsid w:val="00CB3EE6"/>
    <w:rsid w:val="00CB41FF"/>
    <w:rsid w:val="00CB43DA"/>
    <w:rsid w:val="00CB445F"/>
    <w:rsid w:val="00CB4738"/>
    <w:rsid w:val="00CB495B"/>
    <w:rsid w:val="00CB4CA5"/>
    <w:rsid w:val="00CB4EDA"/>
    <w:rsid w:val="00CB506F"/>
    <w:rsid w:val="00CB50E6"/>
    <w:rsid w:val="00CB52AB"/>
    <w:rsid w:val="00CB5375"/>
    <w:rsid w:val="00CB53FA"/>
    <w:rsid w:val="00CB54FD"/>
    <w:rsid w:val="00CB561B"/>
    <w:rsid w:val="00CB5747"/>
    <w:rsid w:val="00CB59CC"/>
    <w:rsid w:val="00CB5C1C"/>
    <w:rsid w:val="00CB605D"/>
    <w:rsid w:val="00CB6155"/>
    <w:rsid w:val="00CB637F"/>
    <w:rsid w:val="00CB6863"/>
    <w:rsid w:val="00CB6E09"/>
    <w:rsid w:val="00CB77DF"/>
    <w:rsid w:val="00CB7C37"/>
    <w:rsid w:val="00CB7F1E"/>
    <w:rsid w:val="00CC0A18"/>
    <w:rsid w:val="00CC0C64"/>
    <w:rsid w:val="00CC1393"/>
    <w:rsid w:val="00CC15B1"/>
    <w:rsid w:val="00CC26B4"/>
    <w:rsid w:val="00CC29CB"/>
    <w:rsid w:val="00CC2BEF"/>
    <w:rsid w:val="00CC2D0B"/>
    <w:rsid w:val="00CC2F23"/>
    <w:rsid w:val="00CC3113"/>
    <w:rsid w:val="00CC33FD"/>
    <w:rsid w:val="00CC3A2F"/>
    <w:rsid w:val="00CC3F6C"/>
    <w:rsid w:val="00CC4473"/>
    <w:rsid w:val="00CC4CD8"/>
    <w:rsid w:val="00CC4CFE"/>
    <w:rsid w:val="00CC503D"/>
    <w:rsid w:val="00CC5901"/>
    <w:rsid w:val="00CC5CA7"/>
    <w:rsid w:val="00CC5CBD"/>
    <w:rsid w:val="00CC5F24"/>
    <w:rsid w:val="00CC60AB"/>
    <w:rsid w:val="00CC6772"/>
    <w:rsid w:val="00CC68A4"/>
    <w:rsid w:val="00CC7251"/>
    <w:rsid w:val="00CC7701"/>
    <w:rsid w:val="00CC780C"/>
    <w:rsid w:val="00CC7F61"/>
    <w:rsid w:val="00CD0065"/>
    <w:rsid w:val="00CD011A"/>
    <w:rsid w:val="00CD0165"/>
    <w:rsid w:val="00CD0CFB"/>
    <w:rsid w:val="00CD0D26"/>
    <w:rsid w:val="00CD0F22"/>
    <w:rsid w:val="00CD121E"/>
    <w:rsid w:val="00CD16C3"/>
    <w:rsid w:val="00CD1959"/>
    <w:rsid w:val="00CD1C02"/>
    <w:rsid w:val="00CD2235"/>
    <w:rsid w:val="00CD2796"/>
    <w:rsid w:val="00CD2A10"/>
    <w:rsid w:val="00CD2BC3"/>
    <w:rsid w:val="00CD2C68"/>
    <w:rsid w:val="00CD2C9A"/>
    <w:rsid w:val="00CD308E"/>
    <w:rsid w:val="00CD347F"/>
    <w:rsid w:val="00CD3527"/>
    <w:rsid w:val="00CD365A"/>
    <w:rsid w:val="00CD385F"/>
    <w:rsid w:val="00CD39AD"/>
    <w:rsid w:val="00CD3B45"/>
    <w:rsid w:val="00CD3BA1"/>
    <w:rsid w:val="00CD3D97"/>
    <w:rsid w:val="00CD426D"/>
    <w:rsid w:val="00CD4438"/>
    <w:rsid w:val="00CD48D8"/>
    <w:rsid w:val="00CD4BBC"/>
    <w:rsid w:val="00CD5225"/>
    <w:rsid w:val="00CD52AD"/>
    <w:rsid w:val="00CD5591"/>
    <w:rsid w:val="00CD55AD"/>
    <w:rsid w:val="00CD58AA"/>
    <w:rsid w:val="00CD5BDA"/>
    <w:rsid w:val="00CD5EC4"/>
    <w:rsid w:val="00CD64DC"/>
    <w:rsid w:val="00CD6CB3"/>
    <w:rsid w:val="00CD6E72"/>
    <w:rsid w:val="00CD731C"/>
    <w:rsid w:val="00CD74EC"/>
    <w:rsid w:val="00CD794C"/>
    <w:rsid w:val="00CD7AA4"/>
    <w:rsid w:val="00CD7E7C"/>
    <w:rsid w:val="00CE0009"/>
    <w:rsid w:val="00CE010C"/>
    <w:rsid w:val="00CE0311"/>
    <w:rsid w:val="00CE091D"/>
    <w:rsid w:val="00CE0938"/>
    <w:rsid w:val="00CE0A11"/>
    <w:rsid w:val="00CE0F09"/>
    <w:rsid w:val="00CE10F8"/>
    <w:rsid w:val="00CE151D"/>
    <w:rsid w:val="00CE181F"/>
    <w:rsid w:val="00CE20C2"/>
    <w:rsid w:val="00CE2225"/>
    <w:rsid w:val="00CE233F"/>
    <w:rsid w:val="00CE256F"/>
    <w:rsid w:val="00CE263E"/>
    <w:rsid w:val="00CE2D4B"/>
    <w:rsid w:val="00CE32B7"/>
    <w:rsid w:val="00CE3727"/>
    <w:rsid w:val="00CE3B5E"/>
    <w:rsid w:val="00CE438B"/>
    <w:rsid w:val="00CE4819"/>
    <w:rsid w:val="00CE4851"/>
    <w:rsid w:val="00CE4C38"/>
    <w:rsid w:val="00CE4DB4"/>
    <w:rsid w:val="00CE4E65"/>
    <w:rsid w:val="00CE5212"/>
    <w:rsid w:val="00CE5440"/>
    <w:rsid w:val="00CE58A7"/>
    <w:rsid w:val="00CE65C5"/>
    <w:rsid w:val="00CE6771"/>
    <w:rsid w:val="00CE6C13"/>
    <w:rsid w:val="00CE716F"/>
    <w:rsid w:val="00CE7CA3"/>
    <w:rsid w:val="00CE7EF6"/>
    <w:rsid w:val="00CF0506"/>
    <w:rsid w:val="00CF05D0"/>
    <w:rsid w:val="00CF076E"/>
    <w:rsid w:val="00CF0799"/>
    <w:rsid w:val="00CF0B40"/>
    <w:rsid w:val="00CF0D14"/>
    <w:rsid w:val="00CF0DE0"/>
    <w:rsid w:val="00CF0ECB"/>
    <w:rsid w:val="00CF14A9"/>
    <w:rsid w:val="00CF2017"/>
    <w:rsid w:val="00CF2022"/>
    <w:rsid w:val="00CF225E"/>
    <w:rsid w:val="00CF2C8C"/>
    <w:rsid w:val="00CF31BC"/>
    <w:rsid w:val="00CF325E"/>
    <w:rsid w:val="00CF34E1"/>
    <w:rsid w:val="00CF3894"/>
    <w:rsid w:val="00CF3A84"/>
    <w:rsid w:val="00CF3DA1"/>
    <w:rsid w:val="00CF3E28"/>
    <w:rsid w:val="00CF44F8"/>
    <w:rsid w:val="00CF4680"/>
    <w:rsid w:val="00CF498F"/>
    <w:rsid w:val="00CF4B9D"/>
    <w:rsid w:val="00CF5134"/>
    <w:rsid w:val="00CF5553"/>
    <w:rsid w:val="00CF5C77"/>
    <w:rsid w:val="00CF5FF2"/>
    <w:rsid w:val="00CF684C"/>
    <w:rsid w:val="00CF6E7C"/>
    <w:rsid w:val="00CF7082"/>
    <w:rsid w:val="00CF7592"/>
    <w:rsid w:val="00CF77E4"/>
    <w:rsid w:val="00CF78AE"/>
    <w:rsid w:val="00CF7F78"/>
    <w:rsid w:val="00D004A5"/>
    <w:rsid w:val="00D00863"/>
    <w:rsid w:val="00D00A17"/>
    <w:rsid w:val="00D00FDE"/>
    <w:rsid w:val="00D0162C"/>
    <w:rsid w:val="00D017B2"/>
    <w:rsid w:val="00D024FD"/>
    <w:rsid w:val="00D02668"/>
    <w:rsid w:val="00D03178"/>
    <w:rsid w:val="00D036EA"/>
    <w:rsid w:val="00D0373F"/>
    <w:rsid w:val="00D0414E"/>
    <w:rsid w:val="00D04993"/>
    <w:rsid w:val="00D04A93"/>
    <w:rsid w:val="00D04D9A"/>
    <w:rsid w:val="00D04DFD"/>
    <w:rsid w:val="00D04F1A"/>
    <w:rsid w:val="00D0509D"/>
    <w:rsid w:val="00D0561E"/>
    <w:rsid w:val="00D056B5"/>
    <w:rsid w:val="00D05A1E"/>
    <w:rsid w:val="00D05CF7"/>
    <w:rsid w:val="00D05EFC"/>
    <w:rsid w:val="00D0649C"/>
    <w:rsid w:val="00D06672"/>
    <w:rsid w:val="00D069FB"/>
    <w:rsid w:val="00D07054"/>
    <w:rsid w:val="00D0755C"/>
    <w:rsid w:val="00D076A6"/>
    <w:rsid w:val="00D07712"/>
    <w:rsid w:val="00D07801"/>
    <w:rsid w:val="00D102F4"/>
    <w:rsid w:val="00D108B7"/>
    <w:rsid w:val="00D109D1"/>
    <w:rsid w:val="00D10E1F"/>
    <w:rsid w:val="00D10ED1"/>
    <w:rsid w:val="00D10EF9"/>
    <w:rsid w:val="00D11471"/>
    <w:rsid w:val="00D11589"/>
    <w:rsid w:val="00D11715"/>
    <w:rsid w:val="00D11902"/>
    <w:rsid w:val="00D1276C"/>
    <w:rsid w:val="00D127C7"/>
    <w:rsid w:val="00D12829"/>
    <w:rsid w:val="00D137A0"/>
    <w:rsid w:val="00D13CA7"/>
    <w:rsid w:val="00D13D6D"/>
    <w:rsid w:val="00D1416F"/>
    <w:rsid w:val="00D1417D"/>
    <w:rsid w:val="00D14910"/>
    <w:rsid w:val="00D14B78"/>
    <w:rsid w:val="00D14C94"/>
    <w:rsid w:val="00D14D5F"/>
    <w:rsid w:val="00D14E3C"/>
    <w:rsid w:val="00D15255"/>
    <w:rsid w:val="00D15296"/>
    <w:rsid w:val="00D15499"/>
    <w:rsid w:val="00D1565C"/>
    <w:rsid w:val="00D159AF"/>
    <w:rsid w:val="00D15A10"/>
    <w:rsid w:val="00D15E66"/>
    <w:rsid w:val="00D16A10"/>
    <w:rsid w:val="00D1711E"/>
    <w:rsid w:val="00D178DC"/>
    <w:rsid w:val="00D20111"/>
    <w:rsid w:val="00D204BA"/>
    <w:rsid w:val="00D20506"/>
    <w:rsid w:val="00D2057C"/>
    <w:rsid w:val="00D2179B"/>
    <w:rsid w:val="00D21D13"/>
    <w:rsid w:val="00D21D50"/>
    <w:rsid w:val="00D21DAE"/>
    <w:rsid w:val="00D22744"/>
    <w:rsid w:val="00D239A3"/>
    <w:rsid w:val="00D23CB1"/>
    <w:rsid w:val="00D24505"/>
    <w:rsid w:val="00D2456C"/>
    <w:rsid w:val="00D24B59"/>
    <w:rsid w:val="00D24B99"/>
    <w:rsid w:val="00D24CBD"/>
    <w:rsid w:val="00D2599A"/>
    <w:rsid w:val="00D25B15"/>
    <w:rsid w:val="00D25CD3"/>
    <w:rsid w:val="00D2650A"/>
    <w:rsid w:val="00D26838"/>
    <w:rsid w:val="00D268B1"/>
    <w:rsid w:val="00D268EF"/>
    <w:rsid w:val="00D26934"/>
    <w:rsid w:val="00D269A1"/>
    <w:rsid w:val="00D26BDC"/>
    <w:rsid w:val="00D26DAA"/>
    <w:rsid w:val="00D26DEB"/>
    <w:rsid w:val="00D27094"/>
    <w:rsid w:val="00D272DC"/>
    <w:rsid w:val="00D2793A"/>
    <w:rsid w:val="00D27E49"/>
    <w:rsid w:val="00D30028"/>
    <w:rsid w:val="00D30406"/>
    <w:rsid w:val="00D3063B"/>
    <w:rsid w:val="00D308AA"/>
    <w:rsid w:val="00D3093F"/>
    <w:rsid w:val="00D30BFB"/>
    <w:rsid w:val="00D311F8"/>
    <w:rsid w:val="00D31245"/>
    <w:rsid w:val="00D31410"/>
    <w:rsid w:val="00D31428"/>
    <w:rsid w:val="00D31914"/>
    <w:rsid w:val="00D31EF3"/>
    <w:rsid w:val="00D3282A"/>
    <w:rsid w:val="00D32B65"/>
    <w:rsid w:val="00D32C2A"/>
    <w:rsid w:val="00D32D1E"/>
    <w:rsid w:val="00D32EA9"/>
    <w:rsid w:val="00D332FC"/>
    <w:rsid w:val="00D334FA"/>
    <w:rsid w:val="00D33514"/>
    <w:rsid w:val="00D336CC"/>
    <w:rsid w:val="00D33707"/>
    <w:rsid w:val="00D33C93"/>
    <w:rsid w:val="00D33CF4"/>
    <w:rsid w:val="00D33E43"/>
    <w:rsid w:val="00D348DE"/>
    <w:rsid w:val="00D34B26"/>
    <w:rsid w:val="00D34B83"/>
    <w:rsid w:val="00D35F87"/>
    <w:rsid w:val="00D36033"/>
    <w:rsid w:val="00D36899"/>
    <w:rsid w:val="00D37195"/>
    <w:rsid w:val="00D37206"/>
    <w:rsid w:val="00D37282"/>
    <w:rsid w:val="00D37548"/>
    <w:rsid w:val="00D379A6"/>
    <w:rsid w:val="00D37F7C"/>
    <w:rsid w:val="00D4073A"/>
    <w:rsid w:val="00D4076F"/>
    <w:rsid w:val="00D409DA"/>
    <w:rsid w:val="00D4138F"/>
    <w:rsid w:val="00D414B6"/>
    <w:rsid w:val="00D41A0D"/>
    <w:rsid w:val="00D41BA9"/>
    <w:rsid w:val="00D41DDC"/>
    <w:rsid w:val="00D42710"/>
    <w:rsid w:val="00D42802"/>
    <w:rsid w:val="00D42B93"/>
    <w:rsid w:val="00D42FA4"/>
    <w:rsid w:val="00D436CE"/>
    <w:rsid w:val="00D43787"/>
    <w:rsid w:val="00D43D8B"/>
    <w:rsid w:val="00D43DC2"/>
    <w:rsid w:val="00D442C1"/>
    <w:rsid w:val="00D4461A"/>
    <w:rsid w:val="00D450C0"/>
    <w:rsid w:val="00D4511D"/>
    <w:rsid w:val="00D4535B"/>
    <w:rsid w:val="00D45607"/>
    <w:rsid w:val="00D45D17"/>
    <w:rsid w:val="00D46596"/>
    <w:rsid w:val="00D46D70"/>
    <w:rsid w:val="00D46DA0"/>
    <w:rsid w:val="00D46E88"/>
    <w:rsid w:val="00D47349"/>
    <w:rsid w:val="00D473A4"/>
    <w:rsid w:val="00D47574"/>
    <w:rsid w:val="00D47B6C"/>
    <w:rsid w:val="00D47C6E"/>
    <w:rsid w:val="00D47EA7"/>
    <w:rsid w:val="00D50D79"/>
    <w:rsid w:val="00D510AC"/>
    <w:rsid w:val="00D51841"/>
    <w:rsid w:val="00D51842"/>
    <w:rsid w:val="00D51AF9"/>
    <w:rsid w:val="00D52910"/>
    <w:rsid w:val="00D52AC8"/>
    <w:rsid w:val="00D53200"/>
    <w:rsid w:val="00D544AE"/>
    <w:rsid w:val="00D544C6"/>
    <w:rsid w:val="00D5495A"/>
    <w:rsid w:val="00D550F8"/>
    <w:rsid w:val="00D5531B"/>
    <w:rsid w:val="00D5561B"/>
    <w:rsid w:val="00D5572B"/>
    <w:rsid w:val="00D55DA7"/>
    <w:rsid w:val="00D56009"/>
    <w:rsid w:val="00D56806"/>
    <w:rsid w:val="00D56ECE"/>
    <w:rsid w:val="00D57358"/>
    <w:rsid w:val="00D574D1"/>
    <w:rsid w:val="00D57743"/>
    <w:rsid w:val="00D57A6B"/>
    <w:rsid w:val="00D57BA7"/>
    <w:rsid w:val="00D57BBD"/>
    <w:rsid w:val="00D57F0C"/>
    <w:rsid w:val="00D57FA3"/>
    <w:rsid w:val="00D60147"/>
    <w:rsid w:val="00D605B3"/>
    <w:rsid w:val="00D606EC"/>
    <w:rsid w:val="00D60C33"/>
    <w:rsid w:val="00D60F07"/>
    <w:rsid w:val="00D60F8D"/>
    <w:rsid w:val="00D611B9"/>
    <w:rsid w:val="00D6125D"/>
    <w:rsid w:val="00D612C7"/>
    <w:rsid w:val="00D615D9"/>
    <w:rsid w:val="00D618A2"/>
    <w:rsid w:val="00D61AA6"/>
    <w:rsid w:val="00D61CE7"/>
    <w:rsid w:val="00D61E8E"/>
    <w:rsid w:val="00D61FCC"/>
    <w:rsid w:val="00D62127"/>
    <w:rsid w:val="00D62358"/>
    <w:rsid w:val="00D6239B"/>
    <w:rsid w:val="00D6267E"/>
    <w:rsid w:val="00D626CA"/>
    <w:rsid w:val="00D6278D"/>
    <w:rsid w:val="00D63C21"/>
    <w:rsid w:val="00D63DFD"/>
    <w:rsid w:val="00D6403A"/>
    <w:rsid w:val="00D64968"/>
    <w:rsid w:val="00D64BE9"/>
    <w:rsid w:val="00D6586A"/>
    <w:rsid w:val="00D65A68"/>
    <w:rsid w:val="00D65D51"/>
    <w:rsid w:val="00D65FBE"/>
    <w:rsid w:val="00D663C2"/>
    <w:rsid w:val="00D665B1"/>
    <w:rsid w:val="00D66666"/>
    <w:rsid w:val="00D666E0"/>
    <w:rsid w:val="00D66D02"/>
    <w:rsid w:val="00D66E90"/>
    <w:rsid w:val="00D66EE8"/>
    <w:rsid w:val="00D670A9"/>
    <w:rsid w:val="00D670F3"/>
    <w:rsid w:val="00D673FD"/>
    <w:rsid w:val="00D675A3"/>
    <w:rsid w:val="00D67BE9"/>
    <w:rsid w:val="00D70039"/>
    <w:rsid w:val="00D705DA"/>
    <w:rsid w:val="00D70BC6"/>
    <w:rsid w:val="00D713D4"/>
    <w:rsid w:val="00D71570"/>
    <w:rsid w:val="00D71780"/>
    <w:rsid w:val="00D7190E"/>
    <w:rsid w:val="00D71DD3"/>
    <w:rsid w:val="00D7202F"/>
    <w:rsid w:val="00D729D2"/>
    <w:rsid w:val="00D72A8E"/>
    <w:rsid w:val="00D72B1E"/>
    <w:rsid w:val="00D73578"/>
    <w:rsid w:val="00D73655"/>
    <w:rsid w:val="00D73AEE"/>
    <w:rsid w:val="00D73DA9"/>
    <w:rsid w:val="00D73DF0"/>
    <w:rsid w:val="00D740E2"/>
    <w:rsid w:val="00D74491"/>
    <w:rsid w:val="00D74521"/>
    <w:rsid w:val="00D74695"/>
    <w:rsid w:val="00D74F64"/>
    <w:rsid w:val="00D75696"/>
    <w:rsid w:val="00D760D9"/>
    <w:rsid w:val="00D762F3"/>
    <w:rsid w:val="00D76485"/>
    <w:rsid w:val="00D76630"/>
    <w:rsid w:val="00D76C83"/>
    <w:rsid w:val="00D7702A"/>
    <w:rsid w:val="00D77048"/>
    <w:rsid w:val="00D772D5"/>
    <w:rsid w:val="00D77581"/>
    <w:rsid w:val="00D8014E"/>
    <w:rsid w:val="00D80560"/>
    <w:rsid w:val="00D805B8"/>
    <w:rsid w:val="00D80731"/>
    <w:rsid w:val="00D8095B"/>
    <w:rsid w:val="00D80BE7"/>
    <w:rsid w:val="00D8108B"/>
    <w:rsid w:val="00D81133"/>
    <w:rsid w:val="00D81157"/>
    <w:rsid w:val="00D81C38"/>
    <w:rsid w:val="00D81F7D"/>
    <w:rsid w:val="00D826C4"/>
    <w:rsid w:val="00D82C06"/>
    <w:rsid w:val="00D83D2E"/>
    <w:rsid w:val="00D83DFF"/>
    <w:rsid w:val="00D840A3"/>
    <w:rsid w:val="00D84175"/>
    <w:rsid w:val="00D84218"/>
    <w:rsid w:val="00D848A2"/>
    <w:rsid w:val="00D84AEB"/>
    <w:rsid w:val="00D85436"/>
    <w:rsid w:val="00D857F8"/>
    <w:rsid w:val="00D85CEC"/>
    <w:rsid w:val="00D861F5"/>
    <w:rsid w:val="00D86AC6"/>
    <w:rsid w:val="00D87307"/>
    <w:rsid w:val="00D87928"/>
    <w:rsid w:val="00D87AEA"/>
    <w:rsid w:val="00D87C84"/>
    <w:rsid w:val="00D90D6A"/>
    <w:rsid w:val="00D90D9E"/>
    <w:rsid w:val="00D9216D"/>
    <w:rsid w:val="00D927FE"/>
    <w:rsid w:val="00D92860"/>
    <w:rsid w:val="00D92B06"/>
    <w:rsid w:val="00D92C5C"/>
    <w:rsid w:val="00D930F0"/>
    <w:rsid w:val="00D93692"/>
    <w:rsid w:val="00D93ED6"/>
    <w:rsid w:val="00D9475D"/>
    <w:rsid w:val="00D94E3B"/>
    <w:rsid w:val="00D95167"/>
    <w:rsid w:val="00D953C1"/>
    <w:rsid w:val="00D9560B"/>
    <w:rsid w:val="00D95938"/>
    <w:rsid w:val="00D95A09"/>
    <w:rsid w:val="00D95CBA"/>
    <w:rsid w:val="00D95F47"/>
    <w:rsid w:val="00D96433"/>
    <w:rsid w:val="00D964B8"/>
    <w:rsid w:val="00D96583"/>
    <w:rsid w:val="00D966AB"/>
    <w:rsid w:val="00D96978"/>
    <w:rsid w:val="00D96A5F"/>
    <w:rsid w:val="00D96A77"/>
    <w:rsid w:val="00D96EC1"/>
    <w:rsid w:val="00D96EE4"/>
    <w:rsid w:val="00D97F0D"/>
    <w:rsid w:val="00DA0276"/>
    <w:rsid w:val="00DA03DA"/>
    <w:rsid w:val="00DA03E2"/>
    <w:rsid w:val="00DA049C"/>
    <w:rsid w:val="00DA04FA"/>
    <w:rsid w:val="00DA09CB"/>
    <w:rsid w:val="00DA0DCA"/>
    <w:rsid w:val="00DA10C5"/>
    <w:rsid w:val="00DA13B5"/>
    <w:rsid w:val="00DA20E0"/>
    <w:rsid w:val="00DA20E8"/>
    <w:rsid w:val="00DA21E4"/>
    <w:rsid w:val="00DA26EC"/>
    <w:rsid w:val="00DA2888"/>
    <w:rsid w:val="00DA28A0"/>
    <w:rsid w:val="00DA2B93"/>
    <w:rsid w:val="00DA2D26"/>
    <w:rsid w:val="00DA2F36"/>
    <w:rsid w:val="00DA2F43"/>
    <w:rsid w:val="00DA325D"/>
    <w:rsid w:val="00DA37B5"/>
    <w:rsid w:val="00DA3808"/>
    <w:rsid w:val="00DA3BE1"/>
    <w:rsid w:val="00DA417A"/>
    <w:rsid w:val="00DA4D74"/>
    <w:rsid w:val="00DA4E4A"/>
    <w:rsid w:val="00DA4EAF"/>
    <w:rsid w:val="00DA5456"/>
    <w:rsid w:val="00DA5610"/>
    <w:rsid w:val="00DA567E"/>
    <w:rsid w:val="00DA639C"/>
    <w:rsid w:val="00DA64AD"/>
    <w:rsid w:val="00DA66D9"/>
    <w:rsid w:val="00DA6E25"/>
    <w:rsid w:val="00DA6F53"/>
    <w:rsid w:val="00DA7356"/>
    <w:rsid w:val="00DA73DE"/>
    <w:rsid w:val="00DA74F6"/>
    <w:rsid w:val="00DB0714"/>
    <w:rsid w:val="00DB0ECB"/>
    <w:rsid w:val="00DB143C"/>
    <w:rsid w:val="00DB145E"/>
    <w:rsid w:val="00DB153A"/>
    <w:rsid w:val="00DB163A"/>
    <w:rsid w:val="00DB1667"/>
    <w:rsid w:val="00DB1751"/>
    <w:rsid w:val="00DB17A0"/>
    <w:rsid w:val="00DB1AB9"/>
    <w:rsid w:val="00DB2CD4"/>
    <w:rsid w:val="00DB32C6"/>
    <w:rsid w:val="00DB376F"/>
    <w:rsid w:val="00DB3837"/>
    <w:rsid w:val="00DB3B3C"/>
    <w:rsid w:val="00DB40B4"/>
    <w:rsid w:val="00DB430F"/>
    <w:rsid w:val="00DB4B92"/>
    <w:rsid w:val="00DB4E0B"/>
    <w:rsid w:val="00DB4E2F"/>
    <w:rsid w:val="00DB502B"/>
    <w:rsid w:val="00DB50CF"/>
    <w:rsid w:val="00DB5876"/>
    <w:rsid w:val="00DB5EB4"/>
    <w:rsid w:val="00DB611B"/>
    <w:rsid w:val="00DB634C"/>
    <w:rsid w:val="00DB6469"/>
    <w:rsid w:val="00DB65E1"/>
    <w:rsid w:val="00DB65E2"/>
    <w:rsid w:val="00DB6A58"/>
    <w:rsid w:val="00DB6BF2"/>
    <w:rsid w:val="00DB7236"/>
    <w:rsid w:val="00DB75B6"/>
    <w:rsid w:val="00DB79B7"/>
    <w:rsid w:val="00DB7B34"/>
    <w:rsid w:val="00DC0424"/>
    <w:rsid w:val="00DC06F9"/>
    <w:rsid w:val="00DC0889"/>
    <w:rsid w:val="00DC13CE"/>
    <w:rsid w:val="00DC13F0"/>
    <w:rsid w:val="00DC21B4"/>
    <w:rsid w:val="00DC232B"/>
    <w:rsid w:val="00DC2344"/>
    <w:rsid w:val="00DC30E3"/>
    <w:rsid w:val="00DC3618"/>
    <w:rsid w:val="00DC37E8"/>
    <w:rsid w:val="00DC3852"/>
    <w:rsid w:val="00DC3905"/>
    <w:rsid w:val="00DC3CB7"/>
    <w:rsid w:val="00DC3DD3"/>
    <w:rsid w:val="00DC3EB6"/>
    <w:rsid w:val="00DC4427"/>
    <w:rsid w:val="00DC4630"/>
    <w:rsid w:val="00DC48F9"/>
    <w:rsid w:val="00DC4CA5"/>
    <w:rsid w:val="00DC5337"/>
    <w:rsid w:val="00DC55A1"/>
    <w:rsid w:val="00DC5701"/>
    <w:rsid w:val="00DC5CF5"/>
    <w:rsid w:val="00DC6357"/>
    <w:rsid w:val="00DC67C5"/>
    <w:rsid w:val="00DC70DC"/>
    <w:rsid w:val="00DC7999"/>
    <w:rsid w:val="00DC7AA0"/>
    <w:rsid w:val="00DD05C3"/>
    <w:rsid w:val="00DD0A1A"/>
    <w:rsid w:val="00DD0A3F"/>
    <w:rsid w:val="00DD155F"/>
    <w:rsid w:val="00DD17BB"/>
    <w:rsid w:val="00DD1C2C"/>
    <w:rsid w:val="00DD1CB1"/>
    <w:rsid w:val="00DD1D1B"/>
    <w:rsid w:val="00DD1D1D"/>
    <w:rsid w:val="00DD1D64"/>
    <w:rsid w:val="00DD2184"/>
    <w:rsid w:val="00DD24C6"/>
    <w:rsid w:val="00DD265C"/>
    <w:rsid w:val="00DD2704"/>
    <w:rsid w:val="00DD2EC5"/>
    <w:rsid w:val="00DD33E4"/>
    <w:rsid w:val="00DD366F"/>
    <w:rsid w:val="00DD4D21"/>
    <w:rsid w:val="00DD51E5"/>
    <w:rsid w:val="00DD5249"/>
    <w:rsid w:val="00DD5761"/>
    <w:rsid w:val="00DD57B2"/>
    <w:rsid w:val="00DD58A2"/>
    <w:rsid w:val="00DD5AE1"/>
    <w:rsid w:val="00DD5B18"/>
    <w:rsid w:val="00DD68EF"/>
    <w:rsid w:val="00DD6D2D"/>
    <w:rsid w:val="00DD7299"/>
    <w:rsid w:val="00DD7314"/>
    <w:rsid w:val="00DD7AEA"/>
    <w:rsid w:val="00DD7B34"/>
    <w:rsid w:val="00DD7BBC"/>
    <w:rsid w:val="00DD7C4F"/>
    <w:rsid w:val="00DE00F9"/>
    <w:rsid w:val="00DE0D0A"/>
    <w:rsid w:val="00DE0F8D"/>
    <w:rsid w:val="00DE175C"/>
    <w:rsid w:val="00DE1770"/>
    <w:rsid w:val="00DE1CD4"/>
    <w:rsid w:val="00DE1DBE"/>
    <w:rsid w:val="00DE1F1C"/>
    <w:rsid w:val="00DE23DF"/>
    <w:rsid w:val="00DE25F2"/>
    <w:rsid w:val="00DE2750"/>
    <w:rsid w:val="00DE304A"/>
    <w:rsid w:val="00DE3114"/>
    <w:rsid w:val="00DE3192"/>
    <w:rsid w:val="00DE3415"/>
    <w:rsid w:val="00DE377F"/>
    <w:rsid w:val="00DE381B"/>
    <w:rsid w:val="00DE3E5D"/>
    <w:rsid w:val="00DE45A8"/>
    <w:rsid w:val="00DE4A21"/>
    <w:rsid w:val="00DE4C35"/>
    <w:rsid w:val="00DE4F95"/>
    <w:rsid w:val="00DE578B"/>
    <w:rsid w:val="00DE62F4"/>
    <w:rsid w:val="00DE6431"/>
    <w:rsid w:val="00DE6531"/>
    <w:rsid w:val="00DE66E3"/>
    <w:rsid w:val="00DE6A64"/>
    <w:rsid w:val="00DE6BBD"/>
    <w:rsid w:val="00DE6ED3"/>
    <w:rsid w:val="00DE725D"/>
    <w:rsid w:val="00DE735E"/>
    <w:rsid w:val="00DE77B2"/>
    <w:rsid w:val="00DE7FF0"/>
    <w:rsid w:val="00DF0353"/>
    <w:rsid w:val="00DF0DDD"/>
    <w:rsid w:val="00DF0EF1"/>
    <w:rsid w:val="00DF1325"/>
    <w:rsid w:val="00DF17B7"/>
    <w:rsid w:val="00DF291D"/>
    <w:rsid w:val="00DF2D73"/>
    <w:rsid w:val="00DF30E8"/>
    <w:rsid w:val="00DF312E"/>
    <w:rsid w:val="00DF3786"/>
    <w:rsid w:val="00DF3B6F"/>
    <w:rsid w:val="00DF3BFB"/>
    <w:rsid w:val="00DF4047"/>
    <w:rsid w:val="00DF414E"/>
    <w:rsid w:val="00DF43D1"/>
    <w:rsid w:val="00DF4518"/>
    <w:rsid w:val="00DF487B"/>
    <w:rsid w:val="00DF48E1"/>
    <w:rsid w:val="00DF4BB3"/>
    <w:rsid w:val="00DF4CE7"/>
    <w:rsid w:val="00DF5784"/>
    <w:rsid w:val="00DF57BD"/>
    <w:rsid w:val="00DF5FC7"/>
    <w:rsid w:val="00DF649E"/>
    <w:rsid w:val="00DF6642"/>
    <w:rsid w:val="00DF698F"/>
    <w:rsid w:val="00DF6BD3"/>
    <w:rsid w:val="00DF6C47"/>
    <w:rsid w:val="00DF7965"/>
    <w:rsid w:val="00E00353"/>
    <w:rsid w:val="00E00529"/>
    <w:rsid w:val="00E00ABD"/>
    <w:rsid w:val="00E01342"/>
    <w:rsid w:val="00E017DC"/>
    <w:rsid w:val="00E01D74"/>
    <w:rsid w:val="00E01F4E"/>
    <w:rsid w:val="00E02147"/>
    <w:rsid w:val="00E02A24"/>
    <w:rsid w:val="00E02BBA"/>
    <w:rsid w:val="00E02C76"/>
    <w:rsid w:val="00E037E9"/>
    <w:rsid w:val="00E03F27"/>
    <w:rsid w:val="00E04071"/>
    <w:rsid w:val="00E04EDB"/>
    <w:rsid w:val="00E058C3"/>
    <w:rsid w:val="00E058CD"/>
    <w:rsid w:val="00E05A83"/>
    <w:rsid w:val="00E0603A"/>
    <w:rsid w:val="00E0631E"/>
    <w:rsid w:val="00E064BA"/>
    <w:rsid w:val="00E06F17"/>
    <w:rsid w:val="00E07BA8"/>
    <w:rsid w:val="00E07C92"/>
    <w:rsid w:val="00E102F7"/>
    <w:rsid w:val="00E11084"/>
    <w:rsid w:val="00E12212"/>
    <w:rsid w:val="00E12295"/>
    <w:rsid w:val="00E1243B"/>
    <w:rsid w:val="00E12948"/>
    <w:rsid w:val="00E12A34"/>
    <w:rsid w:val="00E12B14"/>
    <w:rsid w:val="00E12D08"/>
    <w:rsid w:val="00E13239"/>
    <w:rsid w:val="00E13293"/>
    <w:rsid w:val="00E13750"/>
    <w:rsid w:val="00E14406"/>
    <w:rsid w:val="00E14D74"/>
    <w:rsid w:val="00E14EFD"/>
    <w:rsid w:val="00E155BF"/>
    <w:rsid w:val="00E1566B"/>
    <w:rsid w:val="00E15AE2"/>
    <w:rsid w:val="00E15EB6"/>
    <w:rsid w:val="00E15EC6"/>
    <w:rsid w:val="00E165BB"/>
    <w:rsid w:val="00E168BD"/>
    <w:rsid w:val="00E16A0F"/>
    <w:rsid w:val="00E16B96"/>
    <w:rsid w:val="00E17628"/>
    <w:rsid w:val="00E17C73"/>
    <w:rsid w:val="00E17EDD"/>
    <w:rsid w:val="00E20075"/>
    <w:rsid w:val="00E20283"/>
    <w:rsid w:val="00E203CC"/>
    <w:rsid w:val="00E2046F"/>
    <w:rsid w:val="00E20AF2"/>
    <w:rsid w:val="00E20DE6"/>
    <w:rsid w:val="00E20E21"/>
    <w:rsid w:val="00E215B0"/>
    <w:rsid w:val="00E21907"/>
    <w:rsid w:val="00E21C0D"/>
    <w:rsid w:val="00E21C1B"/>
    <w:rsid w:val="00E21D05"/>
    <w:rsid w:val="00E21E30"/>
    <w:rsid w:val="00E223C2"/>
    <w:rsid w:val="00E228B3"/>
    <w:rsid w:val="00E23884"/>
    <w:rsid w:val="00E23DDD"/>
    <w:rsid w:val="00E23ECC"/>
    <w:rsid w:val="00E240A1"/>
    <w:rsid w:val="00E24F23"/>
    <w:rsid w:val="00E25214"/>
    <w:rsid w:val="00E25A40"/>
    <w:rsid w:val="00E25AE8"/>
    <w:rsid w:val="00E2652E"/>
    <w:rsid w:val="00E2675D"/>
    <w:rsid w:val="00E26870"/>
    <w:rsid w:val="00E2724F"/>
    <w:rsid w:val="00E305D9"/>
    <w:rsid w:val="00E30FA8"/>
    <w:rsid w:val="00E310B3"/>
    <w:rsid w:val="00E31DDC"/>
    <w:rsid w:val="00E3245D"/>
    <w:rsid w:val="00E3281A"/>
    <w:rsid w:val="00E32F0A"/>
    <w:rsid w:val="00E331A2"/>
    <w:rsid w:val="00E331F9"/>
    <w:rsid w:val="00E33723"/>
    <w:rsid w:val="00E33DA9"/>
    <w:rsid w:val="00E33FD3"/>
    <w:rsid w:val="00E342B3"/>
    <w:rsid w:val="00E34432"/>
    <w:rsid w:val="00E347CE"/>
    <w:rsid w:val="00E34C31"/>
    <w:rsid w:val="00E34D23"/>
    <w:rsid w:val="00E34D41"/>
    <w:rsid w:val="00E34DAE"/>
    <w:rsid w:val="00E3527A"/>
    <w:rsid w:val="00E352BC"/>
    <w:rsid w:val="00E3554F"/>
    <w:rsid w:val="00E358DE"/>
    <w:rsid w:val="00E3615D"/>
    <w:rsid w:val="00E3689D"/>
    <w:rsid w:val="00E36984"/>
    <w:rsid w:val="00E36E34"/>
    <w:rsid w:val="00E36F33"/>
    <w:rsid w:val="00E36F6E"/>
    <w:rsid w:val="00E36F94"/>
    <w:rsid w:val="00E374D7"/>
    <w:rsid w:val="00E37547"/>
    <w:rsid w:val="00E37687"/>
    <w:rsid w:val="00E376D7"/>
    <w:rsid w:val="00E4006F"/>
    <w:rsid w:val="00E401B6"/>
    <w:rsid w:val="00E4026A"/>
    <w:rsid w:val="00E40F8A"/>
    <w:rsid w:val="00E41E19"/>
    <w:rsid w:val="00E4238E"/>
    <w:rsid w:val="00E4266C"/>
    <w:rsid w:val="00E427AC"/>
    <w:rsid w:val="00E42A25"/>
    <w:rsid w:val="00E42A96"/>
    <w:rsid w:val="00E42FAB"/>
    <w:rsid w:val="00E43002"/>
    <w:rsid w:val="00E43178"/>
    <w:rsid w:val="00E432D4"/>
    <w:rsid w:val="00E438EF"/>
    <w:rsid w:val="00E44131"/>
    <w:rsid w:val="00E44C46"/>
    <w:rsid w:val="00E44F6D"/>
    <w:rsid w:val="00E4504C"/>
    <w:rsid w:val="00E457D3"/>
    <w:rsid w:val="00E45ACC"/>
    <w:rsid w:val="00E45B1C"/>
    <w:rsid w:val="00E45E78"/>
    <w:rsid w:val="00E461B5"/>
    <w:rsid w:val="00E462D9"/>
    <w:rsid w:val="00E464C4"/>
    <w:rsid w:val="00E46859"/>
    <w:rsid w:val="00E46D75"/>
    <w:rsid w:val="00E475B6"/>
    <w:rsid w:val="00E478C9"/>
    <w:rsid w:val="00E500C2"/>
    <w:rsid w:val="00E5059A"/>
    <w:rsid w:val="00E5062A"/>
    <w:rsid w:val="00E506DD"/>
    <w:rsid w:val="00E509D3"/>
    <w:rsid w:val="00E509DF"/>
    <w:rsid w:val="00E50A93"/>
    <w:rsid w:val="00E50F99"/>
    <w:rsid w:val="00E51EF6"/>
    <w:rsid w:val="00E525EC"/>
    <w:rsid w:val="00E52CC0"/>
    <w:rsid w:val="00E537D8"/>
    <w:rsid w:val="00E5459A"/>
    <w:rsid w:val="00E548BD"/>
    <w:rsid w:val="00E548D0"/>
    <w:rsid w:val="00E54A11"/>
    <w:rsid w:val="00E55A9D"/>
    <w:rsid w:val="00E55BF1"/>
    <w:rsid w:val="00E56551"/>
    <w:rsid w:val="00E5666A"/>
    <w:rsid w:val="00E56B71"/>
    <w:rsid w:val="00E56D87"/>
    <w:rsid w:val="00E57278"/>
    <w:rsid w:val="00E57909"/>
    <w:rsid w:val="00E579A9"/>
    <w:rsid w:val="00E579FC"/>
    <w:rsid w:val="00E57A69"/>
    <w:rsid w:val="00E57F10"/>
    <w:rsid w:val="00E6027B"/>
    <w:rsid w:val="00E602F3"/>
    <w:rsid w:val="00E605A9"/>
    <w:rsid w:val="00E60CAA"/>
    <w:rsid w:val="00E617BE"/>
    <w:rsid w:val="00E61B86"/>
    <w:rsid w:val="00E61D48"/>
    <w:rsid w:val="00E61DDA"/>
    <w:rsid w:val="00E61EB5"/>
    <w:rsid w:val="00E61ECB"/>
    <w:rsid w:val="00E61FE1"/>
    <w:rsid w:val="00E6206A"/>
    <w:rsid w:val="00E622A8"/>
    <w:rsid w:val="00E624DE"/>
    <w:rsid w:val="00E62C15"/>
    <w:rsid w:val="00E62C6E"/>
    <w:rsid w:val="00E63639"/>
    <w:rsid w:val="00E636AA"/>
    <w:rsid w:val="00E636D3"/>
    <w:rsid w:val="00E637A1"/>
    <w:rsid w:val="00E63AF7"/>
    <w:rsid w:val="00E6425A"/>
    <w:rsid w:val="00E64408"/>
    <w:rsid w:val="00E6509B"/>
    <w:rsid w:val="00E65598"/>
    <w:rsid w:val="00E65677"/>
    <w:rsid w:val="00E65DDC"/>
    <w:rsid w:val="00E66240"/>
    <w:rsid w:val="00E66871"/>
    <w:rsid w:val="00E67271"/>
    <w:rsid w:val="00E67318"/>
    <w:rsid w:val="00E679E5"/>
    <w:rsid w:val="00E67CC1"/>
    <w:rsid w:val="00E67DD6"/>
    <w:rsid w:val="00E67E1D"/>
    <w:rsid w:val="00E67ED1"/>
    <w:rsid w:val="00E67F52"/>
    <w:rsid w:val="00E67F5C"/>
    <w:rsid w:val="00E701E2"/>
    <w:rsid w:val="00E705FB"/>
    <w:rsid w:val="00E70A11"/>
    <w:rsid w:val="00E710C8"/>
    <w:rsid w:val="00E718DD"/>
    <w:rsid w:val="00E7276B"/>
    <w:rsid w:val="00E72B2D"/>
    <w:rsid w:val="00E73048"/>
    <w:rsid w:val="00E732E4"/>
    <w:rsid w:val="00E74D8C"/>
    <w:rsid w:val="00E757BC"/>
    <w:rsid w:val="00E758D9"/>
    <w:rsid w:val="00E75CF5"/>
    <w:rsid w:val="00E75FCB"/>
    <w:rsid w:val="00E76529"/>
    <w:rsid w:val="00E7679E"/>
    <w:rsid w:val="00E767AF"/>
    <w:rsid w:val="00E7685F"/>
    <w:rsid w:val="00E76CCF"/>
    <w:rsid w:val="00E77798"/>
    <w:rsid w:val="00E8025A"/>
    <w:rsid w:val="00E80764"/>
    <w:rsid w:val="00E80848"/>
    <w:rsid w:val="00E80CF3"/>
    <w:rsid w:val="00E80DBE"/>
    <w:rsid w:val="00E820F3"/>
    <w:rsid w:val="00E8245A"/>
    <w:rsid w:val="00E82F81"/>
    <w:rsid w:val="00E838BF"/>
    <w:rsid w:val="00E83F91"/>
    <w:rsid w:val="00E8408B"/>
    <w:rsid w:val="00E84778"/>
    <w:rsid w:val="00E84F7B"/>
    <w:rsid w:val="00E8503B"/>
    <w:rsid w:val="00E8564F"/>
    <w:rsid w:val="00E85A02"/>
    <w:rsid w:val="00E85C22"/>
    <w:rsid w:val="00E85EEB"/>
    <w:rsid w:val="00E85F9B"/>
    <w:rsid w:val="00E86604"/>
    <w:rsid w:val="00E875BB"/>
    <w:rsid w:val="00E87A40"/>
    <w:rsid w:val="00E903CC"/>
    <w:rsid w:val="00E90828"/>
    <w:rsid w:val="00E90C98"/>
    <w:rsid w:val="00E90D4B"/>
    <w:rsid w:val="00E90F3C"/>
    <w:rsid w:val="00E917E1"/>
    <w:rsid w:val="00E91D3F"/>
    <w:rsid w:val="00E9228E"/>
    <w:rsid w:val="00E925FF"/>
    <w:rsid w:val="00E92C5B"/>
    <w:rsid w:val="00E92C6A"/>
    <w:rsid w:val="00E93127"/>
    <w:rsid w:val="00E931B1"/>
    <w:rsid w:val="00E93203"/>
    <w:rsid w:val="00E9333E"/>
    <w:rsid w:val="00E9337C"/>
    <w:rsid w:val="00E9341B"/>
    <w:rsid w:val="00E945D7"/>
    <w:rsid w:val="00E949D5"/>
    <w:rsid w:val="00E94E2E"/>
    <w:rsid w:val="00E952F1"/>
    <w:rsid w:val="00E9602B"/>
    <w:rsid w:val="00E9615C"/>
    <w:rsid w:val="00E96A97"/>
    <w:rsid w:val="00E9747D"/>
    <w:rsid w:val="00EA07A5"/>
    <w:rsid w:val="00EA0AF4"/>
    <w:rsid w:val="00EA0DD5"/>
    <w:rsid w:val="00EA0F82"/>
    <w:rsid w:val="00EA1894"/>
    <w:rsid w:val="00EA1C45"/>
    <w:rsid w:val="00EA1DCD"/>
    <w:rsid w:val="00EA1E46"/>
    <w:rsid w:val="00EA206E"/>
    <w:rsid w:val="00EA259B"/>
    <w:rsid w:val="00EA266E"/>
    <w:rsid w:val="00EA29AA"/>
    <w:rsid w:val="00EA2FE8"/>
    <w:rsid w:val="00EA3438"/>
    <w:rsid w:val="00EA3FCF"/>
    <w:rsid w:val="00EA417D"/>
    <w:rsid w:val="00EA41CB"/>
    <w:rsid w:val="00EA4245"/>
    <w:rsid w:val="00EA4AB4"/>
    <w:rsid w:val="00EA4D99"/>
    <w:rsid w:val="00EA4EA0"/>
    <w:rsid w:val="00EA5224"/>
    <w:rsid w:val="00EA55C2"/>
    <w:rsid w:val="00EA57E6"/>
    <w:rsid w:val="00EA5964"/>
    <w:rsid w:val="00EA5D36"/>
    <w:rsid w:val="00EA5EA9"/>
    <w:rsid w:val="00EA67AF"/>
    <w:rsid w:val="00EA6902"/>
    <w:rsid w:val="00EA6952"/>
    <w:rsid w:val="00EA6AF0"/>
    <w:rsid w:val="00EA6E6D"/>
    <w:rsid w:val="00EA72F1"/>
    <w:rsid w:val="00EA77FA"/>
    <w:rsid w:val="00EA7C45"/>
    <w:rsid w:val="00EA7FCC"/>
    <w:rsid w:val="00EB0469"/>
    <w:rsid w:val="00EB05BC"/>
    <w:rsid w:val="00EB065F"/>
    <w:rsid w:val="00EB0685"/>
    <w:rsid w:val="00EB1413"/>
    <w:rsid w:val="00EB1465"/>
    <w:rsid w:val="00EB1BCB"/>
    <w:rsid w:val="00EB1CAC"/>
    <w:rsid w:val="00EB2018"/>
    <w:rsid w:val="00EB207C"/>
    <w:rsid w:val="00EB235B"/>
    <w:rsid w:val="00EB2381"/>
    <w:rsid w:val="00EB295A"/>
    <w:rsid w:val="00EB2ADB"/>
    <w:rsid w:val="00EB2B80"/>
    <w:rsid w:val="00EB358F"/>
    <w:rsid w:val="00EB3C37"/>
    <w:rsid w:val="00EB3F5A"/>
    <w:rsid w:val="00EB41B9"/>
    <w:rsid w:val="00EB47EC"/>
    <w:rsid w:val="00EB4911"/>
    <w:rsid w:val="00EB4B16"/>
    <w:rsid w:val="00EB4BB4"/>
    <w:rsid w:val="00EB4C71"/>
    <w:rsid w:val="00EB5033"/>
    <w:rsid w:val="00EB528E"/>
    <w:rsid w:val="00EB5351"/>
    <w:rsid w:val="00EB5B12"/>
    <w:rsid w:val="00EB5CF6"/>
    <w:rsid w:val="00EB5D1F"/>
    <w:rsid w:val="00EB5F05"/>
    <w:rsid w:val="00EB5FF2"/>
    <w:rsid w:val="00EB6682"/>
    <w:rsid w:val="00EB69B6"/>
    <w:rsid w:val="00EB7E12"/>
    <w:rsid w:val="00EC0609"/>
    <w:rsid w:val="00EC0719"/>
    <w:rsid w:val="00EC08B9"/>
    <w:rsid w:val="00EC0A23"/>
    <w:rsid w:val="00EC17AD"/>
    <w:rsid w:val="00EC1897"/>
    <w:rsid w:val="00EC1C02"/>
    <w:rsid w:val="00EC1FD4"/>
    <w:rsid w:val="00EC2262"/>
    <w:rsid w:val="00EC23C1"/>
    <w:rsid w:val="00EC2677"/>
    <w:rsid w:val="00EC308A"/>
    <w:rsid w:val="00EC30AC"/>
    <w:rsid w:val="00EC33C3"/>
    <w:rsid w:val="00EC33F5"/>
    <w:rsid w:val="00EC3722"/>
    <w:rsid w:val="00EC3801"/>
    <w:rsid w:val="00EC3B3A"/>
    <w:rsid w:val="00EC42DE"/>
    <w:rsid w:val="00EC4DBE"/>
    <w:rsid w:val="00EC4F29"/>
    <w:rsid w:val="00EC5390"/>
    <w:rsid w:val="00EC573A"/>
    <w:rsid w:val="00EC58DA"/>
    <w:rsid w:val="00EC5E87"/>
    <w:rsid w:val="00EC634E"/>
    <w:rsid w:val="00EC6371"/>
    <w:rsid w:val="00EC6B1C"/>
    <w:rsid w:val="00EC74F6"/>
    <w:rsid w:val="00EC785F"/>
    <w:rsid w:val="00EC7B43"/>
    <w:rsid w:val="00EC7D39"/>
    <w:rsid w:val="00ED0597"/>
    <w:rsid w:val="00ED05A1"/>
    <w:rsid w:val="00ED09EA"/>
    <w:rsid w:val="00ED0F01"/>
    <w:rsid w:val="00ED0FAC"/>
    <w:rsid w:val="00ED1226"/>
    <w:rsid w:val="00ED12F2"/>
    <w:rsid w:val="00ED15F2"/>
    <w:rsid w:val="00ED1A2B"/>
    <w:rsid w:val="00ED1C7D"/>
    <w:rsid w:val="00ED218E"/>
    <w:rsid w:val="00ED237A"/>
    <w:rsid w:val="00ED26BF"/>
    <w:rsid w:val="00ED26DD"/>
    <w:rsid w:val="00ED2826"/>
    <w:rsid w:val="00ED2E4B"/>
    <w:rsid w:val="00ED3016"/>
    <w:rsid w:val="00ED3106"/>
    <w:rsid w:val="00ED3E40"/>
    <w:rsid w:val="00ED3FE4"/>
    <w:rsid w:val="00ED477A"/>
    <w:rsid w:val="00ED538A"/>
    <w:rsid w:val="00ED5655"/>
    <w:rsid w:val="00ED5F95"/>
    <w:rsid w:val="00ED603F"/>
    <w:rsid w:val="00ED6663"/>
    <w:rsid w:val="00ED6F38"/>
    <w:rsid w:val="00ED7055"/>
    <w:rsid w:val="00ED7086"/>
    <w:rsid w:val="00ED7D08"/>
    <w:rsid w:val="00EE0A61"/>
    <w:rsid w:val="00EE0ABF"/>
    <w:rsid w:val="00EE1218"/>
    <w:rsid w:val="00EE15C8"/>
    <w:rsid w:val="00EE1952"/>
    <w:rsid w:val="00EE1959"/>
    <w:rsid w:val="00EE2125"/>
    <w:rsid w:val="00EE23D3"/>
    <w:rsid w:val="00EE3018"/>
    <w:rsid w:val="00EE3655"/>
    <w:rsid w:val="00EE403D"/>
    <w:rsid w:val="00EE4146"/>
    <w:rsid w:val="00EE44FF"/>
    <w:rsid w:val="00EE4961"/>
    <w:rsid w:val="00EE4E1C"/>
    <w:rsid w:val="00EE5050"/>
    <w:rsid w:val="00EE5A60"/>
    <w:rsid w:val="00EE5B6D"/>
    <w:rsid w:val="00EE5CB1"/>
    <w:rsid w:val="00EE5EF7"/>
    <w:rsid w:val="00EE61F3"/>
    <w:rsid w:val="00EE638B"/>
    <w:rsid w:val="00EE6493"/>
    <w:rsid w:val="00EE6527"/>
    <w:rsid w:val="00EE68EE"/>
    <w:rsid w:val="00EE6C79"/>
    <w:rsid w:val="00EE6CD2"/>
    <w:rsid w:val="00EE71EE"/>
    <w:rsid w:val="00EE73B8"/>
    <w:rsid w:val="00EE747E"/>
    <w:rsid w:val="00EE77FF"/>
    <w:rsid w:val="00EE784C"/>
    <w:rsid w:val="00EF0241"/>
    <w:rsid w:val="00EF0B93"/>
    <w:rsid w:val="00EF0FCB"/>
    <w:rsid w:val="00EF12EC"/>
    <w:rsid w:val="00EF177B"/>
    <w:rsid w:val="00EF1925"/>
    <w:rsid w:val="00EF1E57"/>
    <w:rsid w:val="00EF20BA"/>
    <w:rsid w:val="00EF24EA"/>
    <w:rsid w:val="00EF2561"/>
    <w:rsid w:val="00EF2F74"/>
    <w:rsid w:val="00EF3177"/>
    <w:rsid w:val="00EF4896"/>
    <w:rsid w:val="00EF4B72"/>
    <w:rsid w:val="00EF504E"/>
    <w:rsid w:val="00EF594C"/>
    <w:rsid w:val="00EF65BA"/>
    <w:rsid w:val="00EF6D05"/>
    <w:rsid w:val="00EF6E23"/>
    <w:rsid w:val="00EF6E97"/>
    <w:rsid w:val="00EF6F72"/>
    <w:rsid w:val="00EF71C9"/>
    <w:rsid w:val="00EF73A6"/>
    <w:rsid w:val="00EF7EC0"/>
    <w:rsid w:val="00F002A8"/>
    <w:rsid w:val="00F003A3"/>
    <w:rsid w:val="00F004C4"/>
    <w:rsid w:val="00F00DA0"/>
    <w:rsid w:val="00F01726"/>
    <w:rsid w:val="00F01887"/>
    <w:rsid w:val="00F01940"/>
    <w:rsid w:val="00F01C12"/>
    <w:rsid w:val="00F021A1"/>
    <w:rsid w:val="00F0263E"/>
    <w:rsid w:val="00F02C0E"/>
    <w:rsid w:val="00F034FB"/>
    <w:rsid w:val="00F0363C"/>
    <w:rsid w:val="00F03B18"/>
    <w:rsid w:val="00F03F00"/>
    <w:rsid w:val="00F03F54"/>
    <w:rsid w:val="00F03FB3"/>
    <w:rsid w:val="00F042C4"/>
    <w:rsid w:val="00F056AF"/>
    <w:rsid w:val="00F05700"/>
    <w:rsid w:val="00F05945"/>
    <w:rsid w:val="00F05CC6"/>
    <w:rsid w:val="00F05D48"/>
    <w:rsid w:val="00F05D74"/>
    <w:rsid w:val="00F05EBC"/>
    <w:rsid w:val="00F070E4"/>
    <w:rsid w:val="00F072CF"/>
    <w:rsid w:val="00F073E4"/>
    <w:rsid w:val="00F074CA"/>
    <w:rsid w:val="00F07929"/>
    <w:rsid w:val="00F07BD9"/>
    <w:rsid w:val="00F07D77"/>
    <w:rsid w:val="00F10608"/>
    <w:rsid w:val="00F10CDE"/>
    <w:rsid w:val="00F111ED"/>
    <w:rsid w:val="00F11D31"/>
    <w:rsid w:val="00F12EA5"/>
    <w:rsid w:val="00F12EC3"/>
    <w:rsid w:val="00F1303A"/>
    <w:rsid w:val="00F13CB7"/>
    <w:rsid w:val="00F13F30"/>
    <w:rsid w:val="00F144CA"/>
    <w:rsid w:val="00F14AB1"/>
    <w:rsid w:val="00F14F1F"/>
    <w:rsid w:val="00F150D8"/>
    <w:rsid w:val="00F15C5E"/>
    <w:rsid w:val="00F161C4"/>
    <w:rsid w:val="00F16DCE"/>
    <w:rsid w:val="00F16F74"/>
    <w:rsid w:val="00F170C5"/>
    <w:rsid w:val="00F1718F"/>
    <w:rsid w:val="00F2025D"/>
    <w:rsid w:val="00F2098B"/>
    <w:rsid w:val="00F20BC5"/>
    <w:rsid w:val="00F20E4F"/>
    <w:rsid w:val="00F212BD"/>
    <w:rsid w:val="00F21354"/>
    <w:rsid w:val="00F216C7"/>
    <w:rsid w:val="00F21A35"/>
    <w:rsid w:val="00F229DE"/>
    <w:rsid w:val="00F23348"/>
    <w:rsid w:val="00F233CD"/>
    <w:rsid w:val="00F23569"/>
    <w:rsid w:val="00F23F9A"/>
    <w:rsid w:val="00F24800"/>
    <w:rsid w:val="00F248F6"/>
    <w:rsid w:val="00F24E03"/>
    <w:rsid w:val="00F24FDD"/>
    <w:rsid w:val="00F25E91"/>
    <w:rsid w:val="00F2634E"/>
    <w:rsid w:val="00F267C8"/>
    <w:rsid w:val="00F2691F"/>
    <w:rsid w:val="00F26B18"/>
    <w:rsid w:val="00F2731F"/>
    <w:rsid w:val="00F2742D"/>
    <w:rsid w:val="00F2758F"/>
    <w:rsid w:val="00F27618"/>
    <w:rsid w:val="00F27801"/>
    <w:rsid w:val="00F27873"/>
    <w:rsid w:val="00F27A9D"/>
    <w:rsid w:val="00F27DC8"/>
    <w:rsid w:val="00F30264"/>
    <w:rsid w:val="00F303E9"/>
    <w:rsid w:val="00F30873"/>
    <w:rsid w:val="00F31666"/>
    <w:rsid w:val="00F31B97"/>
    <w:rsid w:val="00F31C91"/>
    <w:rsid w:val="00F31D17"/>
    <w:rsid w:val="00F31E86"/>
    <w:rsid w:val="00F32350"/>
    <w:rsid w:val="00F325B2"/>
    <w:rsid w:val="00F32D8B"/>
    <w:rsid w:val="00F32DC3"/>
    <w:rsid w:val="00F33494"/>
    <w:rsid w:val="00F335E0"/>
    <w:rsid w:val="00F3392A"/>
    <w:rsid w:val="00F33C75"/>
    <w:rsid w:val="00F33D28"/>
    <w:rsid w:val="00F33E4A"/>
    <w:rsid w:val="00F33F55"/>
    <w:rsid w:val="00F3472A"/>
    <w:rsid w:val="00F3478C"/>
    <w:rsid w:val="00F34B31"/>
    <w:rsid w:val="00F34D5D"/>
    <w:rsid w:val="00F34FE4"/>
    <w:rsid w:val="00F34FEA"/>
    <w:rsid w:val="00F3519D"/>
    <w:rsid w:val="00F366EB"/>
    <w:rsid w:val="00F36A1A"/>
    <w:rsid w:val="00F36DA5"/>
    <w:rsid w:val="00F36F8B"/>
    <w:rsid w:val="00F372E5"/>
    <w:rsid w:val="00F3798B"/>
    <w:rsid w:val="00F379BD"/>
    <w:rsid w:val="00F404E0"/>
    <w:rsid w:val="00F40A8B"/>
    <w:rsid w:val="00F40C71"/>
    <w:rsid w:val="00F40F93"/>
    <w:rsid w:val="00F40FF9"/>
    <w:rsid w:val="00F4111B"/>
    <w:rsid w:val="00F41474"/>
    <w:rsid w:val="00F41BBE"/>
    <w:rsid w:val="00F41ECC"/>
    <w:rsid w:val="00F426B8"/>
    <w:rsid w:val="00F42A2A"/>
    <w:rsid w:val="00F42CC5"/>
    <w:rsid w:val="00F42CE8"/>
    <w:rsid w:val="00F430B7"/>
    <w:rsid w:val="00F430E7"/>
    <w:rsid w:val="00F434CD"/>
    <w:rsid w:val="00F43986"/>
    <w:rsid w:val="00F44009"/>
    <w:rsid w:val="00F44217"/>
    <w:rsid w:val="00F4438F"/>
    <w:rsid w:val="00F44515"/>
    <w:rsid w:val="00F44803"/>
    <w:rsid w:val="00F44B34"/>
    <w:rsid w:val="00F45562"/>
    <w:rsid w:val="00F4597D"/>
    <w:rsid w:val="00F46751"/>
    <w:rsid w:val="00F46ABF"/>
    <w:rsid w:val="00F46B94"/>
    <w:rsid w:val="00F46C4D"/>
    <w:rsid w:val="00F4745B"/>
    <w:rsid w:val="00F47984"/>
    <w:rsid w:val="00F47E11"/>
    <w:rsid w:val="00F50453"/>
    <w:rsid w:val="00F5089C"/>
    <w:rsid w:val="00F50D19"/>
    <w:rsid w:val="00F50FE0"/>
    <w:rsid w:val="00F51037"/>
    <w:rsid w:val="00F51597"/>
    <w:rsid w:val="00F51836"/>
    <w:rsid w:val="00F51A80"/>
    <w:rsid w:val="00F51BB2"/>
    <w:rsid w:val="00F51D65"/>
    <w:rsid w:val="00F520DB"/>
    <w:rsid w:val="00F522D6"/>
    <w:rsid w:val="00F52BFF"/>
    <w:rsid w:val="00F52F66"/>
    <w:rsid w:val="00F53189"/>
    <w:rsid w:val="00F5327D"/>
    <w:rsid w:val="00F53294"/>
    <w:rsid w:val="00F5336D"/>
    <w:rsid w:val="00F5389F"/>
    <w:rsid w:val="00F53C20"/>
    <w:rsid w:val="00F53DF9"/>
    <w:rsid w:val="00F53FBD"/>
    <w:rsid w:val="00F54349"/>
    <w:rsid w:val="00F545DA"/>
    <w:rsid w:val="00F5462F"/>
    <w:rsid w:val="00F555C4"/>
    <w:rsid w:val="00F556A6"/>
    <w:rsid w:val="00F556E4"/>
    <w:rsid w:val="00F558BC"/>
    <w:rsid w:val="00F55EBE"/>
    <w:rsid w:val="00F55F59"/>
    <w:rsid w:val="00F567C7"/>
    <w:rsid w:val="00F56E53"/>
    <w:rsid w:val="00F57072"/>
    <w:rsid w:val="00F571F5"/>
    <w:rsid w:val="00F5722E"/>
    <w:rsid w:val="00F578B0"/>
    <w:rsid w:val="00F600C2"/>
    <w:rsid w:val="00F60521"/>
    <w:rsid w:val="00F60586"/>
    <w:rsid w:val="00F60773"/>
    <w:rsid w:val="00F60CC6"/>
    <w:rsid w:val="00F611E1"/>
    <w:rsid w:val="00F6139A"/>
    <w:rsid w:val="00F61772"/>
    <w:rsid w:val="00F618C5"/>
    <w:rsid w:val="00F619AE"/>
    <w:rsid w:val="00F626D9"/>
    <w:rsid w:val="00F62B1D"/>
    <w:rsid w:val="00F62FED"/>
    <w:rsid w:val="00F6334C"/>
    <w:rsid w:val="00F6337E"/>
    <w:rsid w:val="00F63D9B"/>
    <w:rsid w:val="00F63EAE"/>
    <w:rsid w:val="00F64DD2"/>
    <w:rsid w:val="00F64FB7"/>
    <w:rsid w:val="00F65349"/>
    <w:rsid w:val="00F656C4"/>
    <w:rsid w:val="00F65B0C"/>
    <w:rsid w:val="00F66322"/>
    <w:rsid w:val="00F66405"/>
    <w:rsid w:val="00F66BD4"/>
    <w:rsid w:val="00F66E81"/>
    <w:rsid w:val="00F66FEA"/>
    <w:rsid w:val="00F67147"/>
    <w:rsid w:val="00F676D8"/>
    <w:rsid w:val="00F67804"/>
    <w:rsid w:val="00F6792B"/>
    <w:rsid w:val="00F67E82"/>
    <w:rsid w:val="00F702ED"/>
    <w:rsid w:val="00F706C6"/>
    <w:rsid w:val="00F707EE"/>
    <w:rsid w:val="00F70A7A"/>
    <w:rsid w:val="00F71153"/>
    <w:rsid w:val="00F71D14"/>
    <w:rsid w:val="00F724A8"/>
    <w:rsid w:val="00F72777"/>
    <w:rsid w:val="00F729FD"/>
    <w:rsid w:val="00F72C70"/>
    <w:rsid w:val="00F72D15"/>
    <w:rsid w:val="00F72DF9"/>
    <w:rsid w:val="00F72FCB"/>
    <w:rsid w:val="00F736F3"/>
    <w:rsid w:val="00F73776"/>
    <w:rsid w:val="00F7378D"/>
    <w:rsid w:val="00F73C6E"/>
    <w:rsid w:val="00F7412A"/>
    <w:rsid w:val="00F75E71"/>
    <w:rsid w:val="00F7682A"/>
    <w:rsid w:val="00F7687D"/>
    <w:rsid w:val="00F769DC"/>
    <w:rsid w:val="00F76CA6"/>
    <w:rsid w:val="00F76D67"/>
    <w:rsid w:val="00F771AF"/>
    <w:rsid w:val="00F7729C"/>
    <w:rsid w:val="00F772BF"/>
    <w:rsid w:val="00F77365"/>
    <w:rsid w:val="00F7754D"/>
    <w:rsid w:val="00F77658"/>
    <w:rsid w:val="00F77793"/>
    <w:rsid w:val="00F779D7"/>
    <w:rsid w:val="00F80029"/>
    <w:rsid w:val="00F8015E"/>
    <w:rsid w:val="00F80351"/>
    <w:rsid w:val="00F80525"/>
    <w:rsid w:val="00F8063B"/>
    <w:rsid w:val="00F80A6A"/>
    <w:rsid w:val="00F80AD1"/>
    <w:rsid w:val="00F81E80"/>
    <w:rsid w:val="00F82920"/>
    <w:rsid w:val="00F82949"/>
    <w:rsid w:val="00F82A1C"/>
    <w:rsid w:val="00F82B07"/>
    <w:rsid w:val="00F82CD1"/>
    <w:rsid w:val="00F82CE1"/>
    <w:rsid w:val="00F82E25"/>
    <w:rsid w:val="00F8301A"/>
    <w:rsid w:val="00F831C0"/>
    <w:rsid w:val="00F8339A"/>
    <w:rsid w:val="00F83428"/>
    <w:rsid w:val="00F83545"/>
    <w:rsid w:val="00F83A9C"/>
    <w:rsid w:val="00F8536E"/>
    <w:rsid w:val="00F86210"/>
    <w:rsid w:val="00F864C4"/>
    <w:rsid w:val="00F864E4"/>
    <w:rsid w:val="00F86783"/>
    <w:rsid w:val="00F86D9E"/>
    <w:rsid w:val="00F870C1"/>
    <w:rsid w:val="00F87896"/>
    <w:rsid w:val="00F87935"/>
    <w:rsid w:val="00F87C2E"/>
    <w:rsid w:val="00F87F8B"/>
    <w:rsid w:val="00F9067E"/>
    <w:rsid w:val="00F91B8B"/>
    <w:rsid w:val="00F91DAD"/>
    <w:rsid w:val="00F922F8"/>
    <w:rsid w:val="00F92743"/>
    <w:rsid w:val="00F92ACA"/>
    <w:rsid w:val="00F932F7"/>
    <w:rsid w:val="00F94345"/>
    <w:rsid w:val="00F94860"/>
    <w:rsid w:val="00F94FED"/>
    <w:rsid w:val="00F951B3"/>
    <w:rsid w:val="00F95639"/>
    <w:rsid w:val="00F958A3"/>
    <w:rsid w:val="00F9594A"/>
    <w:rsid w:val="00F96096"/>
    <w:rsid w:val="00F96168"/>
    <w:rsid w:val="00F9621E"/>
    <w:rsid w:val="00F96624"/>
    <w:rsid w:val="00F96A02"/>
    <w:rsid w:val="00F96D5D"/>
    <w:rsid w:val="00F9769F"/>
    <w:rsid w:val="00F97818"/>
    <w:rsid w:val="00F97DD1"/>
    <w:rsid w:val="00FA02B3"/>
    <w:rsid w:val="00FA0C05"/>
    <w:rsid w:val="00FA0E4F"/>
    <w:rsid w:val="00FA15B2"/>
    <w:rsid w:val="00FA1A13"/>
    <w:rsid w:val="00FA270E"/>
    <w:rsid w:val="00FA28A2"/>
    <w:rsid w:val="00FA3224"/>
    <w:rsid w:val="00FA3266"/>
    <w:rsid w:val="00FA345E"/>
    <w:rsid w:val="00FA3495"/>
    <w:rsid w:val="00FA36EF"/>
    <w:rsid w:val="00FA38B9"/>
    <w:rsid w:val="00FA3B05"/>
    <w:rsid w:val="00FA3E1E"/>
    <w:rsid w:val="00FA4048"/>
    <w:rsid w:val="00FA44C2"/>
    <w:rsid w:val="00FA4644"/>
    <w:rsid w:val="00FA4AA9"/>
    <w:rsid w:val="00FA4C2D"/>
    <w:rsid w:val="00FA4E0C"/>
    <w:rsid w:val="00FA5DA1"/>
    <w:rsid w:val="00FA5E09"/>
    <w:rsid w:val="00FA5E57"/>
    <w:rsid w:val="00FA6921"/>
    <w:rsid w:val="00FA6CED"/>
    <w:rsid w:val="00FA73CA"/>
    <w:rsid w:val="00FA7471"/>
    <w:rsid w:val="00FA7D4A"/>
    <w:rsid w:val="00FA7F75"/>
    <w:rsid w:val="00FB132D"/>
    <w:rsid w:val="00FB15CF"/>
    <w:rsid w:val="00FB16C2"/>
    <w:rsid w:val="00FB23EC"/>
    <w:rsid w:val="00FB282D"/>
    <w:rsid w:val="00FB29D9"/>
    <w:rsid w:val="00FB363A"/>
    <w:rsid w:val="00FB37D7"/>
    <w:rsid w:val="00FB38FE"/>
    <w:rsid w:val="00FB3A16"/>
    <w:rsid w:val="00FB3AC2"/>
    <w:rsid w:val="00FB3C50"/>
    <w:rsid w:val="00FB408C"/>
    <w:rsid w:val="00FB44EC"/>
    <w:rsid w:val="00FB4D80"/>
    <w:rsid w:val="00FB562B"/>
    <w:rsid w:val="00FB5A96"/>
    <w:rsid w:val="00FB5B05"/>
    <w:rsid w:val="00FB65AF"/>
    <w:rsid w:val="00FB6795"/>
    <w:rsid w:val="00FB68CD"/>
    <w:rsid w:val="00FB6D8F"/>
    <w:rsid w:val="00FB6EC4"/>
    <w:rsid w:val="00FB71F0"/>
    <w:rsid w:val="00FB7591"/>
    <w:rsid w:val="00FB76E9"/>
    <w:rsid w:val="00FB7E0C"/>
    <w:rsid w:val="00FB7E97"/>
    <w:rsid w:val="00FB7F88"/>
    <w:rsid w:val="00FC0254"/>
    <w:rsid w:val="00FC0795"/>
    <w:rsid w:val="00FC0815"/>
    <w:rsid w:val="00FC11A7"/>
    <w:rsid w:val="00FC1630"/>
    <w:rsid w:val="00FC19F1"/>
    <w:rsid w:val="00FC1B7D"/>
    <w:rsid w:val="00FC1FEE"/>
    <w:rsid w:val="00FC2109"/>
    <w:rsid w:val="00FC2671"/>
    <w:rsid w:val="00FC33E3"/>
    <w:rsid w:val="00FC34DB"/>
    <w:rsid w:val="00FC35BC"/>
    <w:rsid w:val="00FC36DD"/>
    <w:rsid w:val="00FC3873"/>
    <w:rsid w:val="00FC3AB5"/>
    <w:rsid w:val="00FC403A"/>
    <w:rsid w:val="00FC409C"/>
    <w:rsid w:val="00FC4E39"/>
    <w:rsid w:val="00FC5058"/>
    <w:rsid w:val="00FC50AC"/>
    <w:rsid w:val="00FC5B29"/>
    <w:rsid w:val="00FC5C0E"/>
    <w:rsid w:val="00FC5E62"/>
    <w:rsid w:val="00FC6051"/>
    <w:rsid w:val="00FC621F"/>
    <w:rsid w:val="00FC633A"/>
    <w:rsid w:val="00FC6A21"/>
    <w:rsid w:val="00FC6A61"/>
    <w:rsid w:val="00FC7063"/>
    <w:rsid w:val="00FC70DF"/>
    <w:rsid w:val="00FC7403"/>
    <w:rsid w:val="00FC793B"/>
    <w:rsid w:val="00FC7945"/>
    <w:rsid w:val="00FC7949"/>
    <w:rsid w:val="00FD0641"/>
    <w:rsid w:val="00FD06D6"/>
    <w:rsid w:val="00FD094D"/>
    <w:rsid w:val="00FD1766"/>
    <w:rsid w:val="00FD19A0"/>
    <w:rsid w:val="00FD1D64"/>
    <w:rsid w:val="00FD2106"/>
    <w:rsid w:val="00FD27EC"/>
    <w:rsid w:val="00FD2DC1"/>
    <w:rsid w:val="00FD2EB7"/>
    <w:rsid w:val="00FD30F9"/>
    <w:rsid w:val="00FD369B"/>
    <w:rsid w:val="00FD3901"/>
    <w:rsid w:val="00FD3E44"/>
    <w:rsid w:val="00FD3F5B"/>
    <w:rsid w:val="00FD4765"/>
    <w:rsid w:val="00FD48B6"/>
    <w:rsid w:val="00FD4B27"/>
    <w:rsid w:val="00FD4CA1"/>
    <w:rsid w:val="00FD4F15"/>
    <w:rsid w:val="00FD506B"/>
    <w:rsid w:val="00FD5113"/>
    <w:rsid w:val="00FD5D7E"/>
    <w:rsid w:val="00FD6023"/>
    <w:rsid w:val="00FD62AA"/>
    <w:rsid w:val="00FD7014"/>
    <w:rsid w:val="00FD735C"/>
    <w:rsid w:val="00FD7C7A"/>
    <w:rsid w:val="00FE071A"/>
    <w:rsid w:val="00FE0A8F"/>
    <w:rsid w:val="00FE0BBE"/>
    <w:rsid w:val="00FE0E02"/>
    <w:rsid w:val="00FE1668"/>
    <w:rsid w:val="00FE1983"/>
    <w:rsid w:val="00FE234B"/>
    <w:rsid w:val="00FE23FE"/>
    <w:rsid w:val="00FE2842"/>
    <w:rsid w:val="00FE2A6B"/>
    <w:rsid w:val="00FE3051"/>
    <w:rsid w:val="00FE3567"/>
    <w:rsid w:val="00FE3D40"/>
    <w:rsid w:val="00FE47C1"/>
    <w:rsid w:val="00FE4A5E"/>
    <w:rsid w:val="00FE4E00"/>
    <w:rsid w:val="00FE57A1"/>
    <w:rsid w:val="00FE58B7"/>
    <w:rsid w:val="00FE5BD1"/>
    <w:rsid w:val="00FE5F43"/>
    <w:rsid w:val="00FE6169"/>
    <w:rsid w:val="00FE6B31"/>
    <w:rsid w:val="00FE6E92"/>
    <w:rsid w:val="00FE74F8"/>
    <w:rsid w:val="00FE79D6"/>
    <w:rsid w:val="00FF044F"/>
    <w:rsid w:val="00FF0710"/>
    <w:rsid w:val="00FF123F"/>
    <w:rsid w:val="00FF125A"/>
    <w:rsid w:val="00FF1B4A"/>
    <w:rsid w:val="00FF28D0"/>
    <w:rsid w:val="00FF2DC7"/>
    <w:rsid w:val="00FF2DD6"/>
    <w:rsid w:val="00FF3469"/>
    <w:rsid w:val="00FF348E"/>
    <w:rsid w:val="00FF374D"/>
    <w:rsid w:val="00FF4149"/>
    <w:rsid w:val="00FF43CB"/>
    <w:rsid w:val="00FF4755"/>
    <w:rsid w:val="00FF4F3F"/>
    <w:rsid w:val="00FF68E9"/>
    <w:rsid w:val="00FF6F68"/>
    <w:rsid w:val="00FF767B"/>
    <w:rsid w:val="00FF7794"/>
    <w:rsid w:val="00FF7C4D"/>
    <w:rsid w:val="00FF7E02"/>
    <w:rsid w:val="011F60B9"/>
    <w:rsid w:val="0125BCA2"/>
    <w:rsid w:val="01384848"/>
    <w:rsid w:val="013CBF80"/>
    <w:rsid w:val="01BF6BB6"/>
    <w:rsid w:val="01D26245"/>
    <w:rsid w:val="01DA838E"/>
    <w:rsid w:val="02627192"/>
    <w:rsid w:val="028139F8"/>
    <w:rsid w:val="02BBCA68"/>
    <w:rsid w:val="03081D22"/>
    <w:rsid w:val="03A597BD"/>
    <w:rsid w:val="03F6A526"/>
    <w:rsid w:val="0403657E"/>
    <w:rsid w:val="0439CB01"/>
    <w:rsid w:val="0494073B"/>
    <w:rsid w:val="04A85F74"/>
    <w:rsid w:val="05333F1F"/>
    <w:rsid w:val="05941A3B"/>
    <w:rsid w:val="059CC16B"/>
    <w:rsid w:val="05F03E86"/>
    <w:rsid w:val="06122544"/>
    <w:rsid w:val="0646321D"/>
    <w:rsid w:val="066AF370"/>
    <w:rsid w:val="067F4BD1"/>
    <w:rsid w:val="06C55635"/>
    <w:rsid w:val="06D039EF"/>
    <w:rsid w:val="07A729C9"/>
    <w:rsid w:val="07E08DB7"/>
    <w:rsid w:val="07F35E61"/>
    <w:rsid w:val="081EEBF1"/>
    <w:rsid w:val="08673A95"/>
    <w:rsid w:val="08C8A2B1"/>
    <w:rsid w:val="094A93AC"/>
    <w:rsid w:val="0A08E1D0"/>
    <w:rsid w:val="0A2B37FF"/>
    <w:rsid w:val="0A9B0120"/>
    <w:rsid w:val="0AAB10AD"/>
    <w:rsid w:val="0B0F8853"/>
    <w:rsid w:val="0BA23894"/>
    <w:rsid w:val="0BB2F8D5"/>
    <w:rsid w:val="0BCE1A33"/>
    <w:rsid w:val="0BF6789E"/>
    <w:rsid w:val="0C0CCC7E"/>
    <w:rsid w:val="0C36E678"/>
    <w:rsid w:val="0C68E307"/>
    <w:rsid w:val="0C94948E"/>
    <w:rsid w:val="0CA91C95"/>
    <w:rsid w:val="0CDC9AA2"/>
    <w:rsid w:val="0CDEAD2A"/>
    <w:rsid w:val="0D18A148"/>
    <w:rsid w:val="0DEDDCFF"/>
    <w:rsid w:val="0E19C3D2"/>
    <w:rsid w:val="0E56B173"/>
    <w:rsid w:val="0EC6E127"/>
    <w:rsid w:val="0FBD7490"/>
    <w:rsid w:val="0FF0BC43"/>
    <w:rsid w:val="105A25EF"/>
    <w:rsid w:val="1135627C"/>
    <w:rsid w:val="11985EAD"/>
    <w:rsid w:val="11A48496"/>
    <w:rsid w:val="11A62D0C"/>
    <w:rsid w:val="125566E1"/>
    <w:rsid w:val="12977E5C"/>
    <w:rsid w:val="12C5CEA2"/>
    <w:rsid w:val="12ECBDC2"/>
    <w:rsid w:val="1309B940"/>
    <w:rsid w:val="135759A7"/>
    <w:rsid w:val="144C1311"/>
    <w:rsid w:val="1471A1DB"/>
    <w:rsid w:val="148A05A4"/>
    <w:rsid w:val="14DB30B6"/>
    <w:rsid w:val="14DBC8BC"/>
    <w:rsid w:val="14E70E87"/>
    <w:rsid w:val="1532D80C"/>
    <w:rsid w:val="1539C2A0"/>
    <w:rsid w:val="156A10C7"/>
    <w:rsid w:val="15904802"/>
    <w:rsid w:val="15E59809"/>
    <w:rsid w:val="15FF8115"/>
    <w:rsid w:val="15FF99D9"/>
    <w:rsid w:val="16712329"/>
    <w:rsid w:val="17079973"/>
    <w:rsid w:val="17354E41"/>
    <w:rsid w:val="176A56E2"/>
    <w:rsid w:val="17752380"/>
    <w:rsid w:val="179E4024"/>
    <w:rsid w:val="180A66D7"/>
    <w:rsid w:val="182266A5"/>
    <w:rsid w:val="190EDB30"/>
    <w:rsid w:val="191FCA6D"/>
    <w:rsid w:val="19BCC8EE"/>
    <w:rsid w:val="19D4A2C5"/>
    <w:rsid w:val="1A24B536"/>
    <w:rsid w:val="1A25E9A3"/>
    <w:rsid w:val="1A664EB4"/>
    <w:rsid w:val="1AE98B90"/>
    <w:rsid w:val="1AFA5DE3"/>
    <w:rsid w:val="1B060DC8"/>
    <w:rsid w:val="1B77337F"/>
    <w:rsid w:val="1BB4DDD7"/>
    <w:rsid w:val="1BEF77B2"/>
    <w:rsid w:val="1C54D1CF"/>
    <w:rsid w:val="1C6F8A71"/>
    <w:rsid w:val="1D6BFA77"/>
    <w:rsid w:val="1D81B981"/>
    <w:rsid w:val="1D8F3C76"/>
    <w:rsid w:val="1DC67E79"/>
    <w:rsid w:val="1DDA0C9B"/>
    <w:rsid w:val="1E33F730"/>
    <w:rsid w:val="1E77DE39"/>
    <w:rsid w:val="1F5FBAC1"/>
    <w:rsid w:val="1FA58FED"/>
    <w:rsid w:val="1FEB9D03"/>
    <w:rsid w:val="204FAF8F"/>
    <w:rsid w:val="20600848"/>
    <w:rsid w:val="2063BECC"/>
    <w:rsid w:val="20A48A49"/>
    <w:rsid w:val="20FD75CE"/>
    <w:rsid w:val="2114692D"/>
    <w:rsid w:val="21299CA8"/>
    <w:rsid w:val="21365B35"/>
    <w:rsid w:val="2232A7C8"/>
    <w:rsid w:val="22C77255"/>
    <w:rsid w:val="22C9BEE3"/>
    <w:rsid w:val="22E81177"/>
    <w:rsid w:val="22EC01DD"/>
    <w:rsid w:val="23C1D1C2"/>
    <w:rsid w:val="23CD6E2C"/>
    <w:rsid w:val="23F721F9"/>
    <w:rsid w:val="24084733"/>
    <w:rsid w:val="240980C4"/>
    <w:rsid w:val="24790E29"/>
    <w:rsid w:val="24BD3DB7"/>
    <w:rsid w:val="25002821"/>
    <w:rsid w:val="25BAE3D1"/>
    <w:rsid w:val="25FC8001"/>
    <w:rsid w:val="264612A7"/>
    <w:rsid w:val="269908B6"/>
    <w:rsid w:val="2711B1AE"/>
    <w:rsid w:val="2729F113"/>
    <w:rsid w:val="272D3208"/>
    <w:rsid w:val="2787A6AD"/>
    <w:rsid w:val="27898057"/>
    <w:rsid w:val="27A8BF65"/>
    <w:rsid w:val="27D70840"/>
    <w:rsid w:val="27D755BF"/>
    <w:rsid w:val="28253D00"/>
    <w:rsid w:val="2834F55D"/>
    <w:rsid w:val="2845B985"/>
    <w:rsid w:val="297154B5"/>
    <w:rsid w:val="29A406DF"/>
    <w:rsid w:val="29AA939F"/>
    <w:rsid w:val="2A17AFA2"/>
    <w:rsid w:val="2A2A223D"/>
    <w:rsid w:val="2A354364"/>
    <w:rsid w:val="2A86B1BC"/>
    <w:rsid w:val="2AB6A2FD"/>
    <w:rsid w:val="2AC2ED0E"/>
    <w:rsid w:val="2ADC0672"/>
    <w:rsid w:val="2AF6BCAD"/>
    <w:rsid w:val="2BB7EB52"/>
    <w:rsid w:val="2C04F13C"/>
    <w:rsid w:val="2C70C4D4"/>
    <w:rsid w:val="2CDD2E09"/>
    <w:rsid w:val="2CEEF8D2"/>
    <w:rsid w:val="2D6F5803"/>
    <w:rsid w:val="2D77C6BE"/>
    <w:rsid w:val="2D82D4D5"/>
    <w:rsid w:val="2DC63218"/>
    <w:rsid w:val="2DE63436"/>
    <w:rsid w:val="2E2E71CB"/>
    <w:rsid w:val="2E61A39F"/>
    <w:rsid w:val="2E6A2296"/>
    <w:rsid w:val="2EE5EA0B"/>
    <w:rsid w:val="2F10D328"/>
    <w:rsid w:val="2F248F6B"/>
    <w:rsid w:val="2FD5A306"/>
    <w:rsid w:val="30013770"/>
    <w:rsid w:val="308088BA"/>
    <w:rsid w:val="30F3E4CA"/>
    <w:rsid w:val="3108F5DB"/>
    <w:rsid w:val="314A7D48"/>
    <w:rsid w:val="315B6207"/>
    <w:rsid w:val="31808B59"/>
    <w:rsid w:val="326F66BC"/>
    <w:rsid w:val="3322EAEC"/>
    <w:rsid w:val="33C6FB58"/>
    <w:rsid w:val="33DEEE42"/>
    <w:rsid w:val="3401A026"/>
    <w:rsid w:val="3476A193"/>
    <w:rsid w:val="34B34A09"/>
    <w:rsid w:val="34F9FB55"/>
    <w:rsid w:val="353E6D5F"/>
    <w:rsid w:val="356BB91A"/>
    <w:rsid w:val="35804C9D"/>
    <w:rsid w:val="35F05495"/>
    <w:rsid w:val="366C3D94"/>
    <w:rsid w:val="36DD5F9B"/>
    <w:rsid w:val="3736F2CA"/>
    <w:rsid w:val="37525CC6"/>
    <w:rsid w:val="3771E252"/>
    <w:rsid w:val="377CE035"/>
    <w:rsid w:val="37F7FA53"/>
    <w:rsid w:val="38B5140F"/>
    <w:rsid w:val="39DC0296"/>
    <w:rsid w:val="39F2901E"/>
    <w:rsid w:val="3A20BF3D"/>
    <w:rsid w:val="3A48D7CF"/>
    <w:rsid w:val="3A6AB29A"/>
    <w:rsid w:val="3A8F9930"/>
    <w:rsid w:val="3B6606AF"/>
    <w:rsid w:val="3C12D3A0"/>
    <w:rsid w:val="3C25BC26"/>
    <w:rsid w:val="3CCE6377"/>
    <w:rsid w:val="3CD1F5B0"/>
    <w:rsid w:val="3D34D79B"/>
    <w:rsid w:val="3D64729B"/>
    <w:rsid w:val="3E00F2A6"/>
    <w:rsid w:val="3E4943DF"/>
    <w:rsid w:val="3E9244A9"/>
    <w:rsid w:val="3EF935AD"/>
    <w:rsid w:val="3F2923A5"/>
    <w:rsid w:val="3FA01FC0"/>
    <w:rsid w:val="3FEF09A5"/>
    <w:rsid w:val="4139ADAD"/>
    <w:rsid w:val="41B95A44"/>
    <w:rsid w:val="42203F33"/>
    <w:rsid w:val="428A1D10"/>
    <w:rsid w:val="42F9B9D1"/>
    <w:rsid w:val="433063F2"/>
    <w:rsid w:val="43A7D72D"/>
    <w:rsid w:val="441DD3E3"/>
    <w:rsid w:val="448DC0DC"/>
    <w:rsid w:val="44A13BBE"/>
    <w:rsid w:val="44DBBE0C"/>
    <w:rsid w:val="45307C2E"/>
    <w:rsid w:val="4556BA29"/>
    <w:rsid w:val="45992819"/>
    <w:rsid w:val="45AC93A0"/>
    <w:rsid w:val="461D8B22"/>
    <w:rsid w:val="46346348"/>
    <w:rsid w:val="4665978F"/>
    <w:rsid w:val="46DBDB3B"/>
    <w:rsid w:val="472E3A46"/>
    <w:rsid w:val="47C0E82A"/>
    <w:rsid w:val="47CE6832"/>
    <w:rsid w:val="47D96D64"/>
    <w:rsid w:val="4842D0A1"/>
    <w:rsid w:val="4846655E"/>
    <w:rsid w:val="488DF8D2"/>
    <w:rsid w:val="48C77428"/>
    <w:rsid w:val="4915713E"/>
    <w:rsid w:val="4A068D22"/>
    <w:rsid w:val="4A18DD0C"/>
    <w:rsid w:val="4AB58C04"/>
    <w:rsid w:val="4AFDC428"/>
    <w:rsid w:val="4BB7C414"/>
    <w:rsid w:val="4BE8039F"/>
    <w:rsid w:val="4C282AEC"/>
    <w:rsid w:val="4C37FD0C"/>
    <w:rsid w:val="4C6DA062"/>
    <w:rsid w:val="4C770CDA"/>
    <w:rsid w:val="4C88FD03"/>
    <w:rsid w:val="4CA7C3F1"/>
    <w:rsid w:val="4CF9F738"/>
    <w:rsid w:val="4CFB1616"/>
    <w:rsid w:val="4D04C8C0"/>
    <w:rsid w:val="4DA20CAE"/>
    <w:rsid w:val="4E3E9DA6"/>
    <w:rsid w:val="4E401CC3"/>
    <w:rsid w:val="4EC6C672"/>
    <w:rsid w:val="4F2E1C98"/>
    <w:rsid w:val="4F42FBD6"/>
    <w:rsid w:val="4F4EFEA2"/>
    <w:rsid w:val="4FC53F4D"/>
    <w:rsid w:val="4FFF2E72"/>
    <w:rsid w:val="50347E81"/>
    <w:rsid w:val="50405FB4"/>
    <w:rsid w:val="50432EB3"/>
    <w:rsid w:val="50A1FB7B"/>
    <w:rsid w:val="50BE4D6D"/>
    <w:rsid w:val="51379C67"/>
    <w:rsid w:val="513ABFB1"/>
    <w:rsid w:val="522E6067"/>
    <w:rsid w:val="52898697"/>
    <w:rsid w:val="52A8E227"/>
    <w:rsid w:val="53305958"/>
    <w:rsid w:val="533313D4"/>
    <w:rsid w:val="5363EDB2"/>
    <w:rsid w:val="5364C3F2"/>
    <w:rsid w:val="53887185"/>
    <w:rsid w:val="53910196"/>
    <w:rsid w:val="54368EDD"/>
    <w:rsid w:val="548FA67E"/>
    <w:rsid w:val="54DA65EE"/>
    <w:rsid w:val="54E0BE31"/>
    <w:rsid w:val="551E5D41"/>
    <w:rsid w:val="55432A9C"/>
    <w:rsid w:val="556CE03E"/>
    <w:rsid w:val="55A12251"/>
    <w:rsid w:val="5604237F"/>
    <w:rsid w:val="5624A5E7"/>
    <w:rsid w:val="56758575"/>
    <w:rsid w:val="56A02E4D"/>
    <w:rsid w:val="56A4788C"/>
    <w:rsid w:val="56BE3C26"/>
    <w:rsid w:val="573EC422"/>
    <w:rsid w:val="58144B65"/>
    <w:rsid w:val="58B648F8"/>
    <w:rsid w:val="5924896D"/>
    <w:rsid w:val="593E3D3B"/>
    <w:rsid w:val="59B42753"/>
    <w:rsid w:val="59C8AEF8"/>
    <w:rsid w:val="59F68D5C"/>
    <w:rsid w:val="5A04104D"/>
    <w:rsid w:val="5A67B0C1"/>
    <w:rsid w:val="5A6A7F7C"/>
    <w:rsid w:val="5A8D98DA"/>
    <w:rsid w:val="5B22EE69"/>
    <w:rsid w:val="5B7C2427"/>
    <w:rsid w:val="5BF7A38E"/>
    <w:rsid w:val="5C0A4576"/>
    <w:rsid w:val="5C1C3527"/>
    <w:rsid w:val="5C7782C8"/>
    <w:rsid w:val="5C964BCD"/>
    <w:rsid w:val="5D900E67"/>
    <w:rsid w:val="5DADF4BE"/>
    <w:rsid w:val="5DB150BA"/>
    <w:rsid w:val="5DE6A9E6"/>
    <w:rsid w:val="5DF92DB9"/>
    <w:rsid w:val="5E063DDE"/>
    <w:rsid w:val="5E6755AA"/>
    <w:rsid w:val="5E98AF9C"/>
    <w:rsid w:val="5EB145D9"/>
    <w:rsid w:val="5F51EE77"/>
    <w:rsid w:val="5F753129"/>
    <w:rsid w:val="5F9624E1"/>
    <w:rsid w:val="5FA7A79E"/>
    <w:rsid w:val="5FF95765"/>
    <w:rsid w:val="603C43E1"/>
    <w:rsid w:val="6046E722"/>
    <w:rsid w:val="60BEFB6F"/>
    <w:rsid w:val="60E6797C"/>
    <w:rsid w:val="60EECA2F"/>
    <w:rsid w:val="6165903A"/>
    <w:rsid w:val="628ACB48"/>
    <w:rsid w:val="62A19720"/>
    <w:rsid w:val="63045B27"/>
    <w:rsid w:val="634919E0"/>
    <w:rsid w:val="638484C7"/>
    <w:rsid w:val="6404E006"/>
    <w:rsid w:val="648F452E"/>
    <w:rsid w:val="649B2AD3"/>
    <w:rsid w:val="64ADAA53"/>
    <w:rsid w:val="64F619FF"/>
    <w:rsid w:val="652F732F"/>
    <w:rsid w:val="652F853D"/>
    <w:rsid w:val="653F854D"/>
    <w:rsid w:val="655CC719"/>
    <w:rsid w:val="657088F8"/>
    <w:rsid w:val="659212C2"/>
    <w:rsid w:val="65DEF41B"/>
    <w:rsid w:val="66111EE7"/>
    <w:rsid w:val="66300EE7"/>
    <w:rsid w:val="66437951"/>
    <w:rsid w:val="664B8DBF"/>
    <w:rsid w:val="665492A6"/>
    <w:rsid w:val="66D35B04"/>
    <w:rsid w:val="66DCEA4C"/>
    <w:rsid w:val="66DF628A"/>
    <w:rsid w:val="6705A851"/>
    <w:rsid w:val="670C031F"/>
    <w:rsid w:val="67313338"/>
    <w:rsid w:val="675B4441"/>
    <w:rsid w:val="6830926A"/>
    <w:rsid w:val="684DE887"/>
    <w:rsid w:val="6966DF89"/>
    <w:rsid w:val="69C111BB"/>
    <w:rsid w:val="69D52CF8"/>
    <w:rsid w:val="6A1413A9"/>
    <w:rsid w:val="6A16B9C9"/>
    <w:rsid w:val="6A9A7F8F"/>
    <w:rsid w:val="6AB56F04"/>
    <w:rsid w:val="6B548231"/>
    <w:rsid w:val="6B5651E9"/>
    <w:rsid w:val="6B6323B9"/>
    <w:rsid w:val="6B820613"/>
    <w:rsid w:val="6B9CD374"/>
    <w:rsid w:val="6BA20153"/>
    <w:rsid w:val="6BAF2C51"/>
    <w:rsid w:val="6BF0548F"/>
    <w:rsid w:val="6BFD5AB9"/>
    <w:rsid w:val="6BFD9C06"/>
    <w:rsid w:val="6C0EE4E8"/>
    <w:rsid w:val="6C3C14DB"/>
    <w:rsid w:val="6CB764F4"/>
    <w:rsid w:val="6D2ADFED"/>
    <w:rsid w:val="6D5A1A1E"/>
    <w:rsid w:val="6D7E00EC"/>
    <w:rsid w:val="6E012682"/>
    <w:rsid w:val="6F3CFB4D"/>
    <w:rsid w:val="6F6140DC"/>
    <w:rsid w:val="6F6CE46E"/>
    <w:rsid w:val="6FA5093F"/>
    <w:rsid w:val="6FB2E961"/>
    <w:rsid w:val="70920C53"/>
    <w:rsid w:val="70A63DAD"/>
    <w:rsid w:val="70B660C5"/>
    <w:rsid w:val="70C4E23A"/>
    <w:rsid w:val="70E3317B"/>
    <w:rsid w:val="717CEBC8"/>
    <w:rsid w:val="71B9C924"/>
    <w:rsid w:val="72357FD4"/>
    <w:rsid w:val="724BFC3D"/>
    <w:rsid w:val="727DB86D"/>
    <w:rsid w:val="728B6A6D"/>
    <w:rsid w:val="7302471D"/>
    <w:rsid w:val="734F8AE7"/>
    <w:rsid w:val="735841E5"/>
    <w:rsid w:val="73D768AB"/>
    <w:rsid w:val="74C04BBD"/>
    <w:rsid w:val="75182C26"/>
    <w:rsid w:val="759A2C8D"/>
    <w:rsid w:val="7624ECE4"/>
    <w:rsid w:val="7632805F"/>
    <w:rsid w:val="76455131"/>
    <w:rsid w:val="769460C4"/>
    <w:rsid w:val="76C82AD8"/>
    <w:rsid w:val="76DFC556"/>
    <w:rsid w:val="76F35D13"/>
    <w:rsid w:val="7721C77B"/>
    <w:rsid w:val="773A30EE"/>
    <w:rsid w:val="77E24697"/>
    <w:rsid w:val="7802A8D6"/>
    <w:rsid w:val="7818F28D"/>
    <w:rsid w:val="782E8198"/>
    <w:rsid w:val="784744DA"/>
    <w:rsid w:val="79930B29"/>
    <w:rsid w:val="79A8E71F"/>
    <w:rsid w:val="7A17901C"/>
    <w:rsid w:val="7A4A8DF3"/>
    <w:rsid w:val="7A81E136"/>
    <w:rsid w:val="7B691B4A"/>
    <w:rsid w:val="7BA3C347"/>
    <w:rsid w:val="7BB97302"/>
    <w:rsid w:val="7BD7FAA6"/>
    <w:rsid w:val="7BFC02FA"/>
    <w:rsid w:val="7BFF4039"/>
    <w:rsid w:val="7C6A1713"/>
    <w:rsid w:val="7CEE23D2"/>
    <w:rsid w:val="7CFF60BD"/>
    <w:rsid w:val="7D4AE1B5"/>
    <w:rsid w:val="7D62DAFE"/>
    <w:rsid w:val="7D7F52E1"/>
    <w:rsid w:val="7D847F98"/>
    <w:rsid w:val="7DB830F0"/>
    <w:rsid w:val="7DE0C3A6"/>
    <w:rsid w:val="7E2559D1"/>
    <w:rsid w:val="7E33A7CC"/>
    <w:rsid w:val="7EE30E06"/>
    <w:rsid w:val="7F182431"/>
    <w:rsid w:val="7F4F6D6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A721EB"/>
  <w14:defaultImageDpi w14:val="32767"/>
  <w15:chartTrackingRefBased/>
  <w15:docId w15:val="{849A4551-8996-4C70-9397-A8768FED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Title" w:qFormat="1"/>
    <w:lsdException w:name="Body Text" w:uiPriority="1"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CDF"/>
    <w:pPr>
      <w:ind w:left="567"/>
      <w:jc w:val="both"/>
    </w:pPr>
    <w:rPr>
      <w:rFonts w:ascii="Arial" w:hAnsi="Arial"/>
      <w:kern w:val="2"/>
      <w:szCs w:val="24"/>
    </w:rPr>
  </w:style>
  <w:style w:type="paragraph" w:styleId="Heading1">
    <w:name w:val="heading 1"/>
    <w:basedOn w:val="Normal"/>
    <w:next w:val="Normal"/>
    <w:link w:val="Heading1Char"/>
    <w:qFormat/>
    <w:rsid w:val="00AB48AB"/>
    <w:pPr>
      <w:keepNext/>
      <w:spacing w:before="120" w:after="120"/>
      <w:ind w:left="0"/>
      <w:outlineLvl w:val="0"/>
    </w:pPr>
    <w:rPr>
      <w:rFonts w:eastAsia="Arial"/>
      <w:b/>
      <w:caps/>
      <w:szCs w:val="28"/>
    </w:rPr>
  </w:style>
  <w:style w:type="paragraph" w:styleId="Heading2">
    <w:name w:val="heading 2"/>
    <w:aliases w:val="X.X"/>
    <w:basedOn w:val="Normal"/>
    <w:next w:val="Normal"/>
    <w:link w:val="Heading2Char"/>
    <w:qFormat/>
    <w:rsid w:val="00B5167A"/>
    <w:pPr>
      <w:keepNext/>
      <w:numPr>
        <w:ilvl w:val="1"/>
        <w:numId w:val="2"/>
      </w:numPr>
      <w:overflowPunct w:val="0"/>
      <w:adjustRightInd w:val="0"/>
      <w:spacing w:before="120" w:after="120"/>
      <w:textAlignment w:val="baseline"/>
      <w:outlineLvl w:val="1"/>
    </w:pPr>
    <w:rPr>
      <w:rFonts w:eastAsiaTheme="minorEastAsia"/>
      <w:b/>
      <w:kern w:val="0"/>
      <w:szCs w:val="20"/>
    </w:rPr>
  </w:style>
  <w:style w:type="paragraph" w:styleId="Heading3">
    <w:name w:val="heading 3"/>
    <w:basedOn w:val="Normal"/>
    <w:next w:val="Normal"/>
    <w:qFormat/>
    <w:rsid w:val="006278B1"/>
    <w:pPr>
      <w:keepNext/>
      <w:ind w:leftChars="300" w:left="300" w:hangingChars="200" w:hanging="2000"/>
      <w:outlineLvl w:val="2"/>
    </w:pPr>
    <w:rPr>
      <w:rFonts w:eastAsia="Dotum"/>
    </w:rPr>
  </w:style>
  <w:style w:type="paragraph" w:styleId="Heading5">
    <w:name w:val="heading 5"/>
    <w:basedOn w:val="Normal"/>
    <w:next w:val="Normal"/>
    <w:qFormat/>
    <w:rsid w:val="006278B1"/>
    <w:pPr>
      <w:keepNext/>
      <w:ind w:leftChars="500" w:left="500" w:hangingChars="200" w:hanging="2000"/>
      <w:outlineLvl w:val="4"/>
    </w:pPr>
    <w:rPr>
      <w:rFonts w:eastAsia="Dotum"/>
    </w:rPr>
  </w:style>
  <w:style w:type="paragraph" w:styleId="Heading8">
    <w:name w:val="heading 8"/>
    <w:basedOn w:val="Normal"/>
    <w:next w:val="Normal"/>
    <w:qFormat/>
    <w:pPr>
      <w:keepNext/>
      <w:overflowPunct w:val="0"/>
      <w:adjustRightInd w:val="0"/>
      <w:ind w:firstLine="426"/>
      <w:textAlignment w:val="baseline"/>
      <w:outlineLvl w:val="7"/>
    </w:pPr>
    <w:rPr>
      <w:rFonts w:cs="Arial"/>
      <w:b/>
      <w:bCs/>
      <w:color w:val="000000"/>
      <w:kern w:val="0"/>
      <w:sz w:val="24"/>
      <w:szCs w:val="20"/>
    </w:rPr>
  </w:style>
  <w:style w:type="paragraph" w:styleId="Heading9">
    <w:name w:val="heading 9"/>
    <w:basedOn w:val="Normal"/>
    <w:next w:val="Normal"/>
    <w:qFormat/>
    <w:rsid w:val="006278B1"/>
    <w:pPr>
      <w:keepNext/>
      <w:ind w:leftChars="900" w:left="900" w:hangingChars="200" w:hanging="20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ncabezado Linea 1"/>
    <w:basedOn w:val="Normal"/>
    <w:link w:val="HeaderChar"/>
    <w:pPr>
      <w:tabs>
        <w:tab w:val="center" w:pos="4320"/>
        <w:tab w:val="right" w:pos="8640"/>
      </w:tabs>
      <w:overflowPunct w:val="0"/>
      <w:adjustRightInd w:val="0"/>
      <w:textAlignment w:val="baseline"/>
    </w:pPr>
    <w:rPr>
      <w:rFonts w:ascii="Times New Roman"/>
      <w:color w:val="000000"/>
      <w:kern w:val="0"/>
      <w:sz w:val="24"/>
      <w:szCs w:val="20"/>
    </w:rPr>
  </w:style>
  <w:style w:type="paragraph" w:styleId="Footer">
    <w:name w:val="footer"/>
    <w:basedOn w:val="Normal"/>
    <w:link w:val="FooterChar"/>
    <w:uiPriority w:val="99"/>
    <w:pPr>
      <w:tabs>
        <w:tab w:val="center" w:pos="4252"/>
        <w:tab w:val="right" w:pos="8504"/>
      </w:tabs>
      <w:snapToGrid w:val="0"/>
    </w:pPr>
  </w:style>
  <w:style w:type="paragraph" w:styleId="Caption">
    <w:name w:val="caption"/>
    <w:basedOn w:val="Normal"/>
    <w:next w:val="Normal"/>
    <w:link w:val="CaptionChar"/>
    <w:uiPriority w:val="35"/>
    <w:qFormat/>
    <w:pPr>
      <w:ind w:left="0"/>
    </w:pPr>
    <w:rPr>
      <w:rFonts w:eastAsia="Gulim"/>
      <w:b/>
      <w:sz w:val="22"/>
      <w:szCs w:val="20"/>
    </w:rPr>
  </w:style>
  <w:style w:type="character" w:styleId="PageNumber">
    <w:name w:val="page number"/>
    <w:basedOn w:val="DefaultParagraphFont"/>
  </w:style>
  <w:style w:type="paragraph" w:styleId="Date">
    <w:name w:val="Date"/>
    <w:basedOn w:val="Normal"/>
    <w:next w:val="Normal"/>
    <w:pPr>
      <w:overflowPunct w:val="0"/>
      <w:adjustRightInd w:val="0"/>
      <w:textAlignment w:val="baseline"/>
    </w:pPr>
    <w:rPr>
      <w:b/>
      <w:bCs/>
      <w:color w:val="000000"/>
      <w:kern w:val="0"/>
      <w:sz w:val="24"/>
      <w:szCs w:val="20"/>
    </w:rPr>
  </w:style>
  <w:style w:type="paragraph" w:styleId="BodyTextIndent">
    <w:name w:val="Body Text Indent"/>
    <w:basedOn w:val="Normal"/>
    <w:link w:val="BodyTextIndentChar"/>
    <w:pPr>
      <w:tabs>
        <w:tab w:val="left" w:pos="720"/>
      </w:tabs>
      <w:suppressAutoHyphens/>
      <w:snapToGrid w:val="0"/>
      <w:ind w:leftChars="400" w:left="800"/>
    </w:pPr>
    <w:rPr>
      <w:rFonts w:cs="Arial"/>
      <w:sz w:val="22"/>
    </w:rPr>
  </w:style>
  <w:style w:type="table" w:styleId="TableGrid">
    <w:name w:val="Table Grid"/>
    <w:basedOn w:val="TableNormal"/>
    <w:rsid w:val="006F2675"/>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TITLE">
    <w:name w:val="MAIN TITLE"/>
    <w:basedOn w:val="Normal"/>
    <w:rsid w:val="00256E31"/>
    <w:pPr>
      <w:tabs>
        <w:tab w:val="num" w:pos="851"/>
      </w:tabs>
      <w:ind w:left="851" w:hanging="851"/>
    </w:pPr>
    <w:rPr>
      <w:rFonts w:ascii="Times New Roman"/>
      <w:b/>
      <w:spacing w:val="-3"/>
      <w:kern w:val="0"/>
      <w:sz w:val="24"/>
      <w:szCs w:val="20"/>
      <w:lang w:eastAsia="en-US"/>
    </w:rPr>
  </w:style>
  <w:style w:type="paragraph" w:customStyle="1" w:styleId="xx-">
    <w:name w:val="x.x-"/>
    <w:basedOn w:val="Normal"/>
    <w:rsid w:val="004226F7"/>
    <w:pPr>
      <w:overflowPunct w:val="0"/>
      <w:adjustRightInd w:val="0"/>
      <w:spacing w:line="300" w:lineRule="auto"/>
      <w:ind w:left="851" w:right="142" w:hanging="284"/>
      <w:textAlignment w:val="baseline"/>
    </w:pPr>
    <w:rPr>
      <w:rFonts w:eastAsia="MS Mincho"/>
      <w:kern w:val="0"/>
      <w:sz w:val="24"/>
      <w:szCs w:val="20"/>
      <w:lang w:eastAsia="ja-JP"/>
    </w:rPr>
  </w:style>
  <w:style w:type="paragraph" w:styleId="BalloonText">
    <w:name w:val="Balloon Text"/>
    <w:basedOn w:val="Normal"/>
    <w:semiHidden/>
    <w:rsid w:val="005B4BF7"/>
    <w:rPr>
      <w:rFonts w:eastAsia="Dotum"/>
      <w:sz w:val="18"/>
      <w:szCs w:val="18"/>
    </w:rPr>
  </w:style>
  <w:style w:type="paragraph" w:customStyle="1" w:styleId="xxx0">
    <w:name w:val="x.x.x"/>
    <w:basedOn w:val="Normal"/>
    <w:rsid w:val="00111EE7"/>
    <w:pPr>
      <w:overflowPunct w:val="0"/>
      <w:adjustRightInd w:val="0"/>
      <w:spacing w:line="300" w:lineRule="auto"/>
      <w:ind w:left="851" w:hanging="851"/>
      <w:textAlignment w:val="baseline"/>
    </w:pPr>
    <w:rPr>
      <w:rFonts w:eastAsia="MS Mincho"/>
      <w:kern w:val="0"/>
      <w:sz w:val="24"/>
      <w:szCs w:val="20"/>
      <w:lang w:eastAsia="ja-JP"/>
    </w:rPr>
  </w:style>
  <w:style w:type="paragraph" w:styleId="BodyTextIndent2">
    <w:name w:val="Body Text Indent 2"/>
    <w:basedOn w:val="Normal"/>
    <w:rsid w:val="00111EE7"/>
    <w:pPr>
      <w:spacing w:after="180" w:line="480" w:lineRule="auto"/>
      <w:ind w:leftChars="400" w:left="851"/>
    </w:pPr>
  </w:style>
  <w:style w:type="paragraph" w:customStyle="1" w:styleId="a0">
    <w:name w:val="바탕글"/>
    <w:rsid w:val="00111EE7"/>
    <w:pPr>
      <w:widowControl w:val="0"/>
      <w:wordWrap w:val="0"/>
      <w:autoSpaceDE w:val="0"/>
      <w:autoSpaceDN w:val="0"/>
      <w:adjustRightInd w:val="0"/>
      <w:spacing w:line="240" w:lineRule="exact"/>
      <w:jc w:val="both"/>
    </w:pPr>
    <w:rPr>
      <w:rFonts w:ascii="BatangChe" w:eastAsia="BatangChe"/>
      <w:color w:val="000000"/>
    </w:rPr>
  </w:style>
  <w:style w:type="character" w:customStyle="1" w:styleId="HeaderChar">
    <w:name w:val="Header Char"/>
    <w:aliases w:val="h Char,Encabezado Linea 1 Char"/>
    <w:link w:val="Header"/>
    <w:rsid w:val="00D71570"/>
    <w:rPr>
      <w:color w:val="000000"/>
      <w:sz w:val="24"/>
    </w:rPr>
  </w:style>
  <w:style w:type="character" w:customStyle="1" w:styleId="FooterChar">
    <w:name w:val="Footer Char"/>
    <w:link w:val="Footer"/>
    <w:uiPriority w:val="99"/>
    <w:rsid w:val="00014DF8"/>
    <w:rPr>
      <w:rFonts w:ascii="Batang"/>
      <w:kern w:val="2"/>
      <w:szCs w:val="24"/>
    </w:rPr>
  </w:style>
  <w:style w:type="character" w:customStyle="1" w:styleId="BodyTextIndentChar">
    <w:name w:val="Body Text Indent Char"/>
    <w:link w:val="BodyTextIndent"/>
    <w:rsid w:val="00014BC0"/>
    <w:rPr>
      <w:rFonts w:ascii="Arial" w:hAnsi="Arial" w:cs="Arial"/>
      <w:kern w:val="2"/>
      <w:sz w:val="22"/>
      <w:szCs w:val="24"/>
    </w:rPr>
  </w:style>
  <w:style w:type="table" w:styleId="MediumGrid2-Accent5">
    <w:name w:val="Medium Grid 2 Accent 5"/>
    <w:basedOn w:val="TableNormal"/>
    <w:uiPriority w:val="68"/>
    <w:rsid w:val="00137A17"/>
    <w:rPr>
      <w:rFonts w:ascii="Malgun Gothic" w:eastAsia="Malgun Gothic" w:hAnsi="Malgun Gothic"/>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List2-Accent5">
    <w:name w:val="Medium List 2 Accent 5"/>
    <w:basedOn w:val="TableNormal"/>
    <w:uiPriority w:val="66"/>
    <w:rsid w:val="00137A17"/>
    <w:rPr>
      <w:rFonts w:ascii="Malgun Gothic" w:eastAsia="Malgun Gothic" w:hAnsi="Malgun Gothic"/>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Shading-Accent5">
    <w:name w:val="Light Shading Accent 5"/>
    <w:basedOn w:val="TableNormal"/>
    <w:uiPriority w:val="60"/>
    <w:rsid w:val="00137A17"/>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List-Accent4">
    <w:name w:val="Light List Accent 4"/>
    <w:basedOn w:val="TableNormal"/>
    <w:uiPriority w:val="61"/>
    <w:rsid w:val="00D57BBD"/>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D57BBD"/>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Title">
    <w:name w:val="Title"/>
    <w:basedOn w:val="Normal"/>
    <w:next w:val="Normal"/>
    <w:link w:val="TitleChar"/>
    <w:qFormat/>
    <w:rsid w:val="00391FE2"/>
    <w:pPr>
      <w:spacing w:before="240" w:after="120"/>
      <w:jc w:val="center"/>
      <w:outlineLvl w:val="0"/>
    </w:pPr>
    <w:rPr>
      <w:rFonts w:ascii="Malgun Gothic" w:eastAsia="Dotum" w:hAnsi="Malgun Gothic"/>
      <w:b/>
      <w:bCs/>
      <w:sz w:val="32"/>
      <w:szCs w:val="32"/>
    </w:rPr>
  </w:style>
  <w:style w:type="character" w:customStyle="1" w:styleId="TitleChar">
    <w:name w:val="Title Char"/>
    <w:link w:val="Title"/>
    <w:rsid w:val="00391FE2"/>
    <w:rPr>
      <w:rFonts w:ascii="Malgun Gothic" w:eastAsia="Dotum" w:hAnsi="Malgun Gothic" w:cs="Times New Roman"/>
      <w:b/>
      <w:bCs/>
      <w:kern w:val="2"/>
      <w:sz w:val="32"/>
      <w:szCs w:val="32"/>
    </w:rPr>
  </w:style>
  <w:style w:type="paragraph" w:styleId="Subtitle">
    <w:name w:val="Subtitle"/>
    <w:basedOn w:val="Normal"/>
    <w:next w:val="Normal"/>
    <w:link w:val="SubtitleChar"/>
    <w:rsid w:val="00391FE2"/>
    <w:pPr>
      <w:spacing w:after="60"/>
      <w:jc w:val="center"/>
      <w:outlineLvl w:val="1"/>
    </w:pPr>
    <w:rPr>
      <w:rFonts w:ascii="Malgun Gothic" w:eastAsia="Dotum" w:hAnsi="Malgun Gothic"/>
      <w:i/>
      <w:iCs/>
      <w:sz w:val="24"/>
    </w:rPr>
  </w:style>
  <w:style w:type="character" w:customStyle="1" w:styleId="SubtitleChar">
    <w:name w:val="Subtitle Char"/>
    <w:link w:val="Subtitle"/>
    <w:rsid w:val="00391FE2"/>
    <w:rPr>
      <w:rFonts w:ascii="Malgun Gothic" w:eastAsia="Dotum" w:hAnsi="Malgun Gothic" w:cs="Times New Roman"/>
      <w:i/>
      <w:iCs/>
      <w:kern w:val="2"/>
      <w:sz w:val="24"/>
      <w:szCs w:val="24"/>
    </w:rPr>
  </w:style>
  <w:style w:type="paragraph" w:styleId="ListParagraph">
    <w:name w:val="List Paragraph"/>
    <w:aliases w:val="Body text,Bullet Points,Bullets,Heading 10,Information,Ithaca Bullets,PD_Bullet,Paragraph Indent"/>
    <w:basedOn w:val="Normal"/>
    <w:link w:val="ListParagraphChar"/>
    <w:uiPriority w:val="1"/>
    <w:qFormat/>
    <w:rsid w:val="00391FE2"/>
    <w:pPr>
      <w:ind w:leftChars="400" w:left="800"/>
    </w:pPr>
  </w:style>
  <w:style w:type="character" w:customStyle="1" w:styleId="Heading1Char">
    <w:name w:val="Heading 1 Char"/>
    <w:link w:val="Heading1"/>
    <w:rsid w:val="00AB48AB"/>
    <w:rPr>
      <w:rFonts w:ascii="Arial" w:eastAsia="Arial" w:hAnsi="Arial"/>
      <w:b/>
      <w:caps/>
      <w:kern w:val="2"/>
      <w:szCs w:val="28"/>
    </w:rPr>
  </w:style>
  <w:style w:type="paragraph" w:customStyle="1" w:styleId="EXPERIENCEheader">
    <w:name w:val="EXPERIENCE header"/>
    <w:basedOn w:val="Normal"/>
    <w:rsid w:val="00675A8C"/>
    <w:pPr>
      <w:keepNext/>
      <w:pBdr>
        <w:bottom w:val="single" w:sz="12" w:space="0" w:color="auto"/>
      </w:pBdr>
      <w:spacing w:before="240" w:after="200"/>
    </w:pPr>
    <w:rPr>
      <w:rFonts w:ascii="Palatino" w:hAnsi="Palatino"/>
      <w:b/>
      <w:smallCaps/>
      <w:kern w:val="0"/>
      <w:sz w:val="24"/>
      <w:szCs w:val="20"/>
      <w:lang w:eastAsia="en-US"/>
    </w:rPr>
  </w:style>
  <w:style w:type="paragraph" w:customStyle="1" w:styleId="Experience">
    <w:name w:val="Experience"/>
    <w:basedOn w:val="Normal"/>
    <w:rsid w:val="00F5462F"/>
    <w:pPr>
      <w:adjustRightInd w:val="0"/>
      <w:snapToGrid w:val="0"/>
    </w:pPr>
    <w:rPr>
      <w:rFonts w:eastAsia="Arial" w:cs="Arial"/>
      <w:b/>
      <w:i/>
      <w:sz w:val="14"/>
      <w:szCs w:val="14"/>
    </w:rPr>
  </w:style>
  <w:style w:type="character" w:styleId="Hyperlink">
    <w:name w:val="Hyperlink"/>
    <w:uiPriority w:val="99"/>
    <w:rsid w:val="00FE0E02"/>
    <w:rPr>
      <w:color w:val="0563C1"/>
      <w:u w:val="single"/>
    </w:rPr>
  </w:style>
  <w:style w:type="paragraph" w:customStyle="1" w:styleId="1">
    <w:name w:val="스타일1"/>
    <w:basedOn w:val="Normal"/>
    <w:link w:val="1Char"/>
    <w:rsid w:val="00FE0E02"/>
    <w:pPr>
      <w:ind w:leftChars="354" w:left="708"/>
    </w:pPr>
    <w:rPr>
      <w:rFonts w:cs="Arial"/>
      <w:color w:val="000000"/>
      <w:szCs w:val="20"/>
    </w:rPr>
  </w:style>
  <w:style w:type="character" w:customStyle="1" w:styleId="1Char">
    <w:name w:val="스타일1 Char"/>
    <w:link w:val="1"/>
    <w:rsid w:val="00FE0E02"/>
    <w:rPr>
      <w:rFonts w:ascii="Arial" w:hAnsi="Arial" w:cs="Arial"/>
      <w:color w:val="000000"/>
      <w:kern w:val="2"/>
    </w:rPr>
  </w:style>
  <w:style w:type="paragraph" w:customStyle="1" w:styleId="10">
    <w:name w:val="번호 1"/>
    <w:basedOn w:val="Heading1"/>
    <w:link w:val="1Char0"/>
    <w:rsid w:val="00B56D24"/>
    <w:pPr>
      <w:tabs>
        <w:tab w:val="num" w:pos="360"/>
      </w:tabs>
      <w:spacing w:before="240" w:after="240" w:line="240" w:lineRule="exact"/>
    </w:pPr>
    <w:rPr>
      <w:rFonts w:eastAsia="Malgun Gothic" w:cs="Arial"/>
      <w:b w:val="0"/>
    </w:rPr>
  </w:style>
  <w:style w:type="character" w:customStyle="1" w:styleId="1Char0">
    <w:name w:val="번호 1 Char"/>
    <w:link w:val="10"/>
    <w:rsid w:val="00B56D24"/>
    <w:rPr>
      <w:rFonts w:ascii="Arial" w:eastAsia="Malgun Gothic" w:hAnsi="Arial" w:cs="Arial"/>
      <w:caps/>
      <w:kern w:val="2"/>
      <w:szCs w:val="28"/>
    </w:rPr>
  </w:style>
  <w:style w:type="character" w:styleId="CommentReference">
    <w:name w:val="annotation reference"/>
    <w:basedOn w:val="DefaultParagraphFont"/>
    <w:rsid w:val="00565444"/>
    <w:rPr>
      <w:sz w:val="18"/>
      <w:szCs w:val="18"/>
    </w:rPr>
  </w:style>
  <w:style w:type="paragraph" w:styleId="CommentText">
    <w:name w:val="annotation text"/>
    <w:basedOn w:val="Normal"/>
    <w:link w:val="CommentTextChar"/>
    <w:rsid w:val="00565444"/>
  </w:style>
  <w:style w:type="character" w:customStyle="1" w:styleId="CommentTextChar">
    <w:name w:val="Comment Text Char"/>
    <w:basedOn w:val="DefaultParagraphFont"/>
    <w:link w:val="CommentText"/>
    <w:qFormat/>
    <w:rsid w:val="00565444"/>
    <w:rPr>
      <w:rFonts w:ascii="Batang"/>
      <w:kern w:val="2"/>
      <w:szCs w:val="24"/>
    </w:rPr>
  </w:style>
  <w:style w:type="paragraph" w:styleId="CommentSubject">
    <w:name w:val="annotation subject"/>
    <w:basedOn w:val="CommentText"/>
    <w:next w:val="CommentText"/>
    <w:link w:val="CommentSubjectChar"/>
    <w:rsid w:val="00565444"/>
    <w:rPr>
      <w:b/>
      <w:bCs/>
    </w:rPr>
  </w:style>
  <w:style w:type="character" w:customStyle="1" w:styleId="CommentSubjectChar">
    <w:name w:val="Comment Subject Char"/>
    <w:basedOn w:val="CommentTextChar"/>
    <w:link w:val="CommentSubject"/>
    <w:rsid w:val="00565444"/>
    <w:rPr>
      <w:rFonts w:ascii="Batang"/>
      <w:b/>
      <w:bCs/>
      <w:kern w:val="2"/>
      <w:szCs w:val="24"/>
    </w:rPr>
  </w:style>
  <w:style w:type="paragraph" w:styleId="Revision">
    <w:name w:val="Revision"/>
    <w:hidden/>
    <w:uiPriority w:val="99"/>
    <w:semiHidden/>
    <w:rsid w:val="00F32D8B"/>
    <w:rPr>
      <w:rFonts w:ascii="Batang"/>
      <w:kern w:val="2"/>
      <w:szCs w:val="24"/>
    </w:rPr>
  </w:style>
  <w:style w:type="paragraph" w:customStyle="1" w:styleId="XMainSubject">
    <w:name w:val="X. Main Subject"/>
    <w:basedOn w:val="Normal"/>
    <w:link w:val="XMainSubjectChar"/>
    <w:qFormat/>
    <w:rsid w:val="00C961DC"/>
    <w:pPr>
      <w:numPr>
        <w:numId w:val="3"/>
      </w:numPr>
      <w:spacing w:after="240"/>
      <w:outlineLvl w:val="0"/>
    </w:pPr>
    <w:rPr>
      <w:rFonts w:cs="Arial"/>
      <w:b/>
      <w:bCs/>
      <w:szCs w:val="20"/>
    </w:rPr>
  </w:style>
  <w:style w:type="character" w:customStyle="1" w:styleId="XMainSubjectChar">
    <w:name w:val="X. Main Subject Char"/>
    <w:link w:val="XMainSubject"/>
    <w:rsid w:val="00C961DC"/>
    <w:rPr>
      <w:rFonts w:ascii="Arial" w:hAnsi="Arial" w:cs="Arial"/>
      <w:b/>
      <w:bCs/>
      <w:kern w:val="2"/>
    </w:rPr>
  </w:style>
  <w:style w:type="paragraph" w:styleId="TOCHeading">
    <w:name w:val="TOC Heading"/>
    <w:basedOn w:val="Heading1"/>
    <w:next w:val="Normal"/>
    <w:uiPriority w:val="39"/>
    <w:unhideWhenUsed/>
    <w:qFormat/>
    <w:rsid w:val="00DE3415"/>
    <w:pPr>
      <w:keepLines/>
      <w:spacing w:before="240" w:line="259" w:lineRule="auto"/>
      <w:outlineLvl w:val="9"/>
    </w:pPr>
    <w:rPr>
      <w:rFonts w:asciiTheme="majorHAnsi" w:eastAsiaTheme="majorEastAsia" w:hAnsiTheme="majorHAnsi" w:cstheme="majorBidi"/>
      <w:color w:val="0F4761" w:themeColor="accent1" w:themeShade="BF"/>
      <w:kern w:val="0"/>
      <w:sz w:val="32"/>
      <w:szCs w:val="32"/>
    </w:rPr>
  </w:style>
  <w:style w:type="paragraph" w:styleId="TOC1">
    <w:name w:val="toc 1"/>
    <w:basedOn w:val="Normal"/>
    <w:next w:val="Normal"/>
    <w:autoRedefine/>
    <w:uiPriority w:val="39"/>
    <w:rsid w:val="00363C1B"/>
    <w:pPr>
      <w:tabs>
        <w:tab w:val="left" w:pos="1418"/>
        <w:tab w:val="right" w:leader="dot" w:pos="9372"/>
      </w:tabs>
      <w:ind w:leftChars="100" w:left="600" w:rightChars="100" w:right="200"/>
    </w:pPr>
    <w:rPr>
      <w:rFonts w:eastAsia="Arial"/>
      <w:b/>
    </w:rPr>
  </w:style>
  <w:style w:type="paragraph" w:styleId="TOC2">
    <w:name w:val="toc 2"/>
    <w:basedOn w:val="Normal"/>
    <w:next w:val="Normal"/>
    <w:autoRedefine/>
    <w:uiPriority w:val="39"/>
    <w:rsid w:val="00363C1B"/>
    <w:pPr>
      <w:tabs>
        <w:tab w:val="left" w:pos="1418"/>
        <w:tab w:val="right" w:leader="dot" w:pos="9372"/>
      </w:tabs>
      <w:ind w:leftChars="100" w:left="200" w:rightChars="100" w:right="200"/>
    </w:pPr>
  </w:style>
  <w:style w:type="paragraph" w:styleId="TOC3">
    <w:name w:val="toc 3"/>
    <w:basedOn w:val="Normal"/>
    <w:next w:val="Normal"/>
    <w:autoRedefine/>
    <w:uiPriority w:val="39"/>
    <w:rsid w:val="0017246B"/>
    <w:pPr>
      <w:ind w:leftChars="400" w:left="850"/>
    </w:pPr>
  </w:style>
  <w:style w:type="character" w:customStyle="1" w:styleId="ListParagraphChar">
    <w:name w:val="List Paragraph Char"/>
    <w:aliases w:val="Body text Char,Bullet Points Char,Bullets Char,Heading 10 Char,Information Char,Ithaca Bullets Char,PD_Bullet Char,Paragraph Indent Char"/>
    <w:basedOn w:val="DefaultParagraphFont"/>
    <w:link w:val="ListParagraph"/>
    <w:uiPriority w:val="1"/>
    <w:rsid w:val="00EF65BA"/>
    <w:rPr>
      <w:rFonts w:ascii="Batang"/>
      <w:kern w:val="2"/>
      <w:szCs w:val="24"/>
    </w:rPr>
  </w:style>
  <w:style w:type="paragraph" w:customStyle="1" w:styleId="Dot">
    <w:name w:val="Dot"/>
    <w:basedOn w:val="ListParagraph"/>
    <w:link w:val="DotChar"/>
    <w:qFormat/>
    <w:rsid w:val="00F66E81"/>
    <w:pPr>
      <w:numPr>
        <w:numId w:val="4"/>
      </w:numPr>
      <w:ind w:leftChars="0" w:left="851" w:hanging="284"/>
    </w:pPr>
  </w:style>
  <w:style w:type="character" w:customStyle="1" w:styleId="DotChar">
    <w:name w:val="Dot Char"/>
    <w:basedOn w:val="ListParagraphChar"/>
    <w:link w:val="Dot"/>
    <w:rsid w:val="00F66E81"/>
    <w:rPr>
      <w:rFonts w:ascii="Arial" w:hAnsi="Arial"/>
      <w:kern w:val="2"/>
      <w:szCs w:val="24"/>
    </w:rPr>
  </w:style>
  <w:style w:type="paragraph" w:customStyle="1" w:styleId="X">
    <w:name w:val="X"/>
    <w:basedOn w:val="Heading1"/>
    <w:link w:val="XChar"/>
    <w:qFormat/>
    <w:rsid w:val="00302F54"/>
    <w:pPr>
      <w:numPr>
        <w:numId w:val="2"/>
      </w:numPr>
      <w:ind w:left="567" w:hanging="567"/>
    </w:pPr>
    <w:rPr>
      <w:rFonts w:eastAsia="Malgun Gothic" w:cs="Arial"/>
      <w:caps w:val="0"/>
      <w:sz w:val="22"/>
      <w:szCs w:val="32"/>
    </w:rPr>
  </w:style>
  <w:style w:type="character" w:customStyle="1" w:styleId="XChar">
    <w:name w:val="X Char"/>
    <w:basedOn w:val="DotChar"/>
    <w:link w:val="X"/>
    <w:rsid w:val="00302F54"/>
    <w:rPr>
      <w:rFonts w:ascii="Arial" w:eastAsia="Malgun Gothic" w:hAnsi="Arial" w:cs="Arial"/>
      <w:b/>
      <w:kern w:val="2"/>
      <w:sz w:val="22"/>
      <w:szCs w:val="32"/>
    </w:rPr>
  </w:style>
  <w:style w:type="paragraph" w:customStyle="1" w:styleId="underdot">
    <w:name w:val="under dot"/>
    <w:basedOn w:val="Dot"/>
    <w:link w:val="underdotChar"/>
    <w:qFormat/>
    <w:rsid w:val="00626E0A"/>
    <w:pPr>
      <w:numPr>
        <w:numId w:val="0"/>
      </w:numPr>
      <w:ind w:leftChars="425" w:left="851" w:hanging="1"/>
    </w:pPr>
  </w:style>
  <w:style w:type="character" w:customStyle="1" w:styleId="underdotChar">
    <w:name w:val="under dot Char"/>
    <w:basedOn w:val="DotChar"/>
    <w:link w:val="underdot"/>
    <w:rsid w:val="00626E0A"/>
    <w:rPr>
      <w:rFonts w:ascii="Arial" w:hAnsi="Arial"/>
      <w:kern w:val="2"/>
      <w:szCs w:val="24"/>
    </w:rPr>
  </w:style>
  <w:style w:type="paragraph" w:customStyle="1" w:styleId="UNDERBAR">
    <w:name w:val="UNDERBAR"/>
    <w:basedOn w:val="x1"/>
    <w:link w:val="UNDERBARChar"/>
    <w:qFormat/>
    <w:rsid w:val="0053458E"/>
    <w:rPr>
      <w:u w:val="single"/>
    </w:rPr>
  </w:style>
  <w:style w:type="character" w:customStyle="1" w:styleId="UNDERBARChar">
    <w:name w:val="UNDERBAR Char"/>
    <w:basedOn w:val="DefaultParagraphFont"/>
    <w:link w:val="UNDERBAR"/>
    <w:rsid w:val="0053458E"/>
    <w:rPr>
      <w:rFonts w:ascii="Arial" w:hAnsi="Arial"/>
      <w:kern w:val="2"/>
      <w:szCs w:val="24"/>
      <w:u w:val="single"/>
    </w:rPr>
  </w:style>
  <w:style w:type="paragraph" w:customStyle="1" w:styleId="Indent1">
    <w:name w:val="Indent1"/>
    <w:basedOn w:val="Normal"/>
    <w:link w:val="Indent1Char"/>
    <w:rsid w:val="000E43AF"/>
    <w:pPr>
      <w:spacing w:before="120"/>
      <w:ind w:left="1134" w:right="284"/>
    </w:pPr>
    <w:rPr>
      <w:rFonts w:ascii="Century" w:eastAsia="MS Mincho" w:hAnsi="Century"/>
      <w:color w:val="000000"/>
      <w:sz w:val="22"/>
      <w:szCs w:val="20"/>
      <w:lang w:val="en-GB" w:eastAsia="en-US"/>
    </w:rPr>
  </w:style>
  <w:style w:type="character" w:customStyle="1" w:styleId="Indent1Char">
    <w:name w:val="Indent1 Char"/>
    <w:link w:val="Indent1"/>
    <w:rsid w:val="000E43AF"/>
    <w:rPr>
      <w:rFonts w:ascii="Century" w:eastAsia="MS Mincho" w:hAnsi="Century"/>
      <w:color w:val="000000"/>
      <w:kern w:val="2"/>
      <w:sz w:val="22"/>
      <w:lang w:val="en-GB" w:eastAsia="en-US"/>
    </w:rPr>
  </w:style>
  <w:style w:type="paragraph" w:styleId="BodyText">
    <w:name w:val="Body Text"/>
    <w:basedOn w:val="Normal"/>
    <w:link w:val="BodyTextChar"/>
    <w:uiPriority w:val="1"/>
    <w:qFormat/>
    <w:rsid w:val="003127C9"/>
    <w:pPr>
      <w:spacing w:after="180"/>
    </w:pPr>
  </w:style>
  <w:style w:type="character" w:customStyle="1" w:styleId="BodyTextChar">
    <w:name w:val="Body Text Char"/>
    <w:basedOn w:val="DefaultParagraphFont"/>
    <w:link w:val="BodyText"/>
    <w:uiPriority w:val="1"/>
    <w:rsid w:val="003127C9"/>
    <w:rPr>
      <w:rFonts w:ascii="Arial" w:hAnsi="Arial"/>
      <w:kern w:val="2"/>
      <w:szCs w:val="24"/>
    </w:rPr>
  </w:style>
  <w:style w:type="numbering" w:customStyle="1" w:styleId="2">
    <w:name w:val="스타일2"/>
    <w:uiPriority w:val="99"/>
    <w:rsid w:val="00257AE5"/>
    <w:pPr>
      <w:numPr>
        <w:numId w:val="6"/>
      </w:numPr>
    </w:pPr>
  </w:style>
  <w:style w:type="numbering" w:customStyle="1" w:styleId="3">
    <w:name w:val="스타일3"/>
    <w:uiPriority w:val="99"/>
    <w:rsid w:val="00C406D5"/>
    <w:pPr>
      <w:numPr>
        <w:numId w:val="7"/>
      </w:numPr>
    </w:pPr>
  </w:style>
  <w:style w:type="paragraph" w:customStyle="1" w:styleId="TableParagraph">
    <w:name w:val="Table Paragraph"/>
    <w:basedOn w:val="Normal"/>
    <w:uiPriority w:val="1"/>
    <w:qFormat/>
    <w:locked/>
    <w:rsid w:val="007F3B28"/>
    <w:pPr>
      <w:widowControl w:val="0"/>
      <w:autoSpaceDE w:val="0"/>
      <w:autoSpaceDN w:val="0"/>
      <w:ind w:left="0"/>
    </w:pPr>
    <w:rPr>
      <w:rFonts w:ascii="Calibri" w:eastAsia="Calibri" w:hAnsi="Calibri" w:cs="Calibri"/>
      <w:kern w:val="0"/>
      <w:sz w:val="22"/>
      <w:szCs w:val="22"/>
      <w:lang w:eastAsia="en-US" w:bidi="en-US"/>
    </w:rPr>
  </w:style>
  <w:style w:type="paragraph" w:customStyle="1" w:styleId="XXX">
    <w:name w:val="X.X.X"/>
    <w:basedOn w:val="Heading2"/>
    <w:link w:val="XXXChar"/>
    <w:qFormat/>
    <w:rsid w:val="00B5167A"/>
    <w:pPr>
      <w:numPr>
        <w:ilvl w:val="2"/>
      </w:numPr>
      <w:ind w:left="567" w:hanging="567"/>
    </w:pPr>
    <w:rPr>
      <w:b w:val="0"/>
      <w:bCs/>
    </w:rPr>
  </w:style>
  <w:style w:type="character" w:customStyle="1" w:styleId="Heading2Char">
    <w:name w:val="Heading 2 Char"/>
    <w:aliases w:val="X.X Char"/>
    <w:basedOn w:val="DefaultParagraphFont"/>
    <w:link w:val="Heading2"/>
    <w:rsid w:val="00B5167A"/>
    <w:rPr>
      <w:rFonts w:ascii="Arial" w:eastAsiaTheme="minorEastAsia" w:hAnsi="Arial"/>
      <w:b/>
    </w:rPr>
  </w:style>
  <w:style w:type="character" w:customStyle="1" w:styleId="XXXChar">
    <w:name w:val="X.X.X Char"/>
    <w:basedOn w:val="Heading2Char"/>
    <w:link w:val="XXX"/>
    <w:rsid w:val="00B5167A"/>
    <w:rPr>
      <w:rFonts w:ascii="Arial" w:eastAsiaTheme="minorEastAsia" w:hAnsi="Arial"/>
      <w:b w:val="0"/>
      <w:bCs/>
    </w:rPr>
  </w:style>
  <w:style w:type="paragraph" w:customStyle="1" w:styleId="x0">
    <w:name w:val="x)"/>
    <w:basedOn w:val="ListParagraph"/>
    <w:link w:val="xChar0"/>
    <w:qFormat/>
    <w:rsid w:val="007F6E4B"/>
    <w:pPr>
      <w:numPr>
        <w:numId w:val="9"/>
      </w:numPr>
      <w:ind w:leftChars="0" w:left="851" w:hanging="284"/>
    </w:pPr>
  </w:style>
  <w:style w:type="character" w:customStyle="1" w:styleId="xChar0">
    <w:name w:val="x) Char"/>
    <w:basedOn w:val="ListParagraphChar"/>
    <w:link w:val="x0"/>
    <w:rsid w:val="007F6E4B"/>
    <w:rPr>
      <w:rFonts w:ascii="Arial" w:hAnsi="Arial"/>
      <w:kern w:val="2"/>
      <w:szCs w:val="24"/>
    </w:rPr>
  </w:style>
  <w:style w:type="paragraph" w:customStyle="1" w:styleId="a1">
    <w:name w:val="본문."/>
    <w:basedOn w:val="Normal"/>
    <w:link w:val="Char"/>
    <w:qFormat/>
    <w:rsid w:val="006C4B56"/>
    <w:pPr>
      <w:widowControl w:val="0"/>
      <w:wordWrap w:val="0"/>
      <w:autoSpaceDE w:val="0"/>
      <w:autoSpaceDN w:val="0"/>
      <w:spacing w:after="240"/>
    </w:pPr>
    <w:rPr>
      <w:rFonts w:cs="Arial"/>
      <w:szCs w:val="20"/>
    </w:rPr>
  </w:style>
  <w:style w:type="character" w:customStyle="1" w:styleId="Char">
    <w:name w:val="본문. Char"/>
    <w:link w:val="a1"/>
    <w:rsid w:val="006C4B56"/>
    <w:rPr>
      <w:rFonts w:ascii="Arial" w:hAnsi="Arial" w:cs="Arial"/>
      <w:kern w:val="2"/>
    </w:rPr>
  </w:style>
  <w:style w:type="paragraph" w:customStyle="1" w:styleId="AAAAAA">
    <w:name w:val="AAAAAA"/>
    <w:basedOn w:val="Normal"/>
    <w:link w:val="AAAAAAChar"/>
    <w:qFormat/>
    <w:rsid w:val="00465F15"/>
    <w:pPr>
      <w:widowControl w:val="0"/>
      <w:tabs>
        <w:tab w:val="center" w:pos="4513"/>
        <w:tab w:val="right" w:pos="9026"/>
      </w:tabs>
      <w:autoSpaceDE w:val="0"/>
      <w:autoSpaceDN w:val="0"/>
      <w:snapToGrid w:val="0"/>
      <w:spacing w:before="100" w:beforeAutospacing="1" w:after="100" w:afterAutospacing="1" w:line="360" w:lineRule="auto"/>
      <w:ind w:left="709" w:hanging="1"/>
      <w:contextualSpacing/>
      <w15:collapsed/>
    </w:pPr>
    <w:rPr>
      <w:rFonts w:ascii="Times New Roman" w:eastAsiaTheme="minorEastAsia" w:hAnsi="Times New Roman"/>
      <w:sz w:val="22"/>
      <w:szCs w:val="22"/>
    </w:rPr>
  </w:style>
  <w:style w:type="character" w:customStyle="1" w:styleId="AAAAAAChar">
    <w:name w:val="AAAAAA Char"/>
    <w:basedOn w:val="DefaultParagraphFont"/>
    <w:link w:val="AAAAAA"/>
    <w:rsid w:val="00465F15"/>
    <w:rPr>
      <w:rFonts w:eastAsiaTheme="minorEastAsia"/>
      <w:kern w:val="2"/>
      <w:sz w:val="22"/>
      <w:szCs w:val="22"/>
    </w:rPr>
  </w:style>
  <w:style w:type="paragraph" w:customStyle="1" w:styleId="a">
    <w:name w:val="점점"/>
    <w:basedOn w:val="ListParagraph"/>
    <w:link w:val="Char0"/>
    <w:qFormat/>
    <w:rsid w:val="003D6524"/>
    <w:pPr>
      <w:numPr>
        <w:numId w:val="8"/>
      </w:numPr>
      <w:ind w:leftChars="0" w:left="1134" w:hanging="283"/>
    </w:pPr>
  </w:style>
  <w:style w:type="character" w:customStyle="1" w:styleId="Char0">
    <w:name w:val="점점 Char"/>
    <w:basedOn w:val="DefaultParagraphFont"/>
    <w:link w:val="a"/>
    <w:rsid w:val="003D6524"/>
    <w:rPr>
      <w:rFonts w:ascii="Arial" w:hAnsi="Arial"/>
      <w:kern w:val="2"/>
      <w:szCs w:val="24"/>
    </w:rPr>
  </w:style>
  <w:style w:type="paragraph" w:customStyle="1" w:styleId="x1">
    <w:name w:val="x) 하위 본문"/>
    <w:basedOn w:val="Normal"/>
    <w:link w:val="xChar1"/>
    <w:qFormat/>
    <w:rsid w:val="000C0092"/>
    <w:pPr>
      <w:ind w:leftChars="424" w:left="849" w:hanging="1"/>
    </w:pPr>
  </w:style>
  <w:style w:type="character" w:customStyle="1" w:styleId="xChar1">
    <w:name w:val="x) 하위 본문 Char"/>
    <w:basedOn w:val="DefaultParagraphFont"/>
    <w:link w:val="x1"/>
    <w:rsid w:val="000C0092"/>
    <w:rPr>
      <w:rFonts w:ascii="Arial" w:hAnsi="Arial"/>
      <w:kern w:val="2"/>
      <w:szCs w:val="24"/>
    </w:rPr>
  </w:style>
  <w:style w:type="numbering" w:customStyle="1" w:styleId="CAP2">
    <w:name w:val="CAP2"/>
    <w:uiPriority w:val="99"/>
    <w:rsid w:val="007F0A65"/>
    <w:pPr>
      <w:numPr>
        <w:numId w:val="12"/>
      </w:numPr>
    </w:pPr>
  </w:style>
  <w:style w:type="character" w:customStyle="1" w:styleId="3Char">
    <w:name w:val="스타일3 Char"/>
    <w:basedOn w:val="DefaultParagraphFont"/>
    <w:rsid w:val="007F0A65"/>
    <w:rPr>
      <w:rFonts w:ascii="Times New Roman" w:hAnsi="Times New Roman" w:cs="Times New Roman"/>
      <w:sz w:val="22"/>
    </w:rPr>
  </w:style>
  <w:style w:type="paragraph" w:customStyle="1" w:styleId="Figure">
    <w:name w:val="Figure"/>
    <w:basedOn w:val="Normal"/>
    <w:link w:val="FigureChar"/>
    <w:qFormat/>
    <w:rsid w:val="004A001F"/>
    <w:pPr>
      <w:numPr>
        <w:numId w:val="1"/>
      </w:numPr>
      <w:ind w:leftChars="-5" w:left="-5" w:hangingChars="6" w:hanging="6"/>
      <w:jc w:val="center"/>
    </w:pPr>
    <w:rPr>
      <w:rFonts w:eastAsia="Arial"/>
      <w:sz w:val="16"/>
      <w:szCs w:val="14"/>
    </w:rPr>
  </w:style>
  <w:style w:type="character" w:customStyle="1" w:styleId="CaptionChar">
    <w:name w:val="Caption Char"/>
    <w:basedOn w:val="DefaultParagraphFont"/>
    <w:link w:val="Caption"/>
    <w:uiPriority w:val="35"/>
    <w:rsid w:val="00C42BC2"/>
    <w:rPr>
      <w:rFonts w:ascii="Arial" w:eastAsia="Gulim" w:hAnsi="Arial"/>
      <w:b/>
      <w:kern w:val="2"/>
      <w:sz w:val="22"/>
    </w:rPr>
  </w:style>
  <w:style w:type="character" w:customStyle="1" w:styleId="FigureChar">
    <w:name w:val="Figure Char"/>
    <w:basedOn w:val="CaptionChar"/>
    <w:link w:val="Figure"/>
    <w:rsid w:val="004A001F"/>
    <w:rPr>
      <w:rFonts w:ascii="Arial" w:eastAsia="Arial" w:hAnsi="Arial"/>
      <w:b w:val="0"/>
      <w:kern w:val="2"/>
      <w:sz w:val="16"/>
      <w:szCs w:val="14"/>
    </w:rPr>
  </w:style>
  <w:style w:type="paragraph" w:customStyle="1" w:styleId="TableHead">
    <w:name w:val="Table Head"/>
    <w:basedOn w:val="BodyText"/>
    <w:link w:val="TableHeadChar"/>
    <w:qFormat/>
    <w:rsid w:val="00D473A4"/>
    <w:pPr>
      <w:spacing w:after="0" w:line="240" w:lineRule="exact"/>
      <w:ind w:left="0"/>
      <w:jc w:val="center"/>
    </w:pPr>
    <w:rPr>
      <w:rFonts w:cs="Arial"/>
      <w:w w:val="105"/>
      <w:sz w:val="16"/>
      <w:szCs w:val="16"/>
    </w:rPr>
  </w:style>
  <w:style w:type="character" w:customStyle="1" w:styleId="TableHeadChar">
    <w:name w:val="Table Head Char"/>
    <w:basedOn w:val="BodyTextChar"/>
    <w:link w:val="TableHead"/>
    <w:rsid w:val="00D473A4"/>
    <w:rPr>
      <w:rFonts w:ascii="Arial" w:hAnsi="Arial" w:cs="Arial"/>
      <w:w w:val="105"/>
      <w:kern w:val="2"/>
      <w:sz w:val="16"/>
      <w:szCs w:val="16"/>
    </w:rPr>
  </w:style>
  <w:style w:type="paragraph" w:customStyle="1" w:styleId="TableBody">
    <w:name w:val="Table Body"/>
    <w:basedOn w:val="BodyText"/>
    <w:link w:val="TableBodyChar"/>
    <w:qFormat/>
    <w:rsid w:val="00D473A4"/>
    <w:pPr>
      <w:spacing w:beforeLines="40" w:before="144" w:afterLines="40" w:after="144" w:line="240" w:lineRule="exact"/>
      <w:ind w:left="0"/>
      <w:jc w:val="center"/>
    </w:pPr>
    <w:rPr>
      <w:rFonts w:cs="Arial"/>
      <w:w w:val="105"/>
      <w:sz w:val="16"/>
      <w:szCs w:val="16"/>
    </w:rPr>
  </w:style>
  <w:style w:type="character" w:customStyle="1" w:styleId="TableBodyChar">
    <w:name w:val="Table Body Char"/>
    <w:basedOn w:val="BodyTextChar"/>
    <w:link w:val="TableBody"/>
    <w:rsid w:val="00D473A4"/>
    <w:rPr>
      <w:rFonts w:ascii="Arial" w:hAnsi="Arial" w:cs="Arial"/>
      <w:w w:val="105"/>
      <w:kern w:val="2"/>
      <w:sz w:val="16"/>
      <w:szCs w:val="16"/>
    </w:rPr>
  </w:style>
  <w:style w:type="character" w:styleId="PlaceholderText">
    <w:name w:val="Placeholder Text"/>
    <w:basedOn w:val="DefaultParagraphFont"/>
    <w:uiPriority w:val="99"/>
    <w:semiHidden/>
    <w:rsid w:val="002074A7"/>
    <w:rPr>
      <w:color w:val="666666"/>
    </w:rPr>
  </w:style>
  <w:style w:type="paragraph" w:styleId="NormalWeb">
    <w:name w:val="Normal (Web)"/>
    <w:basedOn w:val="Normal"/>
    <w:rsid w:val="00FD2106"/>
    <w:rPr>
      <w:rFonts w:ascii="Times New Roman" w:hAnsi="Times New Roman"/>
      <w:sz w:val="24"/>
    </w:rPr>
  </w:style>
  <w:style w:type="paragraph" w:customStyle="1" w:styleId="figure0">
    <w:name w:val="figure"/>
    <w:basedOn w:val="Figure"/>
    <w:link w:val="figureChar0"/>
    <w:qFormat/>
    <w:rsid w:val="002202F1"/>
  </w:style>
  <w:style w:type="character" w:customStyle="1" w:styleId="figureChar0">
    <w:name w:val="figure Char"/>
    <w:basedOn w:val="FigureChar"/>
    <w:link w:val="figure0"/>
    <w:rsid w:val="002202F1"/>
    <w:rPr>
      <w:rFonts w:ascii="Arial" w:eastAsia="Arial" w:hAnsi="Arial"/>
      <w:b w:val="0"/>
      <w:kern w:val="2"/>
      <w:sz w:val="16"/>
      <w:szCs w:val="14"/>
    </w:rPr>
  </w:style>
  <w:style w:type="paragraph" w:customStyle="1" w:styleId="a2">
    <w:basedOn w:val="Normal"/>
    <w:next w:val="ListParagraph"/>
    <w:uiPriority w:val="1"/>
    <w:qFormat/>
    <w:rsid w:val="00700CDF"/>
    <w:pPr>
      <w:ind w:leftChars="400" w:left="800"/>
      <w:jc w:val="left"/>
    </w:pPr>
  </w:style>
  <w:style w:type="paragraph" w:customStyle="1" w:styleId="T2abcd">
    <w:name w:val="T2 abcd"/>
    <w:basedOn w:val="Heading2"/>
    <w:link w:val="T2abcdChar"/>
    <w:qFormat/>
    <w:rsid w:val="00794BA6"/>
    <w:pPr>
      <w:numPr>
        <w:ilvl w:val="0"/>
        <w:numId w:val="0"/>
      </w:numPr>
      <w:ind w:leftChars="168" w:left="566" w:hangingChars="115" w:hanging="230"/>
    </w:pPr>
  </w:style>
  <w:style w:type="character" w:customStyle="1" w:styleId="T2abcdChar">
    <w:name w:val="T2 abcd Char"/>
    <w:basedOn w:val="Heading2Char"/>
    <w:link w:val="T2abcd"/>
    <w:rsid w:val="00794BA6"/>
    <w:rPr>
      <w:rFonts w:ascii="Arial" w:eastAsiaTheme="minorEastAsia" w:hAnsi="Arial"/>
      <w:b/>
    </w:rPr>
  </w:style>
  <w:style w:type="paragraph" w:customStyle="1" w:styleId="T2Underbar">
    <w:name w:val="T2 Underbar"/>
    <w:basedOn w:val="UNDERBAR"/>
    <w:link w:val="T2UnderbarChar"/>
    <w:qFormat/>
    <w:rsid w:val="00794BA6"/>
    <w:pPr>
      <w:ind w:leftChars="283" w:left="566" w:firstLine="1"/>
    </w:pPr>
  </w:style>
  <w:style w:type="character" w:customStyle="1" w:styleId="T2UnderbarChar">
    <w:name w:val="T2 Underbar Char"/>
    <w:basedOn w:val="UNDERBARChar"/>
    <w:link w:val="T2Underbar"/>
    <w:rsid w:val="00794BA6"/>
    <w:rPr>
      <w:rFonts w:ascii="Arial" w:hAnsi="Arial"/>
      <w:kern w:val="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85221">
      <w:bodyDiv w:val="1"/>
      <w:marLeft w:val="0"/>
      <w:marRight w:val="0"/>
      <w:marTop w:val="0"/>
      <w:marBottom w:val="0"/>
      <w:divBdr>
        <w:top w:val="none" w:sz="0" w:space="0" w:color="auto"/>
        <w:left w:val="none" w:sz="0" w:space="0" w:color="auto"/>
        <w:bottom w:val="none" w:sz="0" w:space="0" w:color="auto"/>
        <w:right w:val="none" w:sz="0" w:space="0" w:color="auto"/>
      </w:divBdr>
    </w:div>
    <w:div w:id="420181913">
      <w:bodyDiv w:val="1"/>
      <w:marLeft w:val="0"/>
      <w:marRight w:val="0"/>
      <w:marTop w:val="0"/>
      <w:marBottom w:val="0"/>
      <w:divBdr>
        <w:top w:val="none" w:sz="0" w:space="0" w:color="auto"/>
        <w:left w:val="none" w:sz="0" w:space="0" w:color="auto"/>
        <w:bottom w:val="none" w:sz="0" w:space="0" w:color="auto"/>
        <w:right w:val="none" w:sz="0" w:space="0" w:color="auto"/>
      </w:divBdr>
      <w:divsChild>
        <w:div w:id="2020815266">
          <w:marLeft w:val="0"/>
          <w:marRight w:val="0"/>
          <w:marTop w:val="0"/>
          <w:marBottom w:val="0"/>
          <w:divBdr>
            <w:top w:val="none" w:sz="0" w:space="0" w:color="auto"/>
            <w:left w:val="none" w:sz="0" w:space="0" w:color="auto"/>
            <w:bottom w:val="none" w:sz="0" w:space="0" w:color="auto"/>
            <w:right w:val="none" w:sz="0" w:space="0" w:color="auto"/>
          </w:divBdr>
          <w:divsChild>
            <w:div w:id="59060696">
              <w:marLeft w:val="0"/>
              <w:marRight w:val="0"/>
              <w:marTop w:val="0"/>
              <w:marBottom w:val="0"/>
              <w:divBdr>
                <w:top w:val="none" w:sz="0" w:space="0" w:color="auto"/>
                <w:left w:val="none" w:sz="0" w:space="0" w:color="auto"/>
                <w:bottom w:val="none" w:sz="0" w:space="0" w:color="auto"/>
                <w:right w:val="none" w:sz="0" w:space="0" w:color="auto"/>
              </w:divBdr>
            </w:div>
            <w:div w:id="261449825">
              <w:marLeft w:val="0"/>
              <w:marRight w:val="0"/>
              <w:marTop w:val="0"/>
              <w:marBottom w:val="0"/>
              <w:divBdr>
                <w:top w:val="none" w:sz="0" w:space="0" w:color="auto"/>
                <w:left w:val="none" w:sz="0" w:space="0" w:color="auto"/>
                <w:bottom w:val="none" w:sz="0" w:space="0" w:color="auto"/>
                <w:right w:val="none" w:sz="0" w:space="0" w:color="auto"/>
              </w:divBdr>
            </w:div>
            <w:div w:id="285700237">
              <w:marLeft w:val="0"/>
              <w:marRight w:val="0"/>
              <w:marTop w:val="0"/>
              <w:marBottom w:val="0"/>
              <w:divBdr>
                <w:top w:val="none" w:sz="0" w:space="0" w:color="auto"/>
                <w:left w:val="none" w:sz="0" w:space="0" w:color="auto"/>
                <w:bottom w:val="none" w:sz="0" w:space="0" w:color="auto"/>
                <w:right w:val="none" w:sz="0" w:space="0" w:color="auto"/>
              </w:divBdr>
            </w:div>
            <w:div w:id="478419941">
              <w:marLeft w:val="0"/>
              <w:marRight w:val="0"/>
              <w:marTop w:val="0"/>
              <w:marBottom w:val="0"/>
              <w:divBdr>
                <w:top w:val="none" w:sz="0" w:space="0" w:color="auto"/>
                <w:left w:val="none" w:sz="0" w:space="0" w:color="auto"/>
                <w:bottom w:val="none" w:sz="0" w:space="0" w:color="auto"/>
                <w:right w:val="none" w:sz="0" w:space="0" w:color="auto"/>
              </w:divBdr>
            </w:div>
            <w:div w:id="493646279">
              <w:marLeft w:val="0"/>
              <w:marRight w:val="0"/>
              <w:marTop w:val="0"/>
              <w:marBottom w:val="0"/>
              <w:divBdr>
                <w:top w:val="none" w:sz="0" w:space="0" w:color="auto"/>
                <w:left w:val="none" w:sz="0" w:space="0" w:color="auto"/>
                <w:bottom w:val="none" w:sz="0" w:space="0" w:color="auto"/>
                <w:right w:val="none" w:sz="0" w:space="0" w:color="auto"/>
              </w:divBdr>
            </w:div>
            <w:div w:id="774053352">
              <w:marLeft w:val="0"/>
              <w:marRight w:val="0"/>
              <w:marTop w:val="0"/>
              <w:marBottom w:val="0"/>
              <w:divBdr>
                <w:top w:val="none" w:sz="0" w:space="0" w:color="auto"/>
                <w:left w:val="none" w:sz="0" w:space="0" w:color="auto"/>
                <w:bottom w:val="none" w:sz="0" w:space="0" w:color="auto"/>
                <w:right w:val="none" w:sz="0" w:space="0" w:color="auto"/>
              </w:divBdr>
            </w:div>
            <w:div w:id="957493257">
              <w:marLeft w:val="0"/>
              <w:marRight w:val="0"/>
              <w:marTop w:val="0"/>
              <w:marBottom w:val="0"/>
              <w:divBdr>
                <w:top w:val="none" w:sz="0" w:space="0" w:color="auto"/>
                <w:left w:val="none" w:sz="0" w:space="0" w:color="auto"/>
                <w:bottom w:val="none" w:sz="0" w:space="0" w:color="auto"/>
                <w:right w:val="none" w:sz="0" w:space="0" w:color="auto"/>
              </w:divBdr>
            </w:div>
            <w:div w:id="979773929">
              <w:marLeft w:val="0"/>
              <w:marRight w:val="0"/>
              <w:marTop w:val="0"/>
              <w:marBottom w:val="0"/>
              <w:divBdr>
                <w:top w:val="none" w:sz="0" w:space="0" w:color="auto"/>
                <w:left w:val="none" w:sz="0" w:space="0" w:color="auto"/>
                <w:bottom w:val="none" w:sz="0" w:space="0" w:color="auto"/>
                <w:right w:val="none" w:sz="0" w:space="0" w:color="auto"/>
              </w:divBdr>
            </w:div>
            <w:div w:id="1164317635">
              <w:marLeft w:val="0"/>
              <w:marRight w:val="0"/>
              <w:marTop w:val="0"/>
              <w:marBottom w:val="0"/>
              <w:divBdr>
                <w:top w:val="none" w:sz="0" w:space="0" w:color="auto"/>
                <w:left w:val="none" w:sz="0" w:space="0" w:color="auto"/>
                <w:bottom w:val="none" w:sz="0" w:space="0" w:color="auto"/>
                <w:right w:val="none" w:sz="0" w:space="0" w:color="auto"/>
              </w:divBdr>
            </w:div>
            <w:div w:id="1182359834">
              <w:marLeft w:val="0"/>
              <w:marRight w:val="0"/>
              <w:marTop w:val="0"/>
              <w:marBottom w:val="0"/>
              <w:divBdr>
                <w:top w:val="none" w:sz="0" w:space="0" w:color="auto"/>
                <w:left w:val="none" w:sz="0" w:space="0" w:color="auto"/>
                <w:bottom w:val="none" w:sz="0" w:space="0" w:color="auto"/>
                <w:right w:val="none" w:sz="0" w:space="0" w:color="auto"/>
              </w:divBdr>
            </w:div>
            <w:div w:id="1304384865">
              <w:marLeft w:val="0"/>
              <w:marRight w:val="0"/>
              <w:marTop w:val="0"/>
              <w:marBottom w:val="0"/>
              <w:divBdr>
                <w:top w:val="none" w:sz="0" w:space="0" w:color="auto"/>
                <w:left w:val="none" w:sz="0" w:space="0" w:color="auto"/>
                <w:bottom w:val="none" w:sz="0" w:space="0" w:color="auto"/>
                <w:right w:val="none" w:sz="0" w:space="0" w:color="auto"/>
              </w:divBdr>
            </w:div>
            <w:div w:id="1374579898">
              <w:marLeft w:val="0"/>
              <w:marRight w:val="0"/>
              <w:marTop w:val="0"/>
              <w:marBottom w:val="0"/>
              <w:divBdr>
                <w:top w:val="none" w:sz="0" w:space="0" w:color="auto"/>
                <w:left w:val="none" w:sz="0" w:space="0" w:color="auto"/>
                <w:bottom w:val="none" w:sz="0" w:space="0" w:color="auto"/>
                <w:right w:val="none" w:sz="0" w:space="0" w:color="auto"/>
              </w:divBdr>
            </w:div>
            <w:div w:id="1461918265">
              <w:marLeft w:val="0"/>
              <w:marRight w:val="0"/>
              <w:marTop w:val="0"/>
              <w:marBottom w:val="0"/>
              <w:divBdr>
                <w:top w:val="none" w:sz="0" w:space="0" w:color="auto"/>
                <w:left w:val="none" w:sz="0" w:space="0" w:color="auto"/>
                <w:bottom w:val="none" w:sz="0" w:space="0" w:color="auto"/>
                <w:right w:val="none" w:sz="0" w:space="0" w:color="auto"/>
              </w:divBdr>
            </w:div>
            <w:div w:id="1772431957">
              <w:marLeft w:val="0"/>
              <w:marRight w:val="0"/>
              <w:marTop w:val="0"/>
              <w:marBottom w:val="0"/>
              <w:divBdr>
                <w:top w:val="none" w:sz="0" w:space="0" w:color="auto"/>
                <w:left w:val="none" w:sz="0" w:space="0" w:color="auto"/>
                <w:bottom w:val="none" w:sz="0" w:space="0" w:color="auto"/>
                <w:right w:val="none" w:sz="0" w:space="0" w:color="auto"/>
              </w:divBdr>
            </w:div>
            <w:div w:id="2071492277">
              <w:marLeft w:val="0"/>
              <w:marRight w:val="0"/>
              <w:marTop w:val="0"/>
              <w:marBottom w:val="0"/>
              <w:divBdr>
                <w:top w:val="none" w:sz="0" w:space="0" w:color="auto"/>
                <w:left w:val="none" w:sz="0" w:space="0" w:color="auto"/>
                <w:bottom w:val="none" w:sz="0" w:space="0" w:color="auto"/>
                <w:right w:val="none" w:sz="0" w:space="0" w:color="auto"/>
              </w:divBdr>
            </w:div>
            <w:div w:id="21318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6402">
      <w:bodyDiv w:val="1"/>
      <w:marLeft w:val="0"/>
      <w:marRight w:val="0"/>
      <w:marTop w:val="0"/>
      <w:marBottom w:val="0"/>
      <w:divBdr>
        <w:top w:val="none" w:sz="0" w:space="0" w:color="auto"/>
        <w:left w:val="none" w:sz="0" w:space="0" w:color="auto"/>
        <w:bottom w:val="none" w:sz="0" w:space="0" w:color="auto"/>
        <w:right w:val="none" w:sz="0" w:space="0" w:color="auto"/>
      </w:divBdr>
      <w:divsChild>
        <w:div w:id="1999923093">
          <w:marLeft w:val="0"/>
          <w:marRight w:val="0"/>
          <w:marTop w:val="0"/>
          <w:marBottom w:val="0"/>
          <w:divBdr>
            <w:top w:val="none" w:sz="0" w:space="0" w:color="auto"/>
            <w:left w:val="none" w:sz="0" w:space="0" w:color="auto"/>
            <w:bottom w:val="none" w:sz="0" w:space="0" w:color="auto"/>
            <w:right w:val="none" w:sz="0" w:space="0" w:color="auto"/>
          </w:divBdr>
          <w:divsChild>
            <w:div w:id="49034460">
              <w:marLeft w:val="0"/>
              <w:marRight w:val="0"/>
              <w:marTop w:val="0"/>
              <w:marBottom w:val="0"/>
              <w:divBdr>
                <w:top w:val="none" w:sz="0" w:space="0" w:color="auto"/>
                <w:left w:val="none" w:sz="0" w:space="0" w:color="auto"/>
                <w:bottom w:val="none" w:sz="0" w:space="0" w:color="auto"/>
                <w:right w:val="none" w:sz="0" w:space="0" w:color="auto"/>
              </w:divBdr>
            </w:div>
            <w:div w:id="354233578">
              <w:marLeft w:val="0"/>
              <w:marRight w:val="0"/>
              <w:marTop w:val="0"/>
              <w:marBottom w:val="0"/>
              <w:divBdr>
                <w:top w:val="none" w:sz="0" w:space="0" w:color="auto"/>
                <w:left w:val="none" w:sz="0" w:space="0" w:color="auto"/>
                <w:bottom w:val="none" w:sz="0" w:space="0" w:color="auto"/>
                <w:right w:val="none" w:sz="0" w:space="0" w:color="auto"/>
              </w:divBdr>
            </w:div>
            <w:div w:id="581378139">
              <w:marLeft w:val="0"/>
              <w:marRight w:val="0"/>
              <w:marTop w:val="0"/>
              <w:marBottom w:val="0"/>
              <w:divBdr>
                <w:top w:val="none" w:sz="0" w:space="0" w:color="auto"/>
                <w:left w:val="none" w:sz="0" w:space="0" w:color="auto"/>
                <w:bottom w:val="none" w:sz="0" w:space="0" w:color="auto"/>
                <w:right w:val="none" w:sz="0" w:space="0" w:color="auto"/>
              </w:divBdr>
            </w:div>
            <w:div w:id="856043446">
              <w:marLeft w:val="0"/>
              <w:marRight w:val="0"/>
              <w:marTop w:val="0"/>
              <w:marBottom w:val="0"/>
              <w:divBdr>
                <w:top w:val="none" w:sz="0" w:space="0" w:color="auto"/>
                <w:left w:val="none" w:sz="0" w:space="0" w:color="auto"/>
                <w:bottom w:val="none" w:sz="0" w:space="0" w:color="auto"/>
                <w:right w:val="none" w:sz="0" w:space="0" w:color="auto"/>
              </w:divBdr>
            </w:div>
            <w:div w:id="1296064634">
              <w:marLeft w:val="0"/>
              <w:marRight w:val="0"/>
              <w:marTop w:val="0"/>
              <w:marBottom w:val="0"/>
              <w:divBdr>
                <w:top w:val="none" w:sz="0" w:space="0" w:color="auto"/>
                <w:left w:val="none" w:sz="0" w:space="0" w:color="auto"/>
                <w:bottom w:val="none" w:sz="0" w:space="0" w:color="auto"/>
                <w:right w:val="none" w:sz="0" w:space="0" w:color="auto"/>
              </w:divBdr>
            </w:div>
            <w:div w:id="1801915193">
              <w:marLeft w:val="0"/>
              <w:marRight w:val="0"/>
              <w:marTop w:val="0"/>
              <w:marBottom w:val="0"/>
              <w:divBdr>
                <w:top w:val="none" w:sz="0" w:space="0" w:color="auto"/>
                <w:left w:val="none" w:sz="0" w:space="0" w:color="auto"/>
                <w:bottom w:val="none" w:sz="0" w:space="0" w:color="auto"/>
                <w:right w:val="none" w:sz="0" w:space="0" w:color="auto"/>
              </w:divBdr>
            </w:div>
            <w:div w:id="18684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comments" Target="comments.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4.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0CC4C6EFBED384296C16B7FC5DCF381" ma:contentTypeVersion="12" ma:contentTypeDescription="새 문서를 만듭니다." ma:contentTypeScope="" ma:versionID="390694db01c8cc649ef1efd9fca414e9">
  <xsd:schema xmlns:xsd="http://www.w3.org/2001/XMLSchema" xmlns:xs="http://www.w3.org/2001/XMLSchema" xmlns:p="http://schemas.microsoft.com/office/2006/metadata/properties" xmlns:ns2="5d0536ac-5539-4805-8ea8-198f7e4ba3d0" xmlns:ns3="39e6a095-f877-44bd-ac74-45ca6a6aa2e5" targetNamespace="http://schemas.microsoft.com/office/2006/metadata/properties" ma:root="true" ma:fieldsID="6f3e1c1d3fd08a57083e4ec6dcb3b1c7" ns2:_="" ns3:_="">
    <xsd:import namespace="5d0536ac-5539-4805-8ea8-198f7e4ba3d0"/>
    <xsd:import namespace="39e6a095-f877-44bd-ac74-45ca6a6aa2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536ac-5539-4805-8ea8-198f7e4ba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d7d4fb0a-dc12-4dda-b0a9-dce29b596575"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e6a095-f877-44bd-ac74-45ca6a6aa2e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bcfb5e3-2ce9-4232-a67a-1b90da71425f}" ma:internalName="TaxCatchAll" ma:showField="CatchAllData" ma:web="39e6a095-f877-44bd-ac74-45ca6a6aa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0536ac-5539-4805-8ea8-198f7e4ba3d0">
      <Terms xmlns="http://schemas.microsoft.com/office/infopath/2007/PartnerControls"/>
    </lcf76f155ced4ddcb4097134ff3c332f>
    <TaxCatchAll xmlns="39e6a095-f877-44bd-ac74-45ca6a6aa2e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56AA6A-6E90-4464-A7C6-23E845876466}">
  <ds:schemaRefs>
    <ds:schemaRef ds:uri="http://schemas.openxmlformats.org/officeDocument/2006/bibliography"/>
  </ds:schemaRefs>
</ds:datastoreItem>
</file>

<file path=customXml/itemProps2.xml><?xml version="1.0" encoding="utf-8"?>
<ds:datastoreItem xmlns:ds="http://schemas.openxmlformats.org/officeDocument/2006/customXml" ds:itemID="{3928607A-FF9B-4016-BC8B-AAC292CE1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0536ac-5539-4805-8ea8-198f7e4ba3d0"/>
    <ds:schemaRef ds:uri="39e6a095-f877-44bd-ac74-45ca6a6aa2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C67C23-10EA-4042-84A7-4A35FC69EBE6}">
  <ds:schemaRefs>
    <ds:schemaRef ds:uri="http://schemas.microsoft.com/office/2006/metadata/properties"/>
    <ds:schemaRef ds:uri="http://schemas.microsoft.com/office/infopath/2007/PartnerControls"/>
    <ds:schemaRef ds:uri="5d0536ac-5539-4805-8ea8-198f7e4ba3d0"/>
    <ds:schemaRef ds:uri="39e6a095-f877-44bd-ac74-45ca6a6aa2e5"/>
  </ds:schemaRefs>
</ds:datastoreItem>
</file>

<file path=customXml/itemProps4.xml><?xml version="1.0" encoding="utf-8"?>
<ds:datastoreItem xmlns:ds="http://schemas.openxmlformats.org/officeDocument/2006/customXml" ds:itemID="{52134F43-7701-4451-ADFC-259265AB8660}">
  <ds:schemaRefs>
    <ds:schemaRef ds:uri="http://schemas.microsoft.com/sharepoint/v3/contenttype/forms"/>
  </ds:schemaRefs>
</ds:datastoreItem>
</file>

<file path=docMetadata/LabelInfo.xml><?xml version="1.0" encoding="utf-8"?>
<clbl:labelList xmlns:clbl="http://schemas.microsoft.com/office/2020/mipLabelMetadata">
  <clbl:label id="{0a835b3d-ddbf-4af7-b2df-4f7a35c0b91b}" enabled="0" method="" siteId="{0a835b3d-ddbf-4af7-b2df-4f7a35c0b91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10568</Words>
  <Characters>60242</Characters>
  <Application>Microsoft Office Word</Application>
  <DocSecurity>4</DocSecurity>
  <Lines>502</Lines>
  <Paragraphs>141</Paragraphs>
  <ScaleCrop>false</ScaleCrop>
  <Company>DL E&amp;C</Company>
  <LinksUpToDate>false</LinksUpToDate>
  <CharactersWithSpaces>70669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WAJ Gold Project_DL E&amp;C</dc:title>
  <dc:subject>Technical Proposal</dc:subject>
  <dc:creator>DL E&amp;C</dc:creator>
  <cp:keywords/>
  <cp:lastModifiedBy>이경선 (Lee, Kyungsun/DHSE)</cp:lastModifiedBy>
  <cp:revision>1728</cp:revision>
  <cp:lastPrinted>2026-09-07T22:24:00Z</cp:lastPrinted>
  <dcterms:created xsi:type="dcterms:W3CDTF">2026-06-14T03:48:00Z</dcterms:created>
  <dcterms:modified xsi:type="dcterms:W3CDTF">2026-10-23T03:58:00Z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nder">
    <vt:lpwstr/>
  </property>
  <property fmtid="{D5CDD505-2E9C-101B-9397-08002B2CF9AE}" pid="3" name="Remark">
    <vt:lpwstr/>
  </property>
  <property fmtid="{D5CDD505-2E9C-101B-9397-08002B2CF9AE}" pid="4" name="_Version">
    <vt:lpwstr/>
  </property>
  <property fmtid="{D5CDD505-2E9C-101B-9397-08002B2CF9AE}" pid="5" name="Rev No">
    <vt:lpwstr/>
  </property>
  <property fmtid="{D5CDD505-2E9C-101B-9397-08002B2CF9AE}" pid="6" name="VNet">
    <vt:lpwstr>Not Imported</vt:lpwstr>
  </property>
  <property fmtid="{D5CDD505-2E9C-101B-9397-08002B2CF9AE}" pid="7" name="ContentTypeId">
    <vt:lpwstr>0x01010050CC4C6EFBED384296C16B7FC5DCF381</vt:lpwstr>
  </property>
  <property fmtid="{D5CDD505-2E9C-101B-9397-08002B2CF9AE}" pid="8" name="docLang">
    <vt:lpwstr>en</vt:lpwstr>
  </property>
  <property fmtid="{D5CDD505-2E9C-101B-9397-08002B2CF9AE}" pid="9" name="MediaServiceImageTags">
    <vt:lpwstr/>
  </property>
</Properties>
</file>